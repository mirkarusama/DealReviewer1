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E769" w14:textId="77777777" w:rsidR="00A87D5A" w:rsidRDefault="00A87D5A" w:rsidP="00A87D5A">
      <w:pPr>
        <w:jc w:val="center"/>
        <w:rPr>
          <w:b/>
          <w:color w:val="2E75B6"/>
        </w:rPr>
      </w:pPr>
    </w:p>
    <w:sdt>
      <w:sdtPr>
        <w:rPr>
          <w:rFonts w:asciiTheme="minorHAnsi" w:eastAsia="Times New Roman" w:hAnsiTheme="minorHAnsi" w:cs="Times New Roman"/>
          <w:sz w:val="20"/>
          <w:szCs w:val="20"/>
        </w:rPr>
        <w:id w:val="-1407145552"/>
        <w:docPartObj>
          <w:docPartGallery w:val="Cover Pages"/>
          <w:docPartUnique/>
        </w:docPartObj>
      </w:sdtPr>
      <w:sdtEndPr>
        <w:rPr>
          <w:sz w:val="6"/>
          <w:szCs w:val="6"/>
        </w:rPr>
      </w:sdtEndPr>
      <w:sdtContent>
        <w:tbl>
          <w:tblPr>
            <w:tblStyle w:val="TableGrid"/>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205"/>
          </w:tblGrid>
          <w:tr w:rsidR="00635424" w14:paraId="642274DC" w14:textId="77777777" w:rsidTr="00DD5447">
            <w:trPr>
              <w:trHeight w:hRule="exact" w:val="8391"/>
            </w:trPr>
            <w:tc>
              <w:tcPr>
                <w:tcW w:w="10205" w:type="dxa"/>
                <w:vAlign w:val="center"/>
              </w:tcPr>
              <w:p w14:paraId="0B80B813" w14:textId="59DE4D4D" w:rsidR="00635424" w:rsidRDefault="00DD5447" w:rsidP="00DD5447">
                <w:pPr>
                  <w:pStyle w:val="Tablenumbered"/>
                  <w:ind w:left="284" w:hanging="284"/>
                  <w:jc w:val="center"/>
                </w:pPr>
                <w:r>
                  <w:rPr>
                    <w:rFonts w:asciiTheme="minorHAnsi" w:eastAsia="Times New Roman" w:hAnsiTheme="minorHAnsi" w:cs="Times New Roman"/>
                    <w:b/>
                    <w:noProof/>
                    <w:color w:val="2E75B6"/>
                    <w:sz w:val="24"/>
                    <w:szCs w:val="24"/>
                  </w:rPr>
                  <w:drawing>
                    <wp:inline distT="0" distB="0" distL="0" distR="0" wp14:anchorId="4A3CB044" wp14:editId="7FFE4D09">
                      <wp:extent cx="4612005" cy="4612005"/>
                      <wp:effectExtent l="0" t="0" r="0" b="0"/>
                      <wp:docPr id="1932569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2005" cy="4612005"/>
                              </a:xfrm>
                              <a:prstGeom prst="rect">
                                <a:avLst/>
                              </a:prstGeom>
                              <a:noFill/>
                              <a:ln>
                                <a:noFill/>
                              </a:ln>
                            </pic:spPr>
                          </pic:pic>
                        </a:graphicData>
                      </a:graphic>
                    </wp:inline>
                  </w:drawing>
                </w:r>
              </w:p>
            </w:tc>
          </w:tr>
        </w:tbl>
        <w:p w14:paraId="18EA1276" w14:textId="77777777" w:rsidR="00635424" w:rsidRDefault="00635424" w:rsidP="00635424">
          <w:pPr>
            <w:spacing w:after="0"/>
          </w:pPr>
          <w:r>
            <w:rPr>
              <w:noProof/>
            </w:rPr>
            <w:drawing>
              <wp:anchor distT="0" distB="0" distL="114300" distR="114300" simplePos="0" relativeHeight="251658253" behindDoc="0" locked="1" layoutInCell="1" allowOverlap="1" wp14:anchorId="68B4F372" wp14:editId="00EC38F4">
                <wp:simplePos x="0" y="0"/>
                <wp:positionH relativeFrom="page">
                  <wp:posOffset>431800</wp:posOffset>
                </wp:positionH>
                <wp:positionV relativeFrom="page">
                  <wp:posOffset>431800</wp:posOffset>
                </wp:positionV>
                <wp:extent cx="1832400" cy="3456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l_logo proposal cov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32400" cy="345600"/>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8252" behindDoc="1" locked="1" layoutInCell="1" allowOverlap="1" wp14:anchorId="0151A8A2" wp14:editId="34BF06FA">
                    <wp:simplePos x="0" y="0"/>
                    <wp:positionH relativeFrom="page">
                      <wp:posOffset>0</wp:posOffset>
                    </wp:positionH>
                    <wp:positionV relativeFrom="page">
                      <wp:posOffset>0</wp:posOffset>
                    </wp:positionV>
                    <wp:extent cx="7812000" cy="10080000"/>
                    <wp:effectExtent l="0" t="0" r="0" b="0"/>
                    <wp:wrapNone/>
                    <wp:docPr id="8" name="Rectangle 8"/>
                    <wp:cNvGraphicFramePr/>
                    <a:graphic xmlns:a="http://schemas.openxmlformats.org/drawingml/2006/main">
                      <a:graphicData uri="http://schemas.microsoft.com/office/word/2010/wordprocessingShape">
                        <wps:wsp>
                          <wps:cNvSpPr/>
                          <wps:spPr>
                            <a:xfrm>
                              <a:off x="0" y="0"/>
                              <a:ext cx="7812000" cy="10080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B5C47" id="Rectangle 8" o:spid="_x0000_s1026" style="position:absolute;margin-left:0;margin-top:0;width:615.1pt;height:793.7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X4bveAIAAF4FAAAOAAAAZHJzL2Uyb0RvYy54bWysVMFu2zAMvQ/YPwi6L7aDdM2COkWQIsOA oC3WDj0rshQLkEVNUuJkXz9Kdpy0K3YYdrEpkXwkn0je3B4aTfbCeQWmpMUop0QYDpUy25L+eF59 mlLiAzMV02BESY/C09v5xw83rZ2JMdSgK+EIghg/a21J6xDsLMs8r0XD/AisMKiU4BoW8Oi2WeVY i+iNzsZ5/jlrwVXWARfe4+1dp6TzhC+l4OFBSi8C0SXF3EL6uvTdxG82v2GzrWO2VrxPg/1DFg1T BoMOUHcsMLJz6g+oRnEHHmQYcWgykFJxkWrAaor8TTVPNbMi1YLkeDvQ5P8fLL/fP9lHhzS01s88 irGKg3RN/GN+5JDIOg5kiUMgHC+vpwU+AHLKUVfk+RQPic/s7G+dD18FNCQKJXX4HIkltl/7gDHR 9GQSw3nQqloprdMhtoBYakf2DB9vsy3iY6HHKyttoq2B6NWp4012LiZJ4ahFtNPmu5BEVZj+OCWS +uwchHEuTCg6Vc0q0cW+uiht8Ei5JMCILDH+gN0DvC7ghN1l2dtHV5HadHDO/5ZY5zx4pMhgwuDc KAPuPQCNVfWRO/sTSR01kaUNVMdHRxx0Q+ItXyl8tjXz4ZE5nAp8a5z08IAfqaEtKfQSJTW4X+/d R3tsVtRS0uKUldT/3DEnKNHfDLbxl2IyiWOZDpOr6zEe3KVmc6kxu2YJ2AsF7hTLkxjtgz6J0kHz ggthEaOiihmOsUsaTuIydLOPC4WLxSIZ4SBaFtbmyfIIHTmNTfl8eGHO9p0bsOvv4TSPbPamgTvb 6GlgsQsgVeruM6s92zjEqW36hRO3xOU5WZ3X4vw3AAAA//8DAFBLAwQUAAYACAAAACEAc3yu490A AAAHAQAADwAAAGRycy9kb3ducmV2LnhtbEyPQU/DMAyF70j8h8hI3FiyMmAqTSdAQhy40LFJO7qN 11Y0TtVka/fvybiMi/WsZ733OVtNthNHGnzrWMN8pkAQV860XGvYfL/fLUH4gGywc0waTuRhlV9f ZZgaN3JBx3WoRQxhn6KGJoQ+ldJXDVn0M9cTR2/vBoshrkMtzYBjDLedTJR6lBZbjg0N9vTWUPWz PlgN2/DKX2Wy+dwt5qr42J8mVY6F1rc308sziEBTuBzDGT+iQx6ZSndg40WnIT4S/ubZS+5VAqKM 6mH5tACZZ/I/f/4LAAD//wMAUEsBAi0AFAAGAAgAAAAhALaDOJL+AAAA4QEAABMAAAAAAAAAAAAA AAAAAAAAAFtDb250ZW50X1R5cGVzXS54bWxQSwECLQAUAAYACAAAACEAOP0h/9YAAACUAQAACwAA AAAAAAAAAAAAAAAvAQAAX3JlbHMvLnJlbHNQSwECLQAUAAYACAAAACEAL1+G73gCAABeBQAADgAA AAAAAAAAAAAAAAAuAgAAZHJzL2Uyb0RvYy54bWxQSwECLQAUAAYACAAAACEAc3yu490AAAAHAQAA DwAAAAAAAAAAAAAAAADSBAAAZHJzL2Rvd25yZXYueG1sUEsFBgAAAAAEAAQA8wAAANwFAAAAAA== " fillcolor="white [3212]" stroked="f" strokeweight="1pt">
                    <w10:wrap anchorx="page" anchory="page"/>
                    <w10:anchorlock/>
                  </v:rect>
                </w:pict>
              </mc:Fallback>
            </mc:AlternateContent>
          </w:r>
        </w:p>
        <w:tbl>
          <w:tblPr>
            <w:tblStyle w:val="TableGrid"/>
            <w:tblW w:w="10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205"/>
          </w:tblGrid>
          <w:tr w:rsidR="00635424" w14:paraId="65B99E38" w14:textId="77777777" w:rsidTr="00DD5447">
            <w:trPr>
              <w:trHeight w:hRule="exact" w:val="3402"/>
            </w:trPr>
            <w:tc>
              <w:tcPr>
                <w:tcW w:w="10205" w:type="dxa"/>
                <w:vAlign w:val="bottom"/>
              </w:tcPr>
              <w:p w14:paraId="793BD651" w14:textId="77777777" w:rsidR="007A638F" w:rsidRDefault="007A638F">
                <w:pPr>
                  <w:pStyle w:val="Documentsubtitle"/>
                  <w:rPr>
                    <w:rFonts w:eastAsiaTheme="majorEastAsia" w:cstheme="majorBidi"/>
                    <w:bCs/>
                    <w:color w:val="196B24" w:themeColor="accent3"/>
                    <w:szCs w:val="28"/>
                    <w:lang w:val="en-GB"/>
                  </w:rPr>
                </w:pPr>
                <w:r>
                  <w:rPr>
                    <w:rFonts w:eastAsiaTheme="majorEastAsia" w:cstheme="majorBidi"/>
                    <w:bCs/>
                    <w:color w:val="196B24" w:themeColor="accent3"/>
                    <w:szCs w:val="28"/>
                    <w:lang w:val="en-GB"/>
                  </w:rPr>
                  <w:t>the program Program — SAP PM Implementation</w:t>
                </w:r>
              </w:p>
              <w:p w14:paraId="6AE360BD" w14:textId="77777777" w:rsidR="007A638F" w:rsidRDefault="007A638F">
                <w:pPr>
                  <w:pStyle w:val="Documentdate"/>
                  <w:rPr>
                    <w:sz w:val="42"/>
                  </w:rPr>
                </w:pPr>
                <w:r>
                  <w:rPr>
                    <w:sz w:val="42"/>
                  </w:rPr>
                  <w:t>System Integrator RFP Response</w:t>
                </w:r>
              </w:p>
              <w:p w14:paraId="482B09E2" w14:textId="77777777" w:rsidR="007A638F" w:rsidRDefault="007A638F" w:rsidP="007A638F">
                <w:pPr>
                  <w:pStyle w:val="Documentdate"/>
                </w:pPr>
                <w:r>
                  <w:t>Submitted to: Project 3</w:t>
                </w:r>
              </w:p>
              <w:p w14:paraId="3626F54C" w14:textId="77777777" w:rsidR="007A638F" w:rsidRDefault="007A638F" w:rsidP="007A638F">
                <w:pPr>
                  <w:pStyle w:val="Documentdate"/>
                </w:pPr>
                <w:r>
                  <w:t>Submitted by: Deloitte</w:t>
                </w:r>
              </w:p>
              <w:p w14:paraId="0F9D486B" w14:textId="77777777" w:rsidR="007A638F" w:rsidRDefault="007A638F" w:rsidP="007A638F">
                <w:pPr>
                  <w:pStyle w:val="Documentdate"/>
                </w:pPr>
                <w:r>
                  <w:t>Date: July 17, 2026</w:t>
                </w:r>
              </w:p>
              <w:p w14:paraId="3DA45E12" w14:textId="1FEFE240" w:rsidR="00635424" w:rsidRDefault="007A638F" w:rsidP="007A638F">
                <w:pPr>
                  <w:pStyle w:val="Documentdate"/>
                </w:pPr>
                <w:r>
                  <w:t>Primary Contact: [Contact Name] | [email] | [phone]</w:t>
                </w:r>
              </w:p>
            </w:tc>
          </w:tr>
        </w:tbl>
        <w:p w14:paraId="1CF7C7B4" w14:textId="77777777" w:rsidR="00635424" w:rsidRPr="003C4BE4" w:rsidRDefault="00635424" w:rsidP="00635424">
          <w:pPr>
            <w:spacing w:after="200" w:line="276" w:lineRule="auto"/>
            <w:rPr>
              <w:sz w:val="6"/>
              <w:szCs w:val="6"/>
            </w:rPr>
          </w:pPr>
          <w:r>
            <w:rPr>
              <w:sz w:val="6"/>
              <w:szCs w:val="6"/>
            </w:rPr>
            <w:br w:type="page"/>
          </w:r>
        </w:p>
      </w:sdtContent>
    </w:sdt>
    <w:p w14:paraId="549E5979" w14:textId="77777777" w:rsidR="00A87D5A" w:rsidRDefault="00A87D5A" w:rsidP="00A87D5A">
      <w:pPr>
        <w:jc w:val="center"/>
        <w:rPr>
          <w:b/>
          <w:color w:val="2E75B6"/>
        </w:rPr>
      </w:pPr>
    </w:p>
    <w:p w14:paraId="3AD38858" w14:textId="77777777" w:rsidR="00A87D5A" w:rsidRDefault="00A87D5A" w:rsidP="00A87D5A">
      <w:pPr>
        <w:jc w:val="center"/>
        <w:rPr>
          <w:b/>
          <w:color w:val="2E75B6"/>
        </w:rPr>
      </w:pPr>
    </w:p>
    <w:p w14:paraId="22CE56E2" w14:textId="77777777" w:rsidR="00A87D5A" w:rsidRDefault="00A87D5A" w:rsidP="00A87D5A">
      <w:pPr>
        <w:jc w:val="center"/>
        <w:rPr>
          <w:b/>
          <w:color w:val="2E75B6"/>
        </w:rPr>
      </w:pPr>
    </w:p>
    <w:p w14:paraId="3C8E1ED6" w14:textId="77777777" w:rsidR="00A87D5A" w:rsidRDefault="00A87D5A" w:rsidP="00A87D5A">
      <w:pPr>
        <w:jc w:val="center"/>
        <w:rPr>
          <w:b/>
          <w:color w:val="2E75B6"/>
        </w:rPr>
      </w:pPr>
    </w:p>
    <w:p w14:paraId="7FCCEA64" w14:textId="77777777" w:rsidR="00A87D5A" w:rsidRDefault="00A87D5A" w:rsidP="00A87D5A">
      <w:pPr>
        <w:jc w:val="center"/>
        <w:rPr>
          <w:b/>
          <w:color w:val="2E75B6"/>
        </w:rPr>
      </w:pPr>
    </w:p>
    <w:p w14:paraId="526218D7" w14:textId="77777777" w:rsidR="00A87D5A" w:rsidRDefault="00A87D5A" w:rsidP="00A87D5A">
      <w:pPr>
        <w:jc w:val="center"/>
        <w:rPr>
          <w:b/>
          <w:color w:val="2E75B6"/>
        </w:rPr>
      </w:pPr>
    </w:p>
    <w:p w14:paraId="2E011885" w14:textId="77777777" w:rsidR="00A87D5A" w:rsidRDefault="00A87D5A" w:rsidP="00A87D5A">
      <w:pPr>
        <w:jc w:val="center"/>
        <w:rPr>
          <w:b/>
          <w:color w:val="2E75B6"/>
        </w:rPr>
      </w:pPr>
    </w:p>
    <w:p w14:paraId="250C4093" w14:textId="77777777" w:rsidR="00A87D5A" w:rsidRDefault="00A87D5A" w:rsidP="00A87D5A">
      <w:pPr>
        <w:jc w:val="center"/>
        <w:rPr>
          <w:b/>
          <w:color w:val="2E75B6"/>
        </w:rPr>
      </w:pPr>
    </w:p>
    <w:p w14:paraId="0137D08D" w14:textId="77777777" w:rsidR="00A87D5A" w:rsidRDefault="00A87D5A" w:rsidP="00A87D5A">
      <w:pPr>
        <w:jc w:val="center"/>
        <w:rPr>
          <w:b/>
          <w:color w:val="2E75B6"/>
        </w:rPr>
      </w:pPr>
    </w:p>
    <w:p w14:paraId="55183B07" w14:textId="77777777" w:rsidR="00A87D5A" w:rsidRDefault="00A87D5A" w:rsidP="00A87D5A">
      <w:pPr>
        <w:jc w:val="center"/>
        <w:rPr>
          <w:b/>
          <w:color w:val="2E75B6"/>
        </w:rPr>
      </w:pPr>
    </w:p>
    <w:p w14:paraId="392633A9" w14:textId="77777777" w:rsidR="00A87D5A" w:rsidRDefault="00A87D5A" w:rsidP="00A87D5A">
      <w:pPr>
        <w:jc w:val="center"/>
        <w:rPr>
          <w:b/>
          <w:color w:val="2E75B6"/>
        </w:rPr>
      </w:pPr>
    </w:p>
    <w:p w14:paraId="4169DD6D" w14:textId="77777777" w:rsidR="00A87D5A" w:rsidRDefault="00A87D5A" w:rsidP="00A87D5A">
      <w:pPr>
        <w:jc w:val="center"/>
        <w:rPr>
          <w:b/>
          <w:color w:val="2E75B6"/>
        </w:rPr>
      </w:pPr>
    </w:p>
    <w:p w14:paraId="32778129" w14:textId="77777777" w:rsidR="00A87D5A" w:rsidRDefault="00A87D5A" w:rsidP="00A87D5A">
      <w:pPr>
        <w:jc w:val="center"/>
        <w:rPr>
          <w:b/>
          <w:color w:val="2E75B6"/>
        </w:rPr>
      </w:pPr>
    </w:p>
    <w:p w14:paraId="4F52C580" w14:textId="2DA2D045" w:rsidR="00A87D5A" w:rsidRDefault="00A87D5A" w:rsidP="00A87D5A">
      <w:pPr>
        <w:jc w:val="center"/>
      </w:pPr>
      <w:r>
        <w:rPr>
          <w:b/>
          <w:color w:val="2E75B6"/>
        </w:rPr>
        <w:t>PROPOSAL FOR</w:t>
      </w:r>
    </w:p>
    <w:p w14:paraId="356FB07E" w14:textId="37DEF621" w:rsidR="00A87D5A" w:rsidRDefault="00A87D5A" w:rsidP="00A87D5A">
      <w:pPr>
        <w:pStyle w:val="Title"/>
        <w:jc w:val="center"/>
      </w:pPr>
      <w:r>
        <w:t xml:space="preserve">the program Program — SAP PM Implementation</w:t>
      </w:r>
    </w:p>
    <w:p w14:paraId="18D2A851" w14:textId="77777777" w:rsidR="00A87D5A" w:rsidRDefault="00A87D5A" w:rsidP="00A87D5A">
      <w:pPr>
        <w:jc w:val="center"/>
      </w:pPr>
      <w:r>
        <w:rPr>
          <w:color w:val="2E75B6"/>
          <w:sz w:val="28"/>
          <w:szCs w:val="28"/>
        </w:rPr>
        <w:t>System Integrator RFP Response</w:t>
      </w:r>
    </w:p>
    <w:p w14:paraId="648FFD65" w14:textId="09F54EDE" w:rsidR="00A87D5A" w:rsidRDefault="00A87D5A" w:rsidP="00A87D5A">
      <w:pPr>
        <w:spacing w:before="240" w:after="60"/>
        <w:jc w:val="center"/>
      </w:pPr>
      <w:r>
        <w:rPr>
          <w:color w:val="1A1A1A"/>
          <w:sz w:val="22"/>
          <w:szCs w:val="22"/>
        </w:rPr>
        <w:t xml:space="preserve">Submitted to: Project 3</w:t>
      </w:r>
    </w:p>
    <w:p w14:paraId="02F900F5" w14:textId="765C4E6C" w:rsidR="00A87D5A" w:rsidRPr="00182BBA" w:rsidRDefault="00A87D5A" w:rsidP="00A87D5A">
      <w:pPr>
        <w:spacing w:before="60" w:after="60"/>
        <w:jc w:val="center"/>
      </w:pPr>
      <w:r>
        <w:rPr>
          <w:i/>
          <w:iCs/>
          <w:sz w:val="22"/>
          <w:szCs w:val="22"/>
        </w:rPr>
        <w:t xml:space="preserve">Submitted by: Deloitte</w:t>
      </w:r>
    </w:p>
    <w:p w14:paraId="25A674BF" w14:textId="2BE49BFB" w:rsidR="00A87D5A" w:rsidRPr="00182BBA" w:rsidRDefault="00A87D5A" w:rsidP="00A87D5A">
      <w:pPr>
        <w:spacing w:before="60" w:after="60"/>
        <w:jc w:val="center"/>
      </w:pPr>
      <w:r>
        <w:rPr>
          <w:i/>
          <w:iCs/>
          <w:sz w:val="22"/>
          <w:szCs w:val="22"/>
        </w:rPr>
        <w:t xml:space="preserve">Date: July 17, 2026</w:t>
      </w:r>
    </w:p>
    <w:p w14:paraId="7DD990A3" w14:textId="32E615B1" w:rsidR="00A87D5A" w:rsidRPr="00182BBA" w:rsidRDefault="00A87D5A" w:rsidP="00A87D5A">
      <w:pPr>
        <w:spacing w:before="60" w:after="720"/>
        <w:jc w:val="center"/>
        <w:rPr>
          <w:i/>
          <w:iCs/>
          <w:sz w:val="22"/>
          <w:szCs w:val="22"/>
        </w:rPr>
      </w:pPr>
      <w:r>
        <w:rPr>
          <w:i/>
          <w:iCs/>
          <w:sz w:val="22"/>
          <w:szCs w:val="22"/>
        </w:rPr>
        <w:t xml:space="preserve">Primary Contact: [Contact Name] |</w:t>
      </w:r>
      <w:r>
        <w:t xml:space="preserve"> </w:t>
      </w:r>
      <w:hyperlink r:id="rId13" w:history="1">
        <w:r>
          <w:rPr>
            <w:rStyle w:val="Hyperlink"/>
            <w:i/>
            <w:iCs/>
            <w:color w:val="auto"/>
            <w:sz w:val="22"/>
            <w:szCs w:val="22"/>
          </w:rPr>
          <w:t>[email]</w:t>
        </w:r>
      </w:hyperlink>
      <w:r>
        <w:rPr>
          <w:i/>
          <w:iCs/>
          <w:sz w:val="22"/>
          <w:szCs w:val="22"/>
        </w:rPr>
        <w:t xml:space="preserve"> | [phone]</w:t>
      </w:r>
    </w:p>
    <w:p w14:paraId="695E773F" w14:textId="77777777" w:rsidR="00A87D5A" w:rsidRDefault="00A87D5A" w:rsidP="00A87D5A">
      <w:pPr>
        <w:spacing w:before="60" w:after="720"/>
        <w:jc w:val="center"/>
        <w:rPr>
          <w:i/>
          <w:iCs/>
          <w:color w:val="C00000"/>
          <w:sz w:val="22"/>
          <w:szCs w:val="22"/>
        </w:rPr>
      </w:pPr>
    </w:p>
    <w:p w14:paraId="0729755F" w14:textId="77777777" w:rsidR="00A87D5A" w:rsidRDefault="00A87D5A" w:rsidP="00A87D5A">
      <w:pPr>
        <w:spacing w:before="60" w:after="720"/>
        <w:jc w:val="center"/>
        <w:rPr>
          <w:i/>
          <w:iCs/>
          <w:color w:val="C00000"/>
          <w:sz w:val="22"/>
          <w:szCs w:val="22"/>
        </w:rPr>
      </w:pPr>
    </w:p>
    <w:p w14:paraId="77BCDE97" w14:textId="77777777" w:rsidR="00A87D5A" w:rsidRDefault="00A87D5A" w:rsidP="00A87D5A">
      <w:pPr>
        <w:spacing w:before="60" w:after="720"/>
        <w:jc w:val="center"/>
        <w:rPr>
          <w:i/>
          <w:iCs/>
          <w:color w:val="C00000"/>
          <w:sz w:val="22"/>
          <w:szCs w:val="22"/>
        </w:rPr>
      </w:pPr>
    </w:p>
    <w:p w14:paraId="54D20AE2" w14:textId="77777777" w:rsidR="00A87D5A" w:rsidRDefault="00A87D5A" w:rsidP="00A87D5A">
      <w:pPr>
        <w:spacing w:before="60" w:after="720"/>
        <w:jc w:val="center"/>
        <w:rPr>
          <w:i/>
          <w:iCs/>
          <w:color w:val="C00000"/>
          <w:sz w:val="22"/>
          <w:szCs w:val="22"/>
        </w:rPr>
      </w:pPr>
    </w:p>
    <w:p w14:paraId="4CC2568A" w14:textId="77777777" w:rsidR="00182BBA" w:rsidRDefault="00182BBA" w:rsidP="00E51DF6"/>
    <w:sdt>
      <w:sdtPr>
        <w:rPr>
          <w:rFonts w:asciiTheme="minorHAnsi" w:eastAsia="Times New Roman" w:hAnsiTheme="minorHAnsi" w:cs="Times New Roman"/>
          <w:color w:val="auto"/>
          <w:sz w:val="24"/>
          <w:szCs w:val="24"/>
        </w:rPr>
        <w:id w:val="-610288749"/>
        <w:docPartObj>
          <w:docPartGallery w:val="Table of Contents"/>
          <w:docPartUnique/>
        </w:docPartObj>
      </w:sdtPr>
      <w:sdtContent>
        <w:p w14:paraId="76D6AF95" w14:textId="5148408F" w:rsidR="009C4A9A" w:rsidRDefault="009C4A9A" w:rsidP="00C21281">
          <w:pPr>
            <w:pStyle w:val="TOCHeading"/>
          </w:pPr>
          <w:r>
            <w:t>Table of Contents</w:t>
          </w:r>
        </w:p>
        <w:p w14:paraId="536E96BB" w14:textId="44020109" w:rsidR="00E51DF6" w:rsidRDefault="00E51DF6">
          <w:pPr>
            <w:pStyle w:val="TOC1"/>
            <w:tabs>
              <w:tab w:val="left" w:pos="480"/>
              <w:tab w:val="right" w:leader="dot" w:pos="9350"/>
            </w:tabs>
            <w:rPr>
              <w:rFonts w:eastAsiaTheme="minorEastAsia" w:cstheme="minorBidi"/>
              <w:b w:val="0"/>
              <w:bCs w:val="0"/>
              <w:i w:val="0"/>
              <w:iCs w:val="0"/>
              <w:noProof/>
              <w:kern w:val="2"/>
              <w:lang w:val="en-IN" w:eastAsia="en-GB"/>
              <w14:ligatures w14:val="standardContextual"/>
            </w:rPr>
          </w:pPr>
          <w:r>
            <w:rPr>
              <w:i w:val="0"/>
              <w:iCs w:val="0"/>
            </w:rPr>
            <w:fldChar w:fldCharType="begin"/>
            <w:instrText xml:space="preserve"> TOC \o "1-1" \h \z \u </w:instrText>
            <w:fldChar w:fldCharType="separate"/>
          </w:r>
          <w:hyperlink w:anchor="_Toc234865017" w:history="1">
            <w:r>
              <w:rPr>
                <w:rStyle w:val="Hyperlink"/>
                <w:noProof/>
              </w:rPr>
              <w:t>1.</w:t>
            </w:r>
            <w:r>
              <w:rPr>
                <w:rFonts w:eastAsiaTheme="minorEastAsia" w:cstheme="minorBidi"/>
                <w:b w:val="0"/>
                <w:bCs w:val="0"/>
                <w:i w:val="0"/>
                <w:iCs w:val="0"/>
                <w:noProof/>
                <w:kern w:val="2"/>
                <w:lang w:val="en-IN" w:eastAsia="en-GB"/>
                <w14:ligatures w14:val="standardContextual"/>
              </w:rPr>
              <w:tab/>
            </w:r>
            <w:r>
              <w:rPr>
                <w:rStyle w:val="Hyperlink"/>
                <w:noProof/>
              </w:rPr>
              <w:t>Implementation Methodology &amp; Delivery Framework</w:t>
            </w:r>
            <w:r>
              <w:rPr>
                <w:noProof/>
                <w:webHidden/>
              </w:rPr>
              <w:tab/>
              <w:fldChar w:fldCharType="begin"/>
              <w:instrText xml:space="preserve"> PAGEREF _Toc234865017 \h </w:instrText>
              <w:fldChar w:fldCharType="separate"/>
              <w:t>3</w:t>
              <w:fldChar w:fldCharType="end"/>
            </w:r>
          </w:hyperlink>
        </w:p>
        <w:p w14:paraId="54996EDB" w14:textId="29ED55EA" w:rsidR="00E51DF6" w:rsidRDefault="00E51DF6">
          <w:pPr>
            <w:pStyle w:val="TOC1"/>
            <w:tabs>
              <w:tab w:val="left" w:pos="480"/>
              <w:tab w:val="right" w:leader="dot" w:pos="9350"/>
            </w:tabs>
            <w:rPr>
              <w:rFonts w:eastAsiaTheme="minorEastAsia" w:cstheme="minorBidi"/>
              <w:b w:val="0"/>
              <w:bCs w:val="0"/>
              <w:i w:val="0"/>
              <w:iCs w:val="0"/>
              <w:noProof/>
              <w:kern w:val="2"/>
              <w:lang w:val="en-IN" w:eastAsia="en-GB"/>
              <w14:ligatures w14:val="standardContextual"/>
            </w:rPr>
          </w:pPr>
          <w:hyperlink w:anchor="_Toc234865018" w:history="1">
            <w:r>
              <w:rPr>
                <w:rStyle w:val="Hyperlink"/>
                <w:noProof/>
              </w:rPr>
              <w:t>2.</w:t>
            </w:r>
            <w:r>
              <w:rPr>
                <w:rFonts w:eastAsiaTheme="minorEastAsia" w:cstheme="minorBidi"/>
                <w:b w:val="0"/>
                <w:bCs w:val="0"/>
                <w:i w:val="0"/>
                <w:iCs w:val="0"/>
                <w:noProof/>
                <w:kern w:val="2"/>
                <w:lang w:val="en-IN" w:eastAsia="en-GB"/>
                <w14:ligatures w14:val="standardContextual"/>
              </w:rPr>
              <w:tab/>
            </w:r>
            <w:r>
              <w:rPr>
                <w:rStyle w:val="Hyperlink"/>
                <w:noProof/>
              </w:rPr>
              <w:t>Tailored Methodology</w:t>
            </w:r>
            <w:r>
              <w:rPr>
                <w:noProof/>
                <w:webHidden/>
              </w:rPr>
              <w:tab/>
              <w:fldChar w:fldCharType="begin"/>
              <w:instrText xml:space="preserve"> PAGEREF _Toc234865018 \h </w:instrText>
              <w:fldChar w:fldCharType="separate"/>
              <w:t>6</w:t>
              <w:fldChar w:fldCharType="end"/>
            </w:r>
          </w:hyperlink>
        </w:p>
        <w:p w14:paraId="1D3EA91E" w14:textId="24BAE8E8" w:rsidR="00E51DF6" w:rsidRDefault="00E51DF6">
          <w:pPr>
            <w:pStyle w:val="TOC1"/>
            <w:tabs>
              <w:tab w:val="left" w:pos="480"/>
              <w:tab w:val="right" w:leader="dot" w:pos="9350"/>
            </w:tabs>
            <w:rPr>
              <w:rFonts w:eastAsiaTheme="minorEastAsia" w:cstheme="minorBidi"/>
              <w:b w:val="0"/>
              <w:bCs w:val="0"/>
              <w:i w:val="0"/>
              <w:iCs w:val="0"/>
              <w:noProof/>
              <w:kern w:val="2"/>
              <w:lang w:val="en-IN" w:eastAsia="en-GB"/>
              <w14:ligatures w14:val="standardContextual"/>
            </w:rPr>
          </w:pPr>
          <w:hyperlink w:anchor="_Toc234865019" w:history="1">
            <w:r>
              <w:rPr>
                <w:rStyle w:val="Hyperlink"/>
                <w:noProof/>
              </w:rPr>
              <w:t>3.</w:t>
            </w:r>
            <w:r>
              <w:rPr>
                <w:rFonts w:eastAsiaTheme="minorEastAsia" w:cstheme="minorBidi"/>
                <w:b w:val="0"/>
                <w:bCs w:val="0"/>
                <w:i w:val="0"/>
                <w:iCs w:val="0"/>
                <w:noProof/>
                <w:kern w:val="2"/>
                <w:lang w:val="en-IN" w:eastAsia="en-GB"/>
                <w14:ligatures w14:val="standardContextual"/>
              </w:rPr>
              <w:tab/>
            </w:r>
            <w:r>
              <w:rPr>
                <w:rStyle w:val="Hyperlink"/>
                <w:noProof/>
              </w:rPr>
              <w:t>Risk Management, Governance &amp; Quality Management</w:t>
            </w:r>
            <w:r>
              <w:rPr>
                <w:noProof/>
                <w:webHidden/>
              </w:rPr>
              <w:tab/>
              <w:fldChar w:fldCharType="begin"/>
              <w:instrText xml:space="preserve"> PAGEREF _Toc234865019 \h </w:instrText>
              <w:fldChar w:fldCharType="separate"/>
              <w:t>8</w:t>
              <w:fldChar w:fldCharType="end"/>
            </w:r>
          </w:hyperlink>
        </w:p>
        <w:p w14:paraId="07EAAA69" w14:textId="73AFC06C" w:rsidR="00E51DF6" w:rsidRDefault="00E51DF6">
          <w:pPr>
            <w:pStyle w:val="TOC1"/>
            <w:tabs>
              <w:tab w:val="left" w:pos="480"/>
              <w:tab w:val="right" w:leader="dot" w:pos="9350"/>
            </w:tabs>
            <w:rPr>
              <w:rFonts w:eastAsiaTheme="minorEastAsia" w:cstheme="minorBidi"/>
              <w:b w:val="0"/>
              <w:bCs w:val="0"/>
              <w:i w:val="0"/>
              <w:iCs w:val="0"/>
              <w:noProof/>
              <w:kern w:val="2"/>
              <w:lang w:val="en-IN" w:eastAsia="en-GB"/>
              <w14:ligatures w14:val="standardContextual"/>
            </w:rPr>
          </w:pPr>
          <w:hyperlink w:anchor="_Toc234865020" w:history="1">
            <w:r>
              <w:rPr>
                <w:rStyle w:val="Hyperlink"/>
                <w:noProof/>
              </w:rPr>
              <w:t>4.</w:t>
            </w:r>
            <w:r>
              <w:rPr>
                <w:rFonts w:eastAsiaTheme="minorEastAsia" w:cstheme="minorBidi"/>
                <w:b w:val="0"/>
                <w:bCs w:val="0"/>
                <w:i w:val="0"/>
                <w:iCs w:val="0"/>
                <w:noProof/>
                <w:kern w:val="2"/>
                <w:lang w:val="en-IN" w:eastAsia="en-GB"/>
                <w14:ligatures w14:val="standardContextual"/>
              </w:rPr>
              <w:tab/>
            </w:r>
            <w:r>
              <w:rPr>
                <w:rStyle w:val="Hyperlink"/>
                <w:noProof/>
              </w:rPr>
              <w:t>Requirements Traceability</w:t>
            </w:r>
            <w:r>
              <w:rPr>
                <w:noProof/>
                <w:webHidden/>
              </w:rPr>
              <w:tab/>
              <w:fldChar w:fldCharType="begin"/>
              <w:instrText xml:space="preserve"> PAGEREF _Toc234865020 \h </w:instrText>
              <w:fldChar w:fldCharType="separate"/>
              <w:t>14</w:t>
              <w:fldChar w:fldCharType="end"/>
            </w:r>
          </w:hyperlink>
        </w:p>
        <w:p w14:paraId="50982EB3" w14:textId="1BFFD503" w:rsidR="00E51DF6" w:rsidRDefault="00E51DF6">
          <w:pPr>
            <w:pStyle w:val="TOC1"/>
            <w:tabs>
              <w:tab w:val="left" w:pos="480"/>
              <w:tab w:val="right" w:leader="dot" w:pos="9350"/>
            </w:tabs>
            <w:rPr>
              <w:rFonts w:eastAsiaTheme="minorEastAsia" w:cstheme="minorBidi"/>
              <w:b w:val="0"/>
              <w:bCs w:val="0"/>
              <w:i w:val="0"/>
              <w:iCs w:val="0"/>
              <w:noProof/>
              <w:kern w:val="2"/>
              <w:lang w:val="en-IN" w:eastAsia="en-GB"/>
              <w14:ligatures w14:val="standardContextual"/>
            </w:rPr>
          </w:pPr>
          <w:hyperlink w:anchor="_Toc234865021" w:history="1">
            <w:r>
              <w:rPr>
                <w:rStyle w:val="Hyperlink"/>
                <w:noProof/>
              </w:rPr>
              <w:t>5.</w:t>
            </w:r>
            <w:r>
              <w:rPr>
                <w:rFonts w:eastAsiaTheme="minorEastAsia" w:cstheme="minorBidi"/>
                <w:b w:val="0"/>
                <w:bCs w:val="0"/>
                <w:i w:val="0"/>
                <w:iCs w:val="0"/>
                <w:noProof/>
                <w:kern w:val="2"/>
                <w:lang w:val="en-IN" w:eastAsia="en-GB"/>
                <w14:ligatures w14:val="standardContextual"/>
              </w:rPr>
              <w:tab/>
            </w:r>
            <w:r>
              <w:rPr>
                <w:rStyle w:val="Hyperlink"/>
                <w:noProof/>
              </w:rPr>
              <w:t>Solution Design</w:t>
            </w:r>
            <w:r>
              <w:rPr>
                <w:noProof/>
                <w:webHidden/>
              </w:rPr>
              <w:tab/>
              <w:fldChar w:fldCharType="begin"/>
              <w:instrText xml:space="preserve"> PAGEREF _Toc234865021 \h </w:instrText>
              <w:fldChar w:fldCharType="separate"/>
              <w:t>17</w:t>
              <w:fldChar w:fldCharType="end"/>
            </w:r>
          </w:hyperlink>
        </w:p>
        <w:p w14:paraId="79445779" w14:textId="29E8F4A2" w:rsidR="00E51DF6" w:rsidRDefault="00E51DF6">
          <w:pPr>
            <w:pStyle w:val="TOC1"/>
            <w:tabs>
              <w:tab w:val="left" w:pos="480"/>
              <w:tab w:val="right" w:leader="dot" w:pos="9350"/>
            </w:tabs>
            <w:rPr>
              <w:rFonts w:eastAsiaTheme="minorEastAsia" w:cstheme="minorBidi"/>
              <w:b w:val="0"/>
              <w:bCs w:val="0"/>
              <w:i w:val="0"/>
              <w:iCs w:val="0"/>
              <w:noProof/>
              <w:kern w:val="2"/>
              <w:lang w:val="en-IN" w:eastAsia="en-GB"/>
              <w14:ligatures w14:val="standardContextual"/>
            </w:rPr>
          </w:pPr>
          <w:hyperlink w:anchor="_Toc234865022" w:history="1">
            <w:r>
              <w:rPr>
                <w:rStyle w:val="Hyperlink"/>
                <w:noProof/>
              </w:rPr>
              <w:t>6.</w:t>
            </w:r>
            <w:r>
              <w:rPr>
                <w:rFonts w:eastAsiaTheme="minorEastAsia" w:cstheme="minorBidi"/>
                <w:b w:val="0"/>
                <w:bCs w:val="0"/>
                <w:i w:val="0"/>
                <w:iCs w:val="0"/>
                <w:noProof/>
                <w:kern w:val="2"/>
                <w:lang w:val="en-IN" w:eastAsia="en-GB"/>
                <w14:ligatures w14:val="standardContextual"/>
              </w:rPr>
              <w:tab/>
            </w:r>
            <w:r>
              <w:rPr>
                <w:rStyle w:val="Hyperlink"/>
                <w:noProof/>
              </w:rPr>
              <w:t>Development &amp; Integration Methodology</w:t>
            </w:r>
            <w:r>
              <w:rPr>
                <w:noProof/>
                <w:webHidden/>
              </w:rPr>
              <w:tab/>
              <w:fldChar w:fldCharType="begin"/>
              <w:instrText xml:space="preserve"> PAGEREF _Toc234865022 \h </w:instrText>
              <w:fldChar w:fldCharType="separate"/>
              <w:t>29</w:t>
              <w:fldChar w:fldCharType="end"/>
            </w:r>
          </w:hyperlink>
        </w:p>
        <w:p w14:paraId="4DDCC3FA" w14:textId="68E5BDB0" w:rsidR="00E51DF6" w:rsidRDefault="00E51DF6">
          <w:pPr>
            <w:pStyle w:val="TOC1"/>
            <w:tabs>
              <w:tab w:val="left" w:pos="480"/>
              <w:tab w:val="right" w:leader="dot" w:pos="9350"/>
            </w:tabs>
            <w:rPr>
              <w:rFonts w:eastAsiaTheme="minorEastAsia" w:cstheme="minorBidi"/>
              <w:b w:val="0"/>
              <w:bCs w:val="0"/>
              <w:i w:val="0"/>
              <w:iCs w:val="0"/>
              <w:noProof/>
              <w:kern w:val="2"/>
              <w:lang w:val="en-IN" w:eastAsia="en-GB"/>
              <w14:ligatures w14:val="standardContextual"/>
            </w:rPr>
          </w:pPr>
          <w:hyperlink w:anchor="_Toc234865023" w:history="1">
            <w:r>
              <w:rPr>
                <w:rStyle w:val="Hyperlink"/>
                <w:noProof/>
              </w:rPr>
              <w:t>7.</w:t>
            </w:r>
            <w:r>
              <w:rPr>
                <w:rFonts w:eastAsiaTheme="minorEastAsia" w:cstheme="minorBidi"/>
                <w:b w:val="0"/>
                <w:bCs w:val="0"/>
                <w:i w:val="0"/>
                <w:iCs w:val="0"/>
                <w:noProof/>
                <w:kern w:val="2"/>
                <w:lang w:val="en-IN" w:eastAsia="en-GB"/>
                <w14:ligatures w14:val="standardContextual"/>
              </w:rPr>
              <w:tab/>
            </w:r>
            <w:r>
              <w:rPr>
                <w:rStyle w:val="Hyperlink"/>
                <w:noProof/>
              </w:rPr>
              <w:t>Data Conversion Methodology</w:t>
            </w:r>
            <w:r>
              <w:rPr>
                <w:noProof/>
                <w:webHidden/>
              </w:rPr>
              <w:tab/>
              <w:fldChar w:fldCharType="begin"/>
              <w:instrText xml:space="preserve"> PAGEREF _Toc234865023 \h </w:instrText>
              <w:fldChar w:fldCharType="separate"/>
              <w:t>35</w:t>
              <w:fldChar w:fldCharType="end"/>
            </w:r>
          </w:hyperlink>
        </w:p>
        <w:p w14:paraId="295733CD" w14:textId="4AD86F47" w:rsidR="00E51DF6" w:rsidRDefault="00E51DF6">
          <w:pPr>
            <w:pStyle w:val="TOC1"/>
            <w:tabs>
              <w:tab w:val="left" w:pos="480"/>
              <w:tab w:val="right" w:leader="dot" w:pos="9350"/>
            </w:tabs>
            <w:rPr>
              <w:rFonts w:eastAsiaTheme="minorEastAsia" w:cstheme="minorBidi"/>
              <w:b w:val="0"/>
              <w:bCs w:val="0"/>
              <w:i w:val="0"/>
              <w:iCs w:val="0"/>
              <w:noProof/>
              <w:kern w:val="2"/>
              <w:lang w:val="en-IN" w:eastAsia="en-GB"/>
              <w14:ligatures w14:val="standardContextual"/>
            </w:rPr>
          </w:pPr>
          <w:hyperlink w:anchor="_Toc234865024" w:history="1">
            <w:r>
              <w:rPr>
                <w:rStyle w:val="Hyperlink"/>
                <w:noProof/>
              </w:rPr>
              <w:t>8.</w:t>
            </w:r>
            <w:r>
              <w:rPr>
                <w:rFonts w:eastAsiaTheme="minorEastAsia" w:cstheme="minorBidi"/>
                <w:b w:val="0"/>
                <w:bCs w:val="0"/>
                <w:i w:val="0"/>
                <w:iCs w:val="0"/>
                <w:noProof/>
                <w:kern w:val="2"/>
                <w:lang w:val="en-IN" w:eastAsia="en-GB"/>
                <w14:ligatures w14:val="standardContextual"/>
              </w:rPr>
              <w:tab/>
            </w:r>
            <w:r>
              <w:rPr>
                <w:rStyle w:val="Hyperlink"/>
                <w:noProof/>
              </w:rPr>
              <w:t>Testing Methodology &amp; Quality Controls</w:t>
            </w:r>
            <w:r>
              <w:rPr>
                <w:noProof/>
                <w:webHidden/>
              </w:rPr>
              <w:tab/>
              <w:fldChar w:fldCharType="begin"/>
              <w:instrText xml:space="preserve"> PAGEREF _Toc234865024 \h </w:instrText>
              <w:fldChar w:fldCharType="separate"/>
              <w:t>40</w:t>
              <w:fldChar w:fldCharType="end"/>
            </w:r>
          </w:hyperlink>
        </w:p>
        <w:p w14:paraId="116AFB1E" w14:textId="4F513AAF" w:rsidR="00E51DF6" w:rsidRDefault="00E51DF6">
          <w:pPr>
            <w:pStyle w:val="TOC1"/>
            <w:tabs>
              <w:tab w:val="left" w:pos="480"/>
              <w:tab w:val="right" w:leader="dot" w:pos="9350"/>
            </w:tabs>
            <w:rPr>
              <w:rFonts w:eastAsiaTheme="minorEastAsia" w:cstheme="minorBidi"/>
              <w:b w:val="0"/>
              <w:bCs w:val="0"/>
              <w:i w:val="0"/>
              <w:iCs w:val="0"/>
              <w:noProof/>
              <w:kern w:val="2"/>
              <w:lang w:val="en-IN" w:eastAsia="en-GB"/>
              <w14:ligatures w14:val="standardContextual"/>
            </w:rPr>
          </w:pPr>
          <w:hyperlink w:anchor="_Toc234865025" w:history="1">
            <w:r>
              <w:rPr>
                <w:rStyle w:val="Hyperlink"/>
                <w:noProof/>
              </w:rPr>
              <w:t>9.</w:t>
            </w:r>
            <w:r>
              <w:rPr>
                <w:rFonts w:eastAsiaTheme="minorEastAsia" w:cstheme="minorBidi"/>
                <w:b w:val="0"/>
                <w:bCs w:val="0"/>
                <w:i w:val="0"/>
                <w:iCs w:val="0"/>
                <w:noProof/>
                <w:kern w:val="2"/>
                <w:lang w:val="en-IN" w:eastAsia="en-GB"/>
                <w14:ligatures w14:val="standardContextual"/>
              </w:rPr>
              <w:tab/>
            </w:r>
            <w:r>
              <w:rPr>
                <w:rStyle w:val="Hyperlink"/>
                <w:noProof/>
              </w:rPr>
              <w:t>Change Management Methodology</w:t>
            </w:r>
            <w:r>
              <w:rPr>
                <w:noProof/>
                <w:webHidden/>
              </w:rPr>
              <w:tab/>
              <w:fldChar w:fldCharType="begin"/>
              <w:instrText xml:space="preserve"> PAGEREF _Toc234865025 \h </w:instrText>
              <w:fldChar w:fldCharType="separate"/>
              <w:t>44</w:t>
              <w:fldChar w:fldCharType="end"/>
            </w:r>
          </w:hyperlink>
        </w:p>
        <w:p w14:paraId="503077DA" w14:textId="4C934455"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26" w:history="1">
            <w:r>
              <w:rPr>
                <w:rStyle w:val="Hyperlink"/>
                <w:noProof/>
              </w:rPr>
              <w:t>10.</w:t>
            </w:r>
            <w:r>
              <w:rPr>
                <w:rFonts w:eastAsiaTheme="minorEastAsia" w:cstheme="minorBidi"/>
                <w:b w:val="0"/>
                <w:bCs w:val="0"/>
                <w:i w:val="0"/>
                <w:iCs w:val="0"/>
                <w:noProof/>
                <w:kern w:val="2"/>
                <w:lang w:val="en-IN" w:eastAsia="en-GB"/>
                <w14:ligatures w14:val="standardContextual"/>
              </w:rPr>
              <w:tab/>
            </w:r>
            <w:r>
              <w:rPr>
                <w:rStyle w:val="Hyperlink"/>
                <w:noProof/>
              </w:rPr>
              <w:t>Deployment &amp; Rollback Methodology</w:t>
            </w:r>
            <w:r>
              <w:rPr>
                <w:noProof/>
                <w:webHidden/>
              </w:rPr>
              <w:tab/>
              <w:fldChar w:fldCharType="begin"/>
              <w:instrText xml:space="preserve"> PAGEREF _Toc234865026 \h </w:instrText>
              <w:fldChar w:fldCharType="separate"/>
              <w:t>57</w:t>
              <w:fldChar w:fldCharType="end"/>
            </w:r>
          </w:hyperlink>
        </w:p>
        <w:p w14:paraId="6E72CABF" w14:textId="52D75A2C"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27" w:history="1">
            <w:r>
              <w:rPr>
                <w:rStyle w:val="Hyperlink"/>
                <w:noProof/>
              </w:rPr>
              <w:t>11.</w:t>
            </w:r>
            <w:r>
              <w:rPr>
                <w:rFonts w:eastAsiaTheme="minorEastAsia" w:cstheme="minorBidi"/>
                <w:b w:val="0"/>
                <w:bCs w:val="0"/>
                <w:i w:val="0"/>
                <w:iCs w:val="0"/>
                <w:noProof/>
                <w:kern w:val="2"/>
                <w:lang w:val="en-IN" w:eastAsia="en-GB"/>
                <w14:ligatures w14:val="standardContextual"/>
              </w:rPr>
              <w:tab/>
            </w:r>
            <w:r>
              <w:rPr>
                <w:rStyle w:val="Hyperlink"/>
                <w:noProof/>
              </w:rPr>
              <w:t>Hypercare &amp; Transition-to-Support Methodology</w:t>
            </w:r>
            <w:r>
              <w:rPr>
                <w:noProof/>
                <w:webHidden/>
              </w:rPr>
              <w:tab/>
              <w:fldChar w:fldCharType="begin"/>
              <w:instrText xml:space="preserve"> PAGEREF _Toc234865027 \h </w:instrText>
              <w:fldChar w:fldCharType="separate"/>
              <w:t>60</w:t>
              <w:fldChar w:fldCharType="end"/>
            </w:r>
          </w:hyperlink>
        </w:p>
        <w:p w14:paraId="44D8F873" w14:textId="045BD261"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28" w:history="1">
            <w:r>
              <w:rPr>
                <w:rStyle w:val="Hyperlink"/>
                <w:noProof/>
              </w:rPr>
              <w:t>12.</w:t>
            </w:r>
            <w:r>
              <w:rPr>
                <w:rFonts w:eastAsiaTheme="minorEastAsia" w:cstheme="minorBidi"/>
                <w:b w:val="0"/>
                <w:bCs w:val="0"/>
                <w:i w:val="0"/>
                <w:iCs w:val="0"/>
                <w:noProof/>
                <w:kern w:val="2"/>
                <w:lang w:val="en-IN" w:eastAsia="en-GB"/>
                <w14:ligatures w14:val="standardContextual"/>
              </w:rPr>
              <w:tab/>
            </w:r>
            <w:r>
              <w:rPr>
                <w:rStyle w:val="Hyperlink"/>
                <w:noProof/>
              </w:rPr>
              <w:t>Tools, Accelerators &amp; Templates</w:t>
            </w:r>
            <w:r>
              <w:rPr>
                <w:noProof/>
                <w:webHidden/>
              </w:rPr>
              <w:tab/>
              <w:fldChar w:fldCharType="begin"/>
              <w:instrText xml:space="preserve"> PAGEREF _Toc234865028 \h </w:instrText>
              <w:fldChar w:fldCharType="separate"/>
              <w:t>63</w:t>
              <w:fldChar w:fldCharType="end"/>
            </w:r>
          </w:hyperlink>
        </w:p>
        <w:p w14:paraId="52C01F61" w14:textId="60B58791"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29" w:history="1">
            <w:r>
              <w:rPr>
                <w:rStyle w:val="Hyperlink"/>
                <w:noProof/>
              </w:rPr>
              <w:t>13.</w:t>
            </w:r>
            <w:r>
              <w:rPr>
                <w:rFonts w:eastAsiaTheme="minorEastAsia" w:cstheme="minorBidi"/>
                <w:b w:val="0"/>
                <w:bCs w:val="0"/>
                <w:i w:val="0"/>
                <w:iCs w:val="0"/>
                <w:noProof/>
                <w:kern w:val="2"/>
                <w:lang w:val="en-IN" w:eastAsia="en-GB"/>
                <w14:ligatures w14:val="standardContextual"/>
              </w:rPr>
              <w:tab/>
            </w:r>
            <w:r>
              <w:rPr>
                <w:rStyle w:val="Hyperlink"/>
                <w:noProof/>
              </w:rPr>
              <w:t>Deliverables, Decision Points, Quality Gates &amp; Acceptance Criteria</w:t>
            </w:r>
            <w:r>
              <w:rPr>
                <w:noProof/>
                <w:webHidden/>
              </w:rPr>
              <w:tab/>
              <w:fldChar w:fldCharType="begin"/>
              <w:instrText xml:space="preserve"> PAGEREF _Toc234865029 \h </w:instrText>
              <w:fldChar w:fldCharType="separate"/>
              <w:t>68</w:t>
              <w:fldChar w:fldCharType="end"/>
            </w:r>
          </w:hyperlink>
        </w:p>
        <w:p w14:paraId="2F80B0A5" w14:textId="493B6A30"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30" w:history="1">
            <w:r>
              <w:rPr>
                <w:rStyle w:val="Hyperlink"/>
                <w:noProof/>
              </w:rPr>
              <w:t>14.</w:t>
            </w:r>
            <w:r>
              <w:rPr>
                <w:rFonts w:eastAsiaTheme="minorEastAsia" w:cstheme="minorBidi"/>
                <w:b w:val="0"/>
                <w:bCs w:val="0"/>
                <w:i w:val="0"/>
                <w:iCs w:val="0"/>
                <w:noProof/>
                <w:kern w:val="2"/>
                <w:lang w:val="en-IN" w:eastAsia="en-GB"/>
                <w14:ligatures w14:val="standardContextual"/>
              </w:rPr>
              <w:tab/>
            </w:r>
            <w:r>
              <w:rPr>
                <w:rStyle w:val="Hyperlink"/>
                <w:noProof/>
              </w:rPr>
              <w:t>Risks &amp; Assumptions</w:t>
            </w:r>
            <w:r>
              <w:rPr>
                <w:noProof/>
                <w:webHidden/>
              </w:rPr>
              <w:tab/>
              <w:fldChar w:fldCharType="begin"/>
              <w:instrText xml:space="preserve"> PAGEREF _Toc234865030 \h </w:instrText>
              <w:fldChar w:fldCharType="separate"/>
              <w:t>71</w:t>
              <w:fldChar w:fldCharType="end"/>
            </w:r>
          </w:hyperlink>
        </w:p>
        <w:p w14:paraId="77056CB3" w14:textId="5E73A841"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31" w:history="1">
            <w:r>
              <w:rPr>
                <w:rStyle w:val="Hyperlink"/>
                <w:noProof/>
              </w:rPr>
              <w:t>15.</w:t>
            </w:r>
            <w:r>
              <w:rPr>
                <w:rFonts w:eastAsiaTheme="minorEastAsia" w:cstheme="minorBidi"/>
                <w:b w:val="0"/>
                <w:bCs w:val="0"/>
                <w:i w:val="0"/>
                <w:iCs w:val="0"/>
                <w:noProof/>
                <w:kern w:val="2"/>
                <w:lang w:val="en-IN" w:eastAsia="en-GB"/>
                <w14:ligatures w14:val="standardContextual"/>
              </w:rPr>
              <w:tab/>
            </w:r>
            <w:r>
              <w:rPr>
                <w:rStyle w:val="Hyperlink"/>
                <w:noProof/>
              </w:rPr>
              <w:t>Previous Experience/Quals</w:t>
            </w:r>
            <w:r>
              <w:rPr>
                <w:noProof/>
                <w:webHidden/>
              </w:rPr>
              <w:tab/>
              <w:fldChar w:fldCharType="begin"/>
              <w:instrText xml:space="preserve"> PAGEREF _Toc234865031 \h </w:instrText>
              <w:fldChar w:fldCharType="separate"/>
              <w:t>72</w:t>
              <w:fldChar w:fldCharType="end"/>
            </w:r>
          </w:hyperlink>
        </w:p>
        <w:p w14:paraId="2628092A" w14:textId="355C7FB8"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32" w:history="1">
            <w:r>
              <w:rPr>
                <w:rStyle w:val="Hyperlink"/>
                <w:noProof/>
              </w:rPr>
              <w:t>16.</w:t>
            </w:r>
            <w:r>
              <w:rPr>
                <w:rFonts w:eastAsiaTheme="minorEastAsia" w:cstheme="minorBidi"/>
                <w:b w:val="0"/>
                <w:bCs w:val="0"/>
                <w:i w:val="0"/>
                <w:iCs w:val="0"/>
                <w:noProof/>
                <w:kern w:val="2"/>
                <w:lang w:val="en-IN" w:eastAsia="en-GB"/>
                <w14:ligatures w14:val="standardContextual"/>
              </w:rPr>
              <w:tab/>
            </w:r>
            <w:r>
              <w:rPr>
                <w:rStyle w:val="Hyperlink"/>
                <w:noProof/>
              </w:rPr>
              <w:t>Proposed Project Team</w:t>
            </w:r>
            <w:r>
              <w:rPr>
                <w:noProof/>
                <w:webHidden/>
              </w:rPr>
              <w:tab/>
              <w:fldChar w:fldCharType="begin"/>
              <w:instrText xml:space="preserve"> PAGEREF _Toc234865032 \h </w:instrText>
              <w:fldChar w:fldCharType="separate"/>
              <w:t>75</w:t>
              <w:fldChar w:fldCharType="end"/>
            </w:r>
          </w:hyperlink>
        </w:p>
        <w:p w14:paraId="68F44694" w14:textId="6A8E6F3E"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33" w:history="1">
            <w:r>
              <w:rPr>
                <w:rStyle w:val="Hyperlink"/>
                <w:noProof/>
              </w:rPr>
              <w:t>17.</w:t>
            </w:r>
            <w:r>
              <w:rPr>
                <w:rFonts w:eastAsiaTheme="minorEastAsia" w:cstheme="minorBidi"/>
                <w:b w:val="0"/>
                <w:bCs w:val="0"/>
                <w:i w:val="0"/>
                <w:iCs w:val="0"/>
                <w:noProof/>
                <w:kern w:val="2"/>
                <w:lang w:val="en-IN" w:eastAsia="en-GB"/>
                <w14:ligatures w14:val="standardContextual"/>
              </w:rPr>
              <w:tab/>
            </w:r>
            <w:r>
              <w:rPr>
                <w:rStyle w:val="Hyperlink"/>
                <w:noProof/>
              </w:rPr>
              <w:t>Integrated Project Plan</w:t>
            </w:r>
            <w:r>
              <w:rPr>
                <w:noProof/>
                <w:webHidden/>
              </w:rPr>
              <w:tab/>
              <w:fldChar w:fldCharType="begin"/>
              <w:instrText xml:space="preserve"> PAGEREF _Toc234865033 \h </w:instrText>
              <w:fldChar w:fldCharType="separate"/>
              <w:t>79</w:t>
              <w:fldChar w:fldCharType="end"/>
            </w:r>
          </w:hyperlink>
        </w:p>
        <w:p w14:paraId="7E44900D" w14:textId="614E198A"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34" w:history="1">
            <w:r>
              <w:rPr>
                <w:rStyle w:val="Hyperlink"/>
                <w:noProof/>
              </w:rPr>
              <w:t>18.</w:t>
            </w:r>
            <w:r>
              <w:rPr>
                <w:rFonts w:eastAsiaTheme="minorEastAsia" w:cstheme="minorBidi"/>
                <w:b w:val="0"/>
                <w:bCs w:val="0"/>
                <w:i w:val="0"/>
                <w:iCs w:val="0"/>
                <w:noProof/>
                <w:kern w:val="2"/>
                <w:lang w:val="en-IN" w:eastAsia="en-GB"/>
                <w14:ligatures w14:val="standardContextual"/>
              </w:rPr>
              <w:tab/>
            </w:r>
            <w:r>
              <w:rPr>
                <w:rStyle w:val="Hyperlink"/>
                <w:noProof/>
              </w:rPr>
              <w:t>Pricing &amp; Resourcing</w:t>
            </w:r>
            <w:r>
              <w:rPr>
                <w:noProof/>
                <w:webHidden/>
              </w:rPr>
              <w:tab/>
              <w:fldChar w:fldCharType="begin"/>
              <w:instrText xml:space="preserve"> PAGEREF _Toc234865034 \h </w:instrText>
              <w:fldChar w:fldCharType="separate"/>
              <w:t>80</w:t>
              <w:fldChar w:fldCharType="end"/>
            </w:r>
          </w:hyperlink>
        </w:p>
        <w:p w14:paraId="27573F55" w14:textId="2619CF2A" w:rsidR="00E51DF6" w:rsidRDefault="00E51DF6">
          <w:pPr>
            <w:pStyle w:val="TOC1"/>
            <w:tabs>
              <w:tab w:val="left" w:pos="720"/>
              <w:tab w:val="right" w:leader="dot" w:pos="9350"/>
            </w:tabs>
            <w:rPr>
              <w:rFonts w:eastAsiaTheme="minorEastAsia" w:cstheme="minorBidi"/>
              <w:b w:val="0"/>
              <w:bCs w:val="0"/>
              <w:i w:val="0"/>
              <w:iCs w:val="0"/>
              <w:noProof/>
              <w:kern w:val="2"/>
              <w:lang w:val="en-IN" w:eastAsia="en-GB"/>
              <w14:ligatures w14:val="standardContextual"/>
            </w:rPr>
          </w:pPr>
          <w:hyperlink w:anchor="_Toc234865035" w:history="1">
            <w:r>
              <w:rPr>
                <w:rStyle w:val="Hyperlink"/>
                <w:noProof/>
              </w:rPr>
              <w:t>19.</w:t>
            </w:r>
            <w:r>
              <w:rPr>
                <w:rFonts w:eastAsiaTheme="minorEastAsia" w:cstheme="minorBidi"/>
                <w:b w:val="0"/>
                <w:bCs w:val="0"/>
                <w:i w:val="0"/>
                <w:iCs w:val="0"/>
                <w:noProof/>
                <w:kern w:val="2"/>
                <w:lang w:val="en-IN" w:eastAsia="en-GB"/>
                <w14:ligatures w14:val="standardContextual"/>
              </w:rPr>
              <w:tab/>
            </w:r>
            <w:r>
              <w:rPr>
                <w:rStyle w:val="Hyperlink"/>
                <w:noProof/>
              </w:rPr>
              <w:t>Alternate Implementation Approach</w:t>
            </w:r>
            <w:r>
              <w:rPr>
                <w:noProof/>
                <w:webHidden/>
              </w:rPr>
              <w:tab/>
              <w:fldChar w:fldCharType="begin"/>
              <w:instrText xml:space="preserve"> PAGEREF _Toc234865035 \h </w:instrText>
              <w:fldChar w:fldCharType="separate"/>
              <w:t>81</w:t>
              <w:fldChar w:fldCharType="end"/>
            </w:r>
          </w:hyperlink>
        </w:p>
        <w:p w14:paraId="768A29E0" w14:textId="5925560D" w:rsidR="24B93234" w:rsidRDefault="00E51DF6" w:rsidP="009C4A9A">
          <w:r>
            <w:rPr>
              <w:i/>
              <w:iCs/>
            </w:rPr>
            <w:fldChar w:fldCharType="end"/>
          </w:r>
        </w:p>
      </w:sdtContent>
    </w:sdt>
    <w:p w14:paraId="0A8833C9" w14:textId="4E4EE9D0" w:rsidR="00125FDB" w:rsidRDefault="00125FDB">
      <w:pPr>
        <w:spacing w:after="160" w:line="278" w:lineRule="auto"/>
      </w:pPr>
      <w:r>
        <w:br w:type="page"/>
      </w:r>
    </w:p>
    <w:p w14:paraId="05CD85B1" w14:textId="4BF7D164" w:rsidR="00182BBA" w:rsidRDefault="00182BBA" w:rsidP="00C21281">
      <w:pPr>
        <w:pStyle w:val="Heading1"/>
      </w:pPr>
      <w:bookmarkStart w:id="0" w:name="_Toc234865017"/>
      <w:r>
        <w:t>Implementation Methodology &amp; Delivery Framework</w:t>
      </w:r>
      <w:bookmarkEnd w:id="0"/>
    </w:p>
    <w:p w14:paraId="6B538FFA" w14:textId="1B0B93BE" w:rsidR="355DEBE3" w:rsidRDefault="53F96EBA" w:rsidP="40D3C7EA">
      <w:pPr>
        <w:spacing w:before="240" w:after="240"/>
      </w:pPr>
      <w:r>
        <w:t xml:space="preserve">Deloitte will deliver the Project 3 the program SAP PM program using </w:t>
      </w:r>
      <w:r>
        <w:rPr>
          <w:b/>
        </w:rPr>
        <w:t xml:space="preserve">Deloitte Ascend Methodology</w:t>
      </w:r>
      <w:r>
        <w:t>, our digital delivery platform and hybrid implementation methodology that combines leading practices in project management, quality management, value realization, process and application design, information management, development, deployment, technology, and change management. Ascend uses GenAI-enabled capabilities, integrated tools, accelerators, and AI agents to improve efficiency, accuracy, productivity, and reusable asset creation across the delivery lifecycle. For Project 3, this approach is intended to increase delivery consistency, reduce execution risk, and accelerate value realization while supporting the full technology, process, data, integration, testing, and organizational change scope required by the program.</w:t>
      </w:r>
    </w:p>
    <w:p w14:paraId="1C6FBCFD" w14:textId="53E6472F" w:rsidR="355DEBE3" w:rsidRDefault="13046272" w:rsidP="40D3C7EA">
      <w:pPr>
        <w:spacing w:before="240" w:after="240"/>
      </w:pPr>
      <w:r>
        <w:t xml:space="preserve">Leveraging the </w:t>
      </w:r>
      <w:r>
        <w:rPr>
          <w:b/>
        </w:rPr>
        <w:t>Ascend Intelligence Platform</w:t>
      </w:r>
      <w:r>
        <w:t xml:space="preserve">, Deloitte will orchestrate the digital transformation of Project 3 journey. This platform provides capabilities such as MoM (Minutes of Meeting), RAID (Risks, Actions, Issues, Decisions) Log Generation, and user story generation, ensuring comprehensive project oversight and streamlined execution.</w:t>
      </w:r>
    </w:p>
    <w:p w14:paraId="69686ACE" w14:textId="31EDEC72" w:rsidR="355DEBE3" w:rsidRDefault="13046272" w:rsidP="40D3C7EA">
      <w:pPr>
        <w:spacing w:before="240" w:after="240"/>
      </w:pPr>
      <w:r>
        <w:t xml:space="preserve">The </w:t>
      </w:r>
      <w:r>
        <w:rPr>
          <w:b/>
        </w:rPr>
        <w:t xml:space="preserve">Spec Starter solution </w:t>
      </w:r>
      <w:r>
        <w:t xml:space="preserve">enhances delivery by enabling the search and reuse of Deloitte’s knowledge base, including code, strategy documents, functional specifications, and technical specifications. The </w:t>
      </w:r>
      <w:r>
        <w:rPr>
          <w:b/>
        </w:rPr>
        <w:t>Autonomous Configuration</w:t>
      </w:r>
      <w:r>
        <w:t xml:space="preserve"> solution accelerates system configuration setup.</w:t>
      </w:r>
    </w:p>
    <w:p w14:paraId="2A7ABBEE" w14:textId="4B8E2784" w:rsidR="355DEBE3" w:rsidRDefault="13046272" w:rsidP="40D3C7EA">
      <w:pPr>
        <w:spacing w:before="240" w:after="240"/>
      </w:pPr>
      <w:r>
        <w:rPr>
          <w:b/>
        </w:rPr>
        <w:t>Autonomous Code and Autonomous Data</w:t>
      </w:r>
      <w:r>
        <w:t xml:space="preserve"> solutions ensure efficient code generation and data management, reducing errors.</w:t>
      </w:r>
    </w:p>
    <w:p w14:paraId="5C3A2FB8" w14:textId="669F8A56" w:rsidR="355DEBE3" w:rsidRDefault="13046272" w:rsidP="40D3C7EA">
      <w:pPr>
        <w:spacing w:before="240" w:after="240"/>
      </w:pPr>
      <w:r>
        <w:rPr>
          <w:b/>
        </w:rPr>
        <w:t xml:space="preserve">Ascend Test Solutions </w:t>
      </w:r>
      <w:r>
        <w:t xml:space="preserve">accelerate Test Scenarios and Test Case generation. </w:t>
      </w:r>
    </w:p>
    <w:p w14:paraId="5A862F7D" w14:textId="55979239" w:rsidR="355DEBE3" w:rsidRDefault="53F96EBA" w:rsidP="3E58D554">
      <w:r>
        <w:t>The methodology is made up of four phases—</w:t>
      </w:r>
      <w:r>
        <w:rPr>
          <w:b/>
        </w:rPr>
        <w:t>Prepare, Imagine, Deliver, and Run</w:t>
      </w:r>
      <w:r>
        <w:t>—and incorporates leading practices in project management, quality management, value realization, process and application, information management, development, deployment, technology, and change management.</w:t>
      </w:r>
    </w:p>
    <w:p w14:paraId="540079D9" w14:textId="6B02160B" w:rsidR="3E58D554" w:rsidRDefault="3E58D554" w:rsidP="3E58D554"/>
    <w:p w14:paraId="6083C47E" w14:textId="4009082E" w:rsidR="00B54A94" w:rsidRDefault="00B54A94" w:rsidP="00B54A94">
      <w:r>
        <w:t>The graphic below illustrates the key phases and calls out some of the key-impact deliverables that are produced during the Project.</w:t>
      </w:r>
    </w:p>
    <w:p w14:paraId="4277343D" w14:textId="69D673DC" w:rsidR="35E90971" w:rsidRDefault="35E90971" w:rsidP="40D3C7EA">
      <w:pPr>
        <w:pStyle w:val="DH1"/>
        <w:keepNext/>
      </w:pPr>
    </w:p>
    <w:p w14:paraId="637A8D26" w14:textId="59EA6185" w:rsidR="0D512567" w:rsidRDefault="0D512567" w:rsidP="00E765EB"/>
    <w:p w14:paraId="40E4F659" w14:textId="739E9E99" w:rsidR="0D512567" w:rsidRDefault="13B73998" w:rsidP="4B0D542B">
      <w:commentRangeStart w:id="1"/>
      <w:r>
        <w:rPr>
          <w:noProof/>
        </w:rPr>
        <w:drawing>
          <wp:inline distT="0" distB="0" distL="0" distR="0" wp14:anchorId="1F25F412" wp14:editId="2993DEF0">
            <wp:extent cx="6538345" cy="3342011"/>
            <wp:effectExtent l="0" t="0" r="2540" b="0"/>
            <wp:docPr id="330907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7502" name="Picture 330907502"/>
                    <pic:cNvPicPr/>
                  </pic:nvPicPr>
                  <pic:blipFill>
                    <a:blip r:embed="rId14">
                      <a:extLst>
                        <a:ext uri="{28A0092B-C50C-407E-A947-70E740481C1C}">
                          <a14:useLocalDpi xmlns:a14="http://schemas.microsoft.com/office/drawing/2010/main"/>
                        </a:ext>
                      </a:extLst>
                    </a:blip>
                    <a:stretch>
                      <a:fillRect/>
                    </a:stretch>
                  </pic:blipFill>
                  <pic:spPr>
                    <a:xfrm>
                      <a:off x="0" y="0"/>
                      <a:ext cx="6574512" cy="3360497"/>
                    </a:xfrm>
                    <a:prstGeom prst="rect">
                      <a:avLst/>
                    </a:prstGeom>
                  </pic:spPr>
                </pic:pic>
              </a:graphicData>
            </a:graphic>
          </wp:inline>
        </w:drawing>
      </w:r>
      <w:commentRangeEnd w:id="1"/>
      <w:r>
        <w:rPr>
          <w:rStyle w:val="CommentReference"/>
          <w:sz w:val="24"/>
          <w:szCs w:val="24"/>
        </w:rPr>
        <w:commentReference w:id="1"/>
      </w:r>
    </w:p>
    <w:p w14:paraId="13B5E796" w14:textId="208F41EF" w:rsidR="0D512567" w:rsidRDefault="0D512567" w:rsidP="0D512567">
      <w:pPr>
        <w:pStyle w:val="ListParagraph"/>
        <w:rPr>
          <w:rFonts w:ascii="Times New Roman" w:eastAsia="Times New Roman" w:hAnsi="Times New Roman" w:cs="Times New Roman"/>
          <w:sz w:val="20"/>
          <w:szCs w:val="20"/>
        </w:rPr>
      </w:pPr>
    </w:p>
    <w:p w14:paraId="14FC4620" w14:textId="12EFD143" w:rsidR="387D4A93" w:rsidRPr="00A56D70" w:rsidRDefault="387D4A93" w:rsidP="00A56D70">
      <w:pPr>
        <w:pStyle w:val="ListBullet"/>
        <w:ind w:left="357" w:hanging="357"/>
        <w:rPr>
          <w:rFonts w:ascii="Times New Roman" w:eastAsia="Times New Roman" w:hAnsi="Times New Roman" w:cs="Times New Roman"/>
          <w:b/>
        </w:rPr>
      </w:pPr>
      <w:r>
        <w:rPr>
          <w:b/>
        </w:rPr>
        <w:t>Prepare Phase</w:t>
      </w:r>
      <w:r>
        <w:rPr>
          <w:rFonts w:ascii="Times New Roman" w:eastAsia="Times New Roman" w:hAnsi="Times New Roman" w:cs="Times New Roman"/>
          <w:b/>
        </w:rPr>
        <w:br/>
      </w:r>
      <w:r>
        <w:t xml:space="preserve">In the Prepare phase, we establish the foundational program deliverables: project management, governance, cadence, and relationship management. These activities set up the structure needed to support end-to-end delivery across the organization. Key outputs include a </w:t>
      </w:r>
      <w:r>
        <w:rPr>
          <w:b/>
        </w:rPr>
        <w:t>readiness assessment</w:t>
      </w:r>
      <w:r>
        <w:t xml:space="preserve"> and a </w:t>
      </w:r>
      <w:r>
        <w:rPr>
          <w:b/>
        </w:rPr>
        <w:t>master plan.</w:t>
        <w:br/>
      </w:r>
      <w:r>
        <w:t>We will work with Project 3 leadership to define the future-state vision, confirm reporting lines, and align on the program rhythm. Key deliverables in this phase include the governance model, program operating structure, and initial change and transformation controls.</w:t>
      </w:r>
    </w:p>
    <w:p w14:paraId="02646C13" w14:textId="684161B6" w:rsidR="387D4A93" w:rsidRPr="00E90634" w:rsidRDefault="387D4A93" w:rsidP="00E90634">
      <w:pPr>
        <w:pStyle w:val="ListBullet"/>
        <w:ind w:left="357" w:hanging="357"/>
        <w:rPr>
          <w:b/>
        </w:rPr>
      </w:pPr>
      <w:r>
        <w:rPr>
          <w:b/>
        </w:rPr>
        <w:t>Imagine Phase</w:t>
      </w:r>
    </w:p>
    <w:p w14:paraId="3CC13E35" w14:textId="3F899087" w:rsidR="0D512567" w:rsidRPr="00E90634" w:rsidRDefault="5E7377CA" w:rsidP="00040789">
      <w:pPr>
        <w:pStyle w:val="ListBullet"/>
        <w:numPr>
          <w:ilvl w:val="0"/>
          <w:numId w:val="0"/>
        </w:numPr>
        <w:ind w:left="360"/>
      </w:pPr>
      <w:r>
        <w:t>In the Imagine phase, we will design the future solution and operating model using leading practices and design thinking. This stage refines user stories, defines the target organization, and creates detailed project plan, process design, and validated requirements.</w:t>
      </w:r>
    </w:p>
    <w:p w14:paraId="0984DDB3" w14:textId="2D93D4BD" w:rsidR="0D512567" w:rsidRDefault="387D4A93" w:rsidP="00E90634">
      <w:pPr>
        <w:pStyle w:val="ListBullet"/>
        <w:numPr>
          <w:ilvl w:val="0"/>
          <w:numId w:val="0"/>
        </w:numPr>
        <w:ind w:left="360"/>
      </w:pPr>
      <w:r>
        <w:t xml:space="preserve">We will collaborate with Project 3 business and technology teams to run design workshops, identify gaps, and define simplification opportunities. </w:t>
      </w:r>
    </w:p>
    <w:p w14:paraId="188FC81D" w14:textId="33DE8CB2" w:rsidR="387D4A93" w:rsidRPr="00E90634" w:rsidRDefault="387D4A93" w:rsidP="00E90634">
      <w:pPr>
        <w:pStyle w:val="ListBullet"/>
        <w:ind w:left="357" w:hanging="357"/>
        <w:rPr>
          <w:b/>
        </w:rPr>
      </w:pPr>
      <w:r>
        <w:rPr>
          <w:b/>
        </w:rPr>
        <w:t>Deliver Phase</w:t>
      </w:r>
    </w:p>
    <w:p w14:paraId="39D83039" w14:textId="4783C705" w:rsidR="0D512567" w:rsidRPr="00E90634" w:rsidRDefault="387D4A93" w:rsidP="00040789">
      <w:pPr>
        <w:pStyle w:val="ListBullet"/>
        <w:numPr>
          <w:ilvl w:val="0"/>
          <w:numId w:val="0"/>
        </w:numPr>
        <w:ind w:left="360"/>
      </w:pPr>
      <w:r>
        <w:t xml:space="preserve">In the Deliver phase, we execute the build, configuration, testing, and deployment work. Key outputs include design/</w:t>
      </w:r>
      <w:bookmarkStart w:id="4" w:name="_Int_z9bMlli6"/>
      <w:r>
        <w:t>configuration</w:t>
      </w:r>
      <w:bookmarkEnd w:id="4"/>
      <w:r>
        <w:t xml:space="preserve"> documents, test scripts and results, training materials, user guides, data validation results, and go-live readiness artifacts.</w:t>
      </w:r>
    </w:p>
    <w:p w14:paraId="7830EFD5" w14:textId="7D95602E" w:rsidR="387D4A93" w:rsidRPr="00E90634" w:rsidRDefault="387D4A93" w:rsidP="00E90634">
      <w:pPr>
        <w:pStyle w:val="ListBullet"/>
        <w:numPr>
          <w:ilvl w:val="0"/>
          <w:numId w:val="0"/>
        </w:numPr>
        <w:ind w:left="360"/>
      </w:pPr>
      <w:r>
        <w:t>Our teams will work iteratively through build, test, and deploy activities. This includes integration testing, user acceptance testing, performance and stress testing, cutover planning, end-user training, reconciliation, hypercare activation, and rollback planning.</w:t>
      </w:r>
    </w:p>
    <w:p w14:paraId="73E29C13" w14:textId="73BD17A7" w:rsidR="0D512567" w:rsidRPr="00E90634" w:rsidRDefault="0D512567" w:rsidP="00E90634">
      <w:pPr>
        <w:pStyle w:val="ListBullet"/>
        <w:numPr>
          <w:ilvl w:val="0"/>
          <w:numId w:val="0"/>
        </w:numPr>
        <w:ind w:left="360"/>
      </w:pPr>
    </w:p>
    <w:p w14:paraId="711AE68E" w14:textId="05E1C8BF" w:rsidR="387D4A93" w:rsidRPr="00E90634" w:rsidRDefault="387D4A93" w:rsidP="00E90634">
      <w:pPr>
        <w:pStyle w:val="ListBullet"/>
        <w:ind w:left="357" w:hanging="357"/>
        <w:rPr>
          <w:b/>
        </w:rPr>
      </w:pPr>
      <w:r>
        <w:rPr>
          <w:b/>
        </w:rPr>
        <w:t>Run Phase</w:t>
      </w:r>
    </w:p>
    <w:p w14:paraId="67EB630E" w14:textId="25974733" w:rsidR="0D512567" w:rsidRPr="00E90634" w:rsidRDefault="387D4A93" w:rsidP="00E90634">
      <w:pPr>
        <w:pStyle w:val="ListBullet"/>
        <w:numPr>
          <w:ilvl w:val="0"/>
          <w:numId w:val="0"/>
        </w:numPr>
        <w:ind w:left="360"/>
      </w:pPr>
      <w:r>
        <w:t>In the Run phase, we focus on stabilization, monitoring, and training after go-live. The key deliverables are business stabilization, post-production support, role-based training, and transition to steady-state support.</w:t>
      </w:r>
    </w:p>
    <w:p w14:paraId="7A9F505F" w14:textId="6649251C" w:rsidR="387D4A93" w:rsidRPr="00E90634" w:rsidRDefault="387D4A93" w:rsidP="00E90634">
      <w:pPr>
        <w:pStyle w:val="ListBullet"/>
        <w:numPr>
          <w:ilvl w:val="0"/>
          <w:numId w:val="0"/>
        </w:numPr>
        <w:ind w:left="360"/>
      </w:pPr>
      <w:r>
        <w:t>We will help Project 3 employees understand how their roles change and what actions they need to take differently. Over time, responsibilities transition to managed services, which will support ongoing optimization and future releases.</w:t>
      </w:r>
    </w:p>
    <w:p w14:paraId="4736705D" w14:textId="705A593F" w:rsidR="0D512567" w:rsidRDefault="0D512567">
      <w:r>
        <w:br w:type="page"/>
      </w:r>
    </w:p>
    <w:p w14:paraId="3DD4B654" w14:textId="6FBCCEDD" w:rsidR="0D512567" w:rsidRDefault="0D512567" w:rsidP="00E765EB">
      <w:pPr>
        <w:rPr>
          <w:lang w:eastAsia="ja-JP"/>
        </w:rPr>
      </w:pPr>
    </w:p>
    <w:p w14:paraId="585C3954" w14:textId="594E70F6" w:rsidR="0085165A" w:rsidRDefault="0085165A" w:rsidP="00C21281">
      <w:pPr>
        <w:pStyle w:val="Heading1"/>
      </w:pPr>
      <w:bookmarkStart w:id="5" w:name="_Toc234865018"/>
      <w:r>
        <w:t>Tailored Methodology</w:t>
      </w:r>
      <w:bookmarkEnd w:id="5"/>
    </w:p>
    <w:p w14:paraId="0AB339A3" w14:textId="7863E6FC" w:rsidR="0085165A" w:rsidRPr="006322B2" w:rsidRDefault="251F40FC" w:rsidP="00146C89">
      <w:r>
        <w:rPr>
          <w:rFonts w:eastAsia="Open Sans"/>
        </w:rPr>
        <w:t xml:space="preserve">For Project 3, Deloitte will </w:t>
      </w:r>
      <w:r>
        <w:rPr>
          <w:rFonts w:eastAsia="Open Sans"/>
          <w:b/>
        </w:rPr>
        <w:t>tailor Ascend to fully conform to the the program 6-Phase-Gate framework described in the Project 3 Digital PMO playbook</w:t>
      </w:r>
      <w:r>
        <w:rPr>
          <w:rFonts w:eastAsia="Open Sans"/>
        </w:rPr>
        <w:t>. The Project 3 stage-gate model remains the governing delivery and acceptance structure, including all required milestone deliverables, quality gates, approvals, and acceptance criteria. Deloitte’s approach will therefore align Ascend outputs to Project 3 gates and milestones.</w:t>
      </w:r>
    </w:p>
    <w:p w14:paraId="132B4A0D" w14:textId="67F28FAC" w:rsidR="736CF6A1" w:rsidRDefault="736CF6A1" w:rsidP="00146C89">
      <w:pPr>
        <w:rPr>
          <w:rFonts w:eastAsia="Open Sans"/>
        </w:rPr>
      </w:pPr>
      <w:r>
        <w:rPr>
          <w:rFonts w:eastAsia="Open Sans"/>
        </w:rPr>
        <w:t>Deloitte will map the Ascend phases to Project 3 as follows:</w:t>
      </w:r>
    </w:p>
    <w:p w14:paraId="6225D282" w14:textId="77777777" w:rsidR="736CF6A1" w:rsidRDefault="736CF6A1" w:rsidP="00146C89">
      <w:pPr>
        <w:pStyle w:val="ListBullet"/>
      </w:pPr>
      <w:r>
        <w:rPr>
          <w:b/>
        </w:rPr>
        <w:t>Prepare</w:t>
      </w:r>
      <w:r>
        <w:t>: establish governance, align stakeholders, define digital ambitions, confirm scope, and baseline the integrated plan and RAIDD structure in support of SG0–SG1. This corresponds directly to Project 3’s required mobilization and plan approval deliverables, including the charter, PMP, IMS baseline, RASCI, stakeholder register, and communications plan.</w:t>
      </w:r>
    </w:p>
    <w:p w14:paraId="1E210DB3" w14:textId="77777777" w:rsidR="736CF6A1" w:rsidRDefault="736CF6A1" w:rsidP="00146C89">
      <w:pPr>
        <w:pStyle w:val="ListBullet"/>
      </w:pPr>
      <w:r>
        <w:rPr>
          <w:b/>
        </w:rPr>
        <w:t>Imagine</w:t>
      </w:r>
      <w:r>
        <w:t>: conduct fit-to-standard and design workshops to validate the future-state operating model, business requirements, process design, integrations, data, controls, security, and change impacts, aligning to SG2 design baseline approval. Project 3 explicitly requires the refreshed RTM, RICEFW inventory, controls walkthrough, and approved design baseline at this point.</w:t>
      </w:r>
    </w:p>
    <w:p w14:paraId="1958D557" w14:textId="77777777" w:rsidR="736CF6A1" w:rsidRDefault="736CF6A1" w:rsidP="00146C89">
      <w:pPr>
        <w:pStyle w:val="ListBullet"/>
      </w:pPr>
      <w:r>
        <w:rPr>
          <w:b/>
        </w:rPr>
        <w:t>Deliver</w:t>
      </w:r>
      <w:r>
        <w:t>: execute iterative build, configuration, development, mock conversions, unit testing, SIT, UAT support, training content development, and cutover preparation, with sprint-based validation embedded throughout. This aligns to Project 3’s SG3 and testing milestones, including master test plan approval, three SIT cycles, joint integration testing, controls testing, and readiness to enter go-live planning.</w:t>
      </w:r>
    </w:p>
    <w:p w14:paraId="554A2334" w14:textId="3BD99885" w:rsidR="736CF6A1" w:rsidRDefault="736CF6A1" w:rsidP="00146C89">
      <w:pPr>
        <w:pStyle w:val="ListBullet"/>
      </w:pPr>
      <w:r>
        <w:rPr>
          <w:b/>
        </w:rPr>
        <w:t>Run</w:t>
      </w:r>
      <w:r>
        <w:t>: provide production cutover support, hypercare, stabilization, knowledge transfer, and transition to Project 3 support teams, aligned to SG4–SG5 and the hypercare exit / closeout milestones.</w:t>
      </w:r>
    </w:p>
    <w:p w14:paraId="4EEADA32" w14:textId="3660091F" w:rsidR="003A4513" w:rsidRDefault="49458F6F" w:rsidP="00047383">
      <w:pPr>
        <w:rPr>
          <w:rFonts w:ascii="Calibri" w:eastAsia="Calibri" w:hAnsi="Calibri" w:cs="Calibri"/>
          <w:color w:val="555555"/>
          <w:sz w:val="18"/>
          <w:szCs w:val="18"/>
        </w:rPr>
      </w:pPr>
      <w:r>
        <w:rPr>
          <w:rFonts w:eastAsia="Open Sans"/>
        </w:rPr>
        <w:t xml:space="preserve">Below table showcases the mapping of Ascend phases to Milestones.</w:t>
      </w:r>
    </w:p>
    <w:tbl>
      <w:tblPr>
        <w:tblW w:w="5000" w:type="pct"/>
        <w:tblBorders>
          <w:bottom w:val="single" w:sz="4" w:space="0" w:color="D1D1D1" w:themeColor="background2" w:themeShade="E6"/>
          <w:insideH w:val="single" w:sz="4" w:space="0" w:color="D1D1D1" w:themeColor="background2" w:themeShade="E6"/>
        </w:tblBorders>
        <w:tblCellMar>
          <w:left w:w="10" w:type="dxa"/>
          <w:right w:w="10" w:type="dxa"/>
        </w:tblCellMar>
        <w:tblLook w:val="0000" w:firstRow="0" w:lastRow="0" w:firstColumn="0" w:lastColumn="0" w:noHBand="0" w:noVBand="0"/>
      </w:tblPr>
      <w:tblGrid>
        <w:gridCol w:w="1438"/>
        <w:gridCol w:w="954"/>
        <w:gridCol w:w="5193"/>
        <w:gridCol w:w="2495"/>
      </w:tblGrid>
      <w:tr w:rsidR="003A4513" w14:paraId="502562C4" w14:textId="77777777" w:rsidTr="00E765EB">
        <w:trPr>
          <w:trHeight w:val="214"/>
          <w:tblHeader/>
        </w:trPr>
        <w:tc>
          <w:tcPr>
            <w:tcW w:w="1224" w:type="dxa"/>
            <w:shd w:val="clear" w:color="auto" w:fill="4EA72E" w:themeFill="accent6"/>
            <w:vAlign w:val="center"/>
          </w:tcPr>
          <w:p w14:paraId="6F83E404" w14:textId="66CBEEAD" w:rsidR="24B846DD" w:rsidRPr="00C45FCA" w:rsidRDefault="1C9BBD1A" w:rsidP="00C45FCA">
            <w:pPr>
              <w:pStyle w:val="Tabletitle"/>
            </w:pPr>
            <w:r>
              <w:t>Ascend Phase</w:t>
            </w:r>
          </w:p>
        </w:tc>
        <w:tc>
          <w:tcPr>
            <w:tcW w:w="812" w:type="dxa"/>
            <w:shd w:val="clear" w:color="auto" w:fill="4EA72E" w:themeFill="accent6"/>
            <w:vAlign w:val="center"/>
          </w:tcPr>
          <w:p w14:paraId="22C18942" w14:textId="77777777" w:rsidR="003A4513" w:rsidRDefault="003A4513" w:rsidP="00C45FCA">
            <w:pPr>
              <w:pStyle w:val="Tabletitle"/>
            </w:pPr>
            <w:r>
              <w:t>#</w:t>
            </w:r>
          </w:p>
        </w:tc>
        <w:tc>
          <w:tcPr>
            <w:tcW w:w="4420" w:type="dxa"/>
            <w:shd w:val="clear" w:color="auto" w:fill="4EA72E" w:themeFill="accent6"/>
            <w:vAlign w:val="center"/>
          </w:tcPr>
          <w:p w14:paraId="75BB5B53" w14:textId="77777777" w:rsidR="003A4513" w:rsidRDefault="003A4513" w:rsidP="00C45FCA">
            <w:pPr>
              <w:pStyle w:val="Tabletitle"/>
            </w:pPr>
            <w:r>
              <w:t>Milestone</w:t>
            </w:r>
          </w:p>
        </w:tc>
        <w:tc>
          <w:tcPr>
            <w:tcW w:w="2124" w:type="dxa"/>
            <w:shd w:val="clear" w:color="auto" w:fill="4EA72E" w:themeFill="accent6"/>
            <w:vAlign w:val="center"/>
          </w:tcPr>
          <w:p w14:paraId="2FAB81C1" w14:textId="77777777" w:rsidR="003A4513" w:rsidRDefault="003A4513" w:rsidP="00C45FCA">
            <w:pPr>
              <w:pStyle w:val="Tabletitle"/>
            </w:pPr>
            <w:r>
              <w:t>Stage Gate Alignment</w:t>
            </w:r>
          </w:p>
        </w:tc>
      </w:tr>
      <w:tr w:rsidR="003A4513" w14:paraId="53E79CA0" w14:textId="77777777" w:rsidTr="00E765EB">
        <w:tc>
          <w:tcPr>
            <w:tcW w:w="1224" w:type="dxa"/>
            <w:vAlign w:val="center"/>
          </w:tcPr>
          <w:p w14:paraId="63FB7408" w14:textId="5604F43B" w:rsidR="24B846DD" w:rsidRPr="00D85E6D" w:rsidRDefault="24B846DD" w:rsidP="00D85E6D">
            <w:pPr>
              <w:pStyle w:val="Tabletextbold"/>
            </w:pPr>
          </w:p>
        </w:tc>
        <w:tc>
          <w:tcPr>
            <w:tcW w:w="812" w:type="dxa"/>
            <w:vAlign w:val="center"/>
          </w:tcPr>
          <w:p w14:paraId="454AE2A1" w14:textId="77777777" w:rsidR="003A4513" w:rsidRDefault="003A4513" w:rsidP="00D85E6D">
            <w:pPr>
              <w:pStyle w:val="Tabletextbold"/>
            </w:pPr>
            <w:r>
              <w:t>M0</w:t>
            </w:r>
          </w:p>
        </w:tc>
        <w:tc>
          <w:tcPr>
            <w:tcW w:w="4420" w:type="dxa"/>
            <w:vAlign w:val="center"/>
          </w:tcPr>
          <w:p w14:paraId="64E503C4" w14:textId="77777777" w:rsidR="003A4513" w:rsidRDefault="003A4513" w:rsidP="00E20EBF">
            <w:pPr>
              <w:pStyle w:val="Tabletext"/>
            </w:pPr>
            <w:r>
              <w:t>Award and Project Start</w:t>
            </w:r>
          </w:p>
          <w:p w14:paraId="40CE68C5" w14:textId="77777777" w:rsidR="003A4513" w:rsidRDefault="003A4513" w:rsidP="00E20EBF">
            <w:pPr>
              <w:pStyle w:val="Tabletext"/>
            </w:pPr>
            <w:r>
              <w:t>(Contract Effective Date)</w:t>
            </w:r>
          </w:p>
        </w:tc>
        <w:tc>
          <w:tcPr>
            <w:tcW w:w="2124" w:type="dxa"/>
            <w:vAlign w:val="center"/>
          </w:tcPr>
          <w:p w14:paraId="49961CFD" w14:textId="77777777" w:rsidR="003A4513" w:rsidRDefault="003A4513" w:rsidP="00D85E6D">
            <w:pPr>
              <w:pStyle w:val="Tabletext"/>
            </w:pPr>
            <w:r>
              <w:t>Pre-SG0</w:t>
            </w:r>
          </w:p>
        </w:tc>
      </w:tr>
      <w:tr w:rsidR="003A4513" w14:paraId="469B37EC" w14:textId="77777777" w:rsidTr="00E765EB">
        <w:tc>
          <w:tcPr>
            <w:tcW w:w="1224" w:type="dxa"/>
            <w:vAlign w:val="center"/>
          </w:tcPr>
          <w:p w14:paraId="1A694280" w14:textId="65F74F16" w:rsidR="24B846DD" w:rsidRPr="00D85E6D" w:rsidRDefault="09EFBCF2" w:rsidP="00D85E6D">
            <w:pPr>
              <w:pStyle w:val="Tabletextbold"/>
            </w:pPr>
            <w:r>
              <w:t>Prepare</w:t>
            </w:r>
          </w:p>
        </w:tc>
        <w:tc>
          <w:tcPr>
            <w:tcW w:w="812" w:type="dxa"/>
            <w:vAlign w:val="center"/>
          </w:tcPr>
          <w:p w14:paraId="777086EE" w14:textId="77777777" w:rsidR="003A4513" w:rsidRDefault="003A4513" w:rsidP="00D85E6D">
            <w:pPr>
              <w:pStyle w:val="Tabletextbold"/>
            </w:pPr>
            <w:r>
              <w:t>M1</w:t>
            </w:r>
          </w:p>
        </w:tc>
        <w:tc>
          <w:tcPr>
            <w:tcW w:w="4420" w:type="dxa"/>
            <w:vAlign w:val="center"/>
          </w:tcPr>
          <w:p w14:paraId="32F54C60" w14:textId="77777777" w:rsidR="003A4513" w:rsidRDefault="003A4513" w:rsidP="00E20EBF">
            <w:pPr>
              <w:pStyle w:val="Tabletext"/>
            </w:pPr>
            <w:r>
              <w:t>Project Preparation, Mobilization, Kickoff, and Plan Approved</w:t>
            </w:r>
          </w:p>
        </w:tc>
        <w:tc>
          <w:tcPr>
            <w:tcW w:w="2124" w:type="dxa"/>
            <w:vAlign w:val="center"/>
          </w:tcPr>
          <w:p w14:paraId="077FD8B8" w14:textId="77777777" w:rsidR="003A4513" w:rsidRDefault="003A4513" w:rsidP="00D85E6D">
            <w:pPr>
              <w:pStyle w:val="Tabletext"/>
            </w:pPr>
            <w:r>
              <w:t>SG0 → SG1</w:t>
            </w:r>
          </w:p>
        </w:tc>
      </w:tr>
      <w:tr w:rsidR="003A4513" w14:paraId="32EE012C" w14:textId="77777777" w:rsidTr="00E765EB">
        <w:tc>
          <w:tcPr>
            <w:tcW w:w="1224" w:type="dxa"/>
            <w:vAlign w:val="center"/>
          </w:tcPr>
          <w:p w14:paraId="26CF04A9" w14:textId="12E90BD6" w:rsidR="24B846DD" w:rsidRPr="00D85E6D" w:rsidRDefault="02BCD296" w:rsidP="00D85E6D">
            <w:pPr>
              <w:pStyle w:val="Tabletextbold"/>
            </w:pPr>
            <w:r>
              <w:t>Imagine</w:t>
            </w:r>
          </w:p>
        </w:tc>
        <w:tc>
          <w:tcPr>
            <w:tcW w:w="812" w:type="dxa"/>
            <w:vAlign w:val="center"/>
          </w:tcPr>
          <w:p w14:paraId="4BBD3319" w14:textId="77777777" w:rsidR="003A4513" w:rsidRDefault="003A4513" w:rsidP="00D85E6D">
            <w:pPr>
              <w:pStyle w:val="Tabletextbold"/>
            </w:pPr>
            <w:r>
              <w:t>M2</w:t>
            </w:r>
          </w:p>
        </w:tc>
        <w:tc>
          <w:tcPr>
            <w:tcW w:w="4420" w:type="dxa"/>
            <w:vAlign w:val="center"/>
          </w:tcPr>
          <w:p w14:paraId="345E222C" w14:textId="77777777" w:rsidR="003A4513" w:rsidRDefault="003A4513" w:rsidP="00E20EBF">
            <w:pPr>
              <w:pStyle w:val="Tabletext"/>
            </w:pPr>
            <w:r>
              <w:t>Solution Design / Fit-Gap Complete + Controls Design Walkthrough + RTM Refresh</w:t>
            </w:r>
          </w:p>
        </w:tc>
        <w:tc>
          <w:tcPr>
            <w:tcW w:w="2124" w:type="dxa"/>
            <w:vAlign w:val="center"/>
          </w:tcPr>
          <w:p w14:paraId="1A51AE87" w14:textId="77777777" w:rsidR="003A4513" w:rsidRDefault="003A4513" w:rsidP="00D85E6D">
            <w:pPr>
              <w:pStyle w:val="Tabletext"/>
            </w:pPr>
            <w:r>
              <w:t>SG2 (Design Baseline Approved)</w:t>
            </w:r>
          </w:p>
        </w:tc>
      </w:tr>
      <w:tr w:rsidR="003A4513" w14:paraId="4F419D12" w14:textId="77777777" w:rsidTr="00E765EB">
        <w:tc>
          <w:tcPr>
            <w:tcW w:w="1224" w:type="dxa"/>
            <w:vAlign w:val="center"/>
          </w:tcPr>
          <w:p w14:paraId="36A40DA4" w14:textId="79C4099C" w:rsidR="24B846DD" w:rsidRPr="00D85E6D" w:rsidRDefault="63794679" w:rsidP="00D85E6D">
            <w:pPr>
              <w:pStyle w:val="Tabletextbold"/>
            </w:pPr>
            <w:r>
              <w:t>Deliver</w:t>
            </w:r>
          </w:p>
        </w:tc>
        <w:tc>
          <w:tcPr>
            <w:tcW w:w="812" w:type="dxa"/>
            <w:vAlign w:val="center"/>
          </w:tcPr>
          <w:p w14:paraId="6FAFD4D1" w14:textId="77777777" w:rsidR="003A4513" w:rsidRDefault="003A4513" w:rsidP="00D85E6D">
            <w:pPr>
              <w:pStyle w:val="Tabletextbold"/>
            </w:pPr>
            <w:r>
              <w:t>M3</w:t>
            </w:r>
          </w:p>
        </w:tc>
        <w:tc>
          <w:tcPr>
            <w:tcW w:w="4420" w:type="dxa"/>
            <w:vAlign w:val="center"/>
          </w:tcPr>
          <w:p w14:paraId="47843BFA" w14:textId="77777777" w:rsidR="003A4513" w:rsidRDefault="003A4513" w:rsidP="00E20EBF">
            <w:pPr>
              <w:pStyle w:val="Tabletext"/>
            </w:pPr>
            <w:r>
              <w:t>Functional and Technical Specifications 50% Approved + Build Started + 1st End-State Demo + Mock Conversion Load #1 Reconciled</w:t>
            </w:r>
          </w:p>
        </w:tc>
        <w:tc>
          <w:tcPr>
            <w:tcW w:w="2124" w:type="dxa"/>
            <w:vAlign w:val="center"/>
          </w:tcPr>
          <w:p w14:paraId="36FDCEF2" w14:textId="77777777" w:rsidR="003A4513" w:rsidRDefault="003A4513" w:rsidP="00D85E6D">
            <w:pPr>
              <w:pStyle w:val="Tabletext"/>
            </w:pPr>
            <w:r>
              <w:t>Mid-SG3</w:t>
            </w:r>
          </w:p>
        </w:tc>
      </w:tr>
      <w:tr w:rsidR="003A4513" w14:paraId="3BA9381F" w14:textId="77777777" w:rsidTr="00E765EB">
        <w:tc>
          <w:tcPr>
            <w:tcW w:w="1224" w:type="dxa"/>
            <w:vAlign w:val="center"/>
          </w:tcPr>
          <w:p w14:paraId="1D2AD537" w14:textId="78233CBA" w:rsidR="24B846DD" w:rsidRPr="00D85E6D" w:rsidRDefault="1E97680D" w:rsidP="00D85E6D">
            <w:pPr>
              <w:pStyle w:val="Tabletextbold"/>
            </w:pPr>
            <w:r>
              <w:t>Deliver</w:t>
            </w:r>
          </w:p>
        </w:tc>
        <w:tc>
          <w:tcPr>
            <w:tcW w:w="812" w:type="dxa"/>
            <w:vAlign w:val="center"/>
          </w:tcPr>
          <w:p w14:paraId="23338F9C" w14:textId="77777777" w:rsidR="003A4513" w:rsidRDefault="003A4513" w:rsidP="00D85E6D">
            <w:pPr>
              <w:pStyle w:val="Tabletextbold"/>
            </w:pPr>
            <w:r>
              <w:t>M4</w:t>
            </w:r>
          </w:p>
        </w:tc>
        <w:tc>
          <w:tcPr>
            <w:tcW w:w="4420" w:type="dxa"/>
            <w:vAlign w:val="center"/>
          </w:tcPr>
          <w:p w14:paraId="0C1925DF" w14:textId="77777777" w:rsidR="003A4513" w:rsidRDefault="003A4513" w:rsidP="00E20EBF">
            <w:pPr>
              <w:pStyle w:val="Tabletext"/>
            </w:pPr>
            <w:r>
              <w:t>Functional and Technical Specifications 100% Approved + 2nd End-State Demo + Mock Conversion Load #2 Reconciled</w:t>
            </w:r>
          </w:p>
        </w:tc>
        <w:tc>
          <w:tcPr>
            <w:tcW w:w="2124" w:type="dxa"/>
            <w:vAlign w:val="center"/>
          </w:tcPr>
          <w:p w14:paraId="3BCE9974" w14:textId="77777777" w:rsidR="003A4513" w:rsidRDefault="003A4513" w:rsidP="00D85E6D">
            <w:pPr>
              <w:pStyle w:val="Tabletext"/>
            </w:pPr>
            <w:r>
              <w:t>Late-SG3</w:t>
            </w:r>
          </w:p>
        </w:tc>
      </w:tr>
      <w:tr w:rsidR="003A4513" w14:paraId="031A2A6F" w14:textId="77777777" w:rsidTr="00E765EB">
        <w:tc>
          <w:tcPr>
            <w:tcW w:w="1224" w:type="dxa"/>
            <w:vAlign w:val="center"/>
          </w:tcPr>
          <w:p w14:paraId="3D3A0C32" w14:textId="38848CCB" w:rsidR="24B846DD" w:rsidRPr="00D85E6D" w:rsidRDefault="6A9A9016" w:rsidP="00D85E6D">
            <w:pPr>
              <w:pStyle w:val="Tabletextbold"/>
            </w:pPr>
            <w:r>
              <w:t>Deliver</w:t>
            </w:r>
          </w:p>
        </w:tc>
        <w:tc>
          <w:tcPr>
            <w:tcW w:w="812" w:type="dxa"/>
            <w:vAlign w:val="center"/>
          </w:tcPr>
          <w:p w14:paraId="65DACDA8" w14:textId="77777777" w:rsidR="003A4513" w:rsidRDefault="003A4513" w:rsidP="00D85E6D">
            <w:pPr>
              <w:pStyle w:val="Tabletextbold"/>
            </w:pPr>
            <w:r>
              <w:t>M5</w:t>
            </w:r>
          </w:p>
        </w:tc>
        <w:tc>
          <w:tcPr>
            <w:tcW w:w="4420" w:type="dxa"/>
            <w:vAlign w:val="center"/>
          </w:tcPr>
          <w:p w14:paraId="1610A26A" w14:textId="77777777" w:rsidR="003A4513" w:rsidRDefault="003A4513" w:rsidP="00E20EBF">
            <w:pPr>
              <w:pStyle w:val="Tabletext"/>
            </w:pPr>
            <w:r>
              <w:t>Build, Unit Test, and Configuration Baseline Complete + 3rd End-State Demo</w:t>
            </w:r>
          </w:p>
        </w:tc>
        <w:tc>
          <w:tcPr>
            <w:tcW w:w="2124" w:type="dxa"/>
            <w:vAlign w:val="center"/>
          </w:tcPr>
          <w:p w14:paraId="17338411" w14:textId="77777777" w:rsidR="003A4513" w:rsidRDefault="003A4513" w:rsidP="00D85E6D">
            <w:pPr>
              <w:pStyle w:val="Tabletext"/>
            </w:pPr>
            <w:r>
              <w:t>SG3 (Build / Test Ready)</w:t>
            </w:r>
          </w:p>
        </w:tc>
      </w:tr>
      <w:tr w:rsidR="003A4513" w14:paraId="45BAD2B8" w14:textId="77777777" w:rsidTr="00E765EB">
        <w:tc>
          <w:tcPr>
            <w:tcW w:w="1224" w:type="dxa"/>
            <w:vAlign w:val="center"/>
          </w:tcPr>
          <w:p w14:paraId="116EF59B" w14:textId="5272187F" w:rsidR="24B846DD" w:rsidRPr="00D85E6D" w:rsidRDefault="46C16F7A" w:rsidP="00D85E6D">
            <w:pPr>
              <w:pStyle w:val="Tabletextbold"/>
            </w:pPr>
            <w:r>
              <w:t>Deliver</w:t>
            </w:r>
          </w:p>
        </w:tc>
        <w:tc>
          <w:tcPr>
            <w:tcW w:w="812" w:type="dxa"/>
            <w:vAlign w:val="center"/>
          </w:tcPr>
          <w:p w14:paraId="1DDA9747" w14:textId="77777777" w:rsidR="003A4513" w:rsidRDefault="003A4513" w:rsidP="00D85E6D">
            <w:pPr>
              <w:pStyle w:val="Tabletextbold"/>
            </w:pPr>
            <w:r>
              <w:t>M6</w:t>
            </w:r>
          </w:p>
        </w:tc>
        <w:tc>
          <w:tcPr>
            <w:tcW w:w="4420" w:type="dxa"/>
            <w:vAlign w:val="center"/>
          </w:tcPr>
          <w:p w14:paraId="65EA460D" w14:textId="77777777" w:rsidR="003A4513" w:rsidRDefault="003A4513" w:rsidP="00E20EBF">
            <w:pPr>
              <w:pStyle w:val="Tabletext"/>
            </w:pPr>
            <w:r>
              <w:t>SIT Three Cycles Complete + Joint Integration Testing Complete + Controls Test of Operating Effectiveness in SIT</w:t>
            </w:r>
          </w:p>
        </w:tc>
        <w:tc>
          <w:tcPr>
            <w:tcW w:w="2124" w:type="dxa"/>
            <w:vAlign w:val="center"/>
          </w:tcPr>
          <w:p w14:paraId="678E4799" w14:textId="77777777" w:rsidR="003A4513" w:rsidRDefault="003A4513" w:rsidP="00D85E6D">
            <w:pPr>
              <w:pStyle w:val="Tabletext"/>
            </w:pPr>
            <w:r>
              <w:t>Post-SG3</w:t>
            </w:r>
          </w:p>
        </w:tc>
      </w:tr>
      <w:tr w:rsidR="003A4513" w14:paraId="7BD2743C" w14:textId="77777777" w:rsidTr="00E765EB">
        <w:tc>
          <w:tcPr>
            <w:tcW w:w="1224" w:type="dxa"/>
            <w:vAlign w:val="center"/>
          </w:tcPr>
          <w:p w14:paraId="5C9E8047" w14:textId="21FB0306" w:rsidR="24B846DD" w:rsidRPr="00D85E6D" w:rsidRDefault="65823189" w:rsidP="00D85E6D">
            <w:pPr>
              <w:pStyle w:val="Tabletextbold"/>
            </w:pPr>
            <w:r>
              <w:t>Run</w:t>
            </w:r>
          </w:p>
        </w:tc>
        <w:tc>
          <w:tcPr>
            <w:tcW w:w="812" w:type="dxa"/>
            <w:vAlign w:val="center"/>
          </w:tcPr>
          <w:p w14:paraId="2B32A5E7" w14:textId="77777777" w:rsidR="003A4513" w:rsidRDefault="003A4513" w:rsidP="00D85E6D">
            <w:pPr>
              <w:pStyle w:val="Tabletextbold"/>
            </w:pPr>
            <w:r>
              <w:t>M7</w:t>
            </w:r>
          </w:p>
        </w:tc>
        <w:tc>
          <w:tcPr>
            <w:tcW w:w="4420" w:type="dxa"/>
            <w:vAlign w:val="center"/>
          </w:tcPr>
          <w:p w14:paraId="51134637" w14:textId="77777777" w:rsidR="003A4513" w:rsidRDefault="003A4513" w:rsidP="00E20EBF">
            <w:pPr>
              <w:pStyle w:val="Tabletext"/>
            </w:pPr>
            <w:r>
              <w:t>UAT Sign-off + Mock Conversion Load #3 + Cutover Rehearsal #3 Pass + Controls Readiness Statement + Go-Live Readiness Approved</w:t>
            </w:r>
          </w:p>
        </w:tc>
        <w:tc>
          <w:tcPr>
            <w:tcW w:w="2124" w:type="dxa"/>
            <w:vAlign w:val="center"/>
          </w:tcPr>
          <w:p w14:paraId="6B7987C4" w14:textId="77777777" w:rsidR="003A4513" w:rsidRDefault="003A4513" w:rsidP="00D85E6D">
            <w:pPr>
              <w:pStyle w:val="Tabletext"/>
            </w:pPr>
            <w:r>
              <w:t>SG4 (Go-Live Readiness)</w:t>
            </w:r>
          </w:p>
        </w:tc>
      </w:tr>
      <w:tr w:rsidR="003A4513" w14:paraId="2080D432" w14:textId="77777777" w:rsidTr="00E765EB">
        <w:tc>
          <w:tcPr>
            <w:tcW w:w="1224" w:type="dxa"/>
            <w:vAlign w:val="center"/>
          </w:tcPr>
          <w:p w14:paraId="3DAC1FB2" w14:textId="6272E746" w:rsidR="24B846DD" w:rsidRPr="00D85E6D" w:rsidRDefault="2ACAF3FE" w:rsidP="00D85E6D">
            <w:pPr>
              <w:pStyle w:val="Tabletextbold"/>
            </w:pPr>
            <w:r>
              <w:t>Run</w:t>
            </w:r>
          </w:p>
        </w:tc>
        <w:tc>
          <w:tcPr>
            <w:tcW w:w="812" w:type="dxa"/>
            <w:vAlign w:val="center"/>
          </w:tcPr>
          <w:p w14:paraId="53C22093" w14:textId="4A4DFDD3" w:rsidR="003A4513" w:rsidRPr="00D85E6D" w:rsidRDefault="003A4513" w:rsidP="00D85E6D">
            <w:pPr>
              <w:pStyle w:val="Tabletextbold"/>
            </w:pPr>
            <w:r>
              <w:t xml:space="preserve">M8, M10</w:t>
            </w:r>
          </w:p>
        </w:tc>
        <w:tc>
          <w:tcPr>
            <w:tcW w:w="4420" w:type="dxa"/>
            <w:vAlign w:val="center"/>
          </w:tcPr>
          <w:p w14:paraId="59688E21" w14:textId="55251D88" w:rsidR="003A4513" w:rsidRDefault="003A4513" w:rsidP="00E20EBF">
            <w:pPr>
              <w:pStyle w:val="Tabletext"/>
            </w:pPr>
            <w:commentRangeStart w:id="6"/>
            <w:commentRangeStart w:id="7"/>
            <w:r>
              <w:t xml:space="preserve">Go-Live (Project 3 Indiana + Project 3 Ohio + MVLt) — Successful Cutover and Day-14 Production Stability</w:t>
            </w:r>
            <w:commentRangeEnd w:id="6"/>
            <w:r>
              <w:rPr>
                <w:rStyle w:val="CommentReference"/>
                <w:sz w:val="18"/>
                <w:szCs w:val="24"/>
              </w:rPr>
              <w:commentReference w:id="6"/>
            </w:r>
            <w:commentRangeEnd w:id="7"/>
            <w:r>
              <w:rPr>
                <w:rStyle w:val="CommentReference"/>
                <w:sz w:val="18"/>
                <w:szCs w:val="24"/>
              </w:rPr>
              <w:commentReference w:id="7"/>
            </w:r>
          </w:p>
        </w:tc>
        <w:tc>
          <w:tcPr>
            <w:tcW w:w="2124" w:type="dxa"/>
            <w:vAlign w:val="center"/>
          </w:tcPr>
          <w:p w14:paraId="1B2162F4" w14:textId="77777777" w:rsidR="003A4513" w:rsidRDefault="003A4513" w:rsidP="00D85E6D">
            <w:pPr>
              <w:pStyle w:val="Tabletext"/>
            </w:pPr>
            <w:r>
              <w:t>SG4 Execution</w:t>
            </w:r>
          </w:p>
        </w:tc>
      </w:tr>
      <w:tr w:rsidR="003A4513" w14:paraId="581FA2DD" w14:textId="77777777" w:rsidTr="00E765EB">
        <w:tc>
          <w:tcPr>
            <w:tcW w:w="1224" w:type="dxa"/>
            <w:vAlign w:val="center"/>
          </w:tcPr>
          <w:p w14:paraId="6797C983" w14:textId="389DF5B1" w:rsidR="24B846DD" w:rsidRPr="05E2851F" w:rsidRDefault="0E14AF36" w:rsidP="00D85E6D">
            <w:pPr>
              <w:pStyle w:val="Tabletextbold"/>
            </w:pPr>
            <w:r>
              <w:t>Run</w:t>
            </w:r>
          </w:p>
        </w:tc>
        <w:tc>
          <w:tcPr>
            <w:tcW w:w="812" w:type="dxa"/>
            <w:vAlign w:val="center"/>
          </w:tcPr>
          <w:p w14:paraId="095947C7" w14:textId="28BEDFB4" w:rsidR="003A4513" w:rsidRDefault="277A4D58" w:rsidP="00D85E6D">
            <w:pPr>
              <w:pStyle w:val="Tabletextbold"/>
            </w:pPr>
            <w:r>
              <w:t>M9, M11</w:t>
            </w:r>
          </w:p>
        </w:tc>
        <w:tc>
          <w:tcPr>
            <w:tcW w:w="4420" w:type="dxa"/>
            <w:vAlign w:val="center"/>
          </w:tcPr>
          <w:p w14:paraId="412346F4" w14:textId="2B8766D3" w:rsidR="003A4513" w:rsidRDefault="003A4513" w:rsidP="00E20EBF">
            <w:pPr>
              <w:pStyle w:val="Tabletext"/>
            </w:pPr>
            <w:r>
              <w:t xml:space="preserve">Hypercare Exit (75 Days) + Transition-to-AMS + Hypercare Controls Readiness Statement + Project Closeout + Retainage Release</w:t>
            </w:r>
          </w:p>
        </w:tc>
        <w:tc>
          <w:tcPr>
            <w:tcW w:w="2124" w:type="dxa"/>
            <w:vAlign w:val="center"/>
          </w:tcPr>
          <w:p w14:paraId="070D0B45" w14:textId="7ADF1C4E" w:rsidR="003A4513" w:rsidRPr="00D85E6D" w:rsidRDefault="003A4513" w:rsidP="00D85E6D">
            <w:pPr>
              <w:pStyle w:val="Tabletext"/>
            </w:pPr>
            <w:r>
              <w:t xml:space="preserve">SG4 Stabilization </w:t>
            </w:r>
          </w:p>
          <w:p w14:paraId="0165D82F" w14:textId="246C95B4" w:rsidR="003A4513" w:rsidRDefault="31A9C22F" w:rsidP="00D85E6D">
            <w:pPr>
              <w:pStyle w:val="Tabletext"/>
            </w:pPr>
            <w:r>
              <w:t>SG5 Closeout</w:t>
            </w:r>
          </w:p>
        </w:tc>
      </w:tr>
    </w:tbl>
    <w:p w14:paraId="7515A2E4" w14:textId="06AE7E9A" w:rsidR="7E9FB3FB" w:rsidRDefault="7E9FB3FB"/>
    <w:p w14:paraId="7D074E10" w14:textId="57D0F5B2" w:rsidR="257ACA47" w:rsidRDefault="257ACA47" w:rsidP="00D85E6D">
      <w:pPr>
        <w:rPr>
          <w:rFonts w:ascii="Open Sans" w:eastAsia="Open Sans" w:hAnsi="Open Sans" w:cs="Open Sans"/>
        </w:rPr>
      </w:pPr>
    </w:p>
    <w:p w14:paraId="547F7AD4" w14:textId="77777777" w:rsidR="0085165A" w:rsidRPr="006322B2" w:rsidRDefault="251F40FC" w:rsidP="00E765EB">
      <w:pPr>
        <w:rPr>
          <w:rFonts w:eastAsia="Open Sans"/>
        </w:rPr>
      </w:pPr>
      <w:r>
        <w:rPr>
          <w:rFonts w:eastAsia="Open Sans"/>
        </w:rPr>
        <w:t xml:space="preserve">Deloitte’s </w:t>
      </w:r>
      <w:commentRangeStart w:id="9"/>
      <w:commentRangeStart w:id="10"/>
      <w:r>
        <w:rPr>
          <w:rFonts w:eastAsia="Open Sans"/>
        </w:rPr>
        <w:t>tailored delivery approach for Project 3 will emphasize</w:t>
      </w:r>
      <w:commentRangeEnd w:id="9"/>
      <w:r>
        <w:rPr>
          <w:rStyle w:val="CommentReference"/>
          <w:rFonts w:eastAsia="Open Sans"/>
          <w:sz w:val="24"/>
          <w:szCs w:val="24"/>
        </w:rPr>
        <w:commentReference w:id="9"/>
      </w:r>
      <w:commentRangeEnd w:id="10"/>
      <w:r>
        <w:rPr>
          <w:rStyle w:val="CommentReference"/>
          <w:rFonts w:eastAsia="Open Sans"/>
          <w:sz w:val="24"/>
          <w:szCs w:val="24"/>
        </w:rPr>
        <w:commentReference w:id="10"/>
      </w:r>
      <w:r>
        <w:rPr>
          <w:rFonts w:eastAsia="Open Sans"/>
        </w:rPr>
        <w:t>:</w:t>
      </w:r>
    </w:p>
    <w:p w14:paraId="2D5A0A92" w14:textId="77777777" w:rsidR="0085165A" w:rsidRPr="006322B2" w:rsidRDefault="251F40FC" w:rsidP="00D85E6D">
      <w:pPr>
        <w:pStyle w:val="ListBullet"/>
      </w:pPr>
      <w:r>
        <w:rPr>
          <w:b/>
        </w:rPr>
        <w:t>Stage-gate conformance</w:t>
      </w:r>
      <w:r>
        <w:t xml:space="preserve"> to Project 3 Digital PMO governance and milestone acceptance requirements</w:t>
      </w:r>
    </w:p>
    <w:p w14:paraId="334C497C" w14:textId="77777777" w:rsidR="0085165A" w:rsidRPr="006322B2" w:rsidRDefault="251F40FC" w:rsidP="00D85E6D">
      <w:pPr>
        <w:pStyle w:val="ListBullet"/>
      </w:pPr>
      <w:r>
        <w:rPr>
          <w:b/>
        </w:rPr>
        <w:t>Integrated delivery</w:t>
      </w:r>
      <w:r>
        <w:t xml:space="preserve"> across SAP PM, integrations, data conversion, controls, testing, and OCM</w:t>
      </w:r>
    </w:p>
    <w:p w14:paraId="1BFDBD1B" w14:textId="77777777" w:rsidR="0085165A" w:rsidRPr="006322B2" w:rsidRDefault="251F40FC" w:rsidP="00D85E6D">
      <w:pPr>
        <w:pStyle w:val="ListBullet"/>
      </w:pPr>
      <w:r>
        <w:rPr>
          <w:b/>
        </w:rPr>
        <w:t>Controls by design</w:t>
      </w:r>
      <w:r>
        <w:t>, with SOX, FERC, IURC, and PUCO requirements embedded throughout the lifecycle</w:t>
      </w:r>
    </w:p>
    <w:p w14:paraId="7B69F563" w14:textId="77777777" w:rsidR="0085165A" w:rsidRPr="006322B2" w:rsidRDefault="251F40FC" w:rsidP="00D85E6D">
      <w:pPr>
        <w:pStyle w:val="ListBullet"/>
      </w:pPr>
      <w:r>
        <w:rPr>
          <w:b/>
        </w:rPr>
        <w:t>Hybrid agile execution</w:t>
      </w:r>
      <w:r>
        <w:t>, using sprint-based build and validation while preserving required governance discipline</w:t>
      </w:r>
    </w:p>
    <w:p w14:paraId="2E071359" w14:textId="77777777" w:rsidR="0085165A" w:rsidRPr="006322B2" w:rsidRDefault="251F40FC" w:rsidP="00D85E6D">
      <w:pPr>
        <w:pStyle w:val="ListBullet"/>
      </w:pPr>
      <w:r>
        <w:rPr>
          <w:b/>
        </w:rPr>
        <w:t>AI-enabled digital delivery</w:t>
      </w:r>
      <w:r>
        <w:t>, leveraging Ascend GenAI capabilities to increase efficiency, artifact reuse, and delivery quality</w:t>
      </w:r>
    </w:p>
    <w:p w14:paraId="7B7F10C7" w14:textId="7BC2C29C" w:rsidR="0085165A" w:rsidRPr="006322B2" w:rsidRDefault="4590BBEF" w:rsidP="00D85E6D">
      <w:pPr>
        <w:pStyle w:val="ListBullet"/>
      </w:pPr>
      <w:r>
        <w:rPr>
          <w:b/>
        </w:rPr>
        <w:t xml:space="preserve">Deployment and stabilization</w:t>
      </w:r>
      <w:r>
        <w:t>, with cutover, hypercare, and transition-to-support planned as formal controlled activities</w:t>
      </w:r>
    </w:p>
    <w:p w14:paraId="4078F081" w14:textId="77777777" w:rsidR="0085165A" w:rsidRPr="006322B2" w:rsidRDefault="251F40FC" w:rsidP="00D85E6D">
      <w:pPr>
        <w:rPr>
          <w:rFonts w:eastAsia="Open Sans"/>
        </w:rPr>
      </w:pPr>
      <w:r>
        <w:rPr>
          <w:rFonts w:eastAsia="Open Sans"/>
        </w:rPr>
        <w:t xml:space="preserve">In summary, Deloitte will use </w:t>
      </w:r>
      <w:r>
        <w:rPr>
          <w:rFonts w:eastAsia="Open Sans"/>
          <w:b/>
        </w:rPr>
        <w:t>Ascend as the underlying delivery methodology and digital execution platform</w:t>
      </w:r>
      <w:r>
        <w:rPr>
          <w:rFonts w:eastAsia="Open Sans"/>
        </w:rPr>
        <w:t xml:space="preserve">, while fully conforming to the </w:t>
      </w:r>
      <w:r>
        <w:rPr>
          <w:rFonts w:eastAsia="Open Sans"/>
          <w:b/>
        </w:rPr>
        <w:t>Project 3 the program 6-Phase-Gate framework</w:t>
      </w:r>
      <w:r>
        <w:rPr>
          <w:rFonts w:eastAsia="Open Sans"/>
        </w:rPr>
        <w:t xml:space="preserve"> as the official program governance and acceptance model. This provides Project 3 with a disciplined, transparent, and controls-driven implementation approach that is both proven and tailored to the program’s stage-gate requirements.</w:t>
      </w:r>
    </w:p>
    <w:p w14:paraId="0A046001" w14:textId="2769E06A" w:rsidR="0085165A" w:rsidRPr="006322B2" w:rsidRDefault="0085165A">
      <w:pPr>
        <w:spacing w:after="160" w:line="278" w:lineRule="auto"/>
        <w:rPr>
          <w:b/>
          <w:i/>
          <w:kern w:val="2"/>
          <w14:ligatures w14:val="standardContextual"/>
        </w:rPr>
      </w:pPr>
    </w:p>
    <w:p w14:paraId="73CC1B8D" w14:textId="26F2D713" w:rsidR="681D8B61" w:rsidRDefault="681D8B61">
      <w:r>
        <w:br w:type="page"/>
      </w:r>
    </w:p>
    <w:p w14:paraId="31DB9CE8" w14:textId="568E96A3" w:rsidR="00182BBA" w:rsidRDefault="00FC62B2" w:rsidP="00C21281">
      <w:pPr>
        <w:pStyle w:val="Heading1"/>
      </w:pPr>
      <w:bookmarkStart w:id="11" w:name="_Toc234865019"/>
      <w:r>
        <w:t xml:space="preserve">Risk Management, </w:t>
      </w:r>
      <w:commentRangeStart w:id="12"/>
      <w:r>
        <w:t>Governance &amp; Quality Management</w:t>
      </w:r>
      <w:bookmarkEnd w:id="11"/>
      <w:commentRangeEnd w:id="12"/>
      <w:r>
        <w:rPr>
          <w:rStyle w:val="CommentReference"/>
          <w:sz w:val="40"/>
          <w:szCs w:val="40"/>
        </w:rPr>
        <w:commentReference w:id="12"/>
      </w:r>
    </w:p>
    <w:p w14:paraId="36372032" w14:textId="77777777" w:rsidR="00AD273D" w:rsidRPr="00AD273D" w:rsidRDefault="00AD273D" w:rsidP="56BB9A6F"/>
    <w:p w14:paraId="6A7862B2" w14:textId="77777777" w:rsidR="009F14B6" w:rsidRPr="009F14B6" w:rsidRDefault="009F14B6" w:rsidP="009F14B6">
      <w:pPr>
        <w:rPr>
          <w:lang w:val="en-IN"/>
        </w:rPr>
      </w:pPr>
      <w:r>
        <w:rPr>
          <w:b/>
          <w:bCs/>
          <w:lang w:val="en-IN"/>
        </w:rPr>
        <w:t>Approach for Risk Identification, Assessment, Tracking, Mitigation, and Escalation</w:t>
      </w:r>
    </w:p>
    <w:p w14:paraId="276F4751" w14:textId="77777777" w:rsidR="009F14B6" w:rsidRPr="009F14B6" w:rsidRDefault="009F14B6" w:rsidP="009F14B6">
      <w:pPr>
        <w:rPr>
          <w:lang w:val="en-IN"/>
        </w:rPr>
      </w:pPr>
      <w:r>
        <w:rPr>
          <w:lang w:val="en-IN"/>
        </w:rPr>
        <w:t>Deloitte's risk and issue management approach is embedded in our overall Project Management discipline and executed iteratively throughout the lifecycle of Project 3's SAP PM implementation under the the program Program for Project 3 Indiana, Project 3 Ohio, and Miami Valley Lighting (MVLt). The objective is to anticipate and reduce delivery disruption, protect quality and schedule, and ensure leadership has clear visibility into what is happening now, what is likely to happen next, and what decisions and interventions are required.</w:t>
      </w:r>
    </w:p>
    <w:p w14:paraId="40E24490" w14:textId="202BA2F0" w:rsidR="001448B1" w:rsidRPr="001F3EA2" w:rsidRDefault="009F14B6" w:rsidP="009F14B6">
      <w:pPr>
        <w:rPr>
          <w:lang w:val="en-IN"/>
        </w:rPr>
      </w:pPr>
      <w:r>
        <w:rPr>
          <w:lang w:val="en-IN"/>
        </w:rPr>
        <w:t xml:space="preserve">We will use </w:t>
      </w:r>
      <w:r>
        <w:rPr>
          <w:b/>
          <w:bCs/>
          <w:lang w:val="en-IN"/>
        </w:rPr>
        <w:t>Smartsheet</w:t>
      </w:r>
      <w:r>
        <w:rPr>
          <w:lang w:val="en-IN"/>
        </w:rPr>
        <w:t xml:space="preserve"> as the system of record for RAIDD (Risks, Assumptions, Issues, Dependencies, Decisions) — consistent with the Project 3-mandated toolset — enabling consistent intake, scoring, ownership, mitigation tracking, escalation, and linkage to related deliverables (testing, data validation, cutover readiness, and status reporting). All RAIDD content will be integrated into the consolidated </w:t>
      </w:r>
      <w:r>
        <w:rPr>
          <w:b/>
          <w:bCs/>
          <w:lang w:val="en-IN"/>
        </w:rPr>
        <w:t>the program PMO</w:t>
      </w:r>
      <w:r>
        <w:rPr>
          <w:lang w:val="en-IN"/>
        </w:rPr>
        <w:t xml:space="preserve"> supported by Deloitte and governed through Project 3-provided templates and repositories (SharePoint Teams site, Smartsheet, MS Project/Smartsheet for IMS, and Power BI for KPI roll-ups) as the single source of truth.</w:t>
      </w:r>
    </w:p>
    <w:p w14:paraId="3ECD9286" w14:textId="768AAB80" w:rsidR="009F14B6" w:rsidRPr="009F14B6" w:rsidRDefault="009F14B6" w:rsidP="00281ED2">
      <w:pPr>
        <w:pStyle w:val="Heading2"/>
        <w:rPr>
          <w:lang w:val="en-IN"/>
        </w:rPr>
      </w:pPr>
      <w:r>
        <w:rPr>
          <w:lang w:val="en-IN"/>
        </w:rPr>
        <w:t>Risk Management Lifecycle</w:t>
      </w:r>
    </w:p>
    <w:p w14:paraId="6F7AEF3A" w14:textId="77777777" w:rsidR="009F14B6" w:rsidRPr="00281ED2" w:rsidRDefault="009F14B6" w:rsidP="009F14B6">
      <w:pPr>
        <w:rPr>
          <w:rStyle w:val="Strong"/>
        </w:rPr>
      </w:pPr>
      <w:r>
        <w:rPr>
          <w:rStyle w:val="Strong"/>
        </w:rPr>
        <w:t>Risk Management Planning (Rules of Engagement)</w:t>
      </w:r>
    </w:p>
    <w:p w14:paraId="5A386806" w14:textId="77777777" w:rsidR="009F14B6" w:rsidRPr="009F14B6" w:rsidRDefault="009F14B6" w:rsidP="009F14B6">
      <w:pPr>
        <w:rPr>
          <w:lang w:val="en-IN"/>
        </w:rPr>
      </w:pPr>
      <w:r>
        <w:rPr>
          <w:lang w:val="en-IN"/>
        </w:rPr>
        <w:t>During project preparation, Deloitte and Project 3 jointly define the Risk Management Plan, including:</w:t>
      </w:r>
    </w:p>
    <w:p w14:paraId="40FB9402" w14:textId="3189A2CC" w:rsidR="009F14B6" w:rsidRPr="009F14B6" w:rsidRDefault="009F14B6" w:rsidP="001F3EA2">
      <w:pPr>
        <w:pStyle w:val="ListBullet"/>
        <w:rPr>
          <w:lang w:val="en-IN"/>
        </w:rPr>
      </w:pPr>
      <w:r>
        <w:rPr>
          <w:lang w:val="en-IN"/>
        </w:rPr>
        <w:t>Risk categories tailored to the SAP PM implementation context (e.g., RICEFW custom object build and testing, integration impacts across DDS/GIS/OMS/PowerPlan/FSM, role and security conversion, SAP PM master data reconciliation, environment readiness governed by Project 3 Basis/Accenture AMS, testing capacity across three SIT cycles and UAT,</w:t>
      </w:r>
      <w:r>
        <w:rPr>
          <w:rFonts w:eastAsiaTheme="minorEastAsia"/>
          <w:lang w:val="en-IN"/>
        </w:rPr>
        <w:t xml:space="preserve"> cutover window constraints, a</w:t>
      </w:r>
      <w:r>
        <w:rPr>
          <w:lang w:val="en-IN"/>
        </w:rPr>
        <w:t>nd concurrent programme dependencies including the SAP S/4HANA 2021→2025 Upgrade, PowerPlan NXT, and DDS/GET)</w:t>
      </w:r>
    </w:p>
    <w:p w14:paraId="0E69E4CD" w14:textId="77777777" w:rsidR="009F14B6" w:rsidRPr="009F14B6" w:rsidRDefault="009F14B6" w:rsidP="001F3EA2">
      <w:pPr>
        <w:pStyle w:val="ListBullet"/>
        <w:rPr>
          <w:lang w:val="en-IN"/>
        </w:rPr>
      </w:pPr>
      <w:r>
        <w:rPr>
          <w:lang w:val="en-IN"/>
        </w:rPr>
        <w:t>Project 3's risk tolerance, escalation thresholds, and reporting expectations as defined in the Project 3 Digital PMO Playbook and the program 6-Phase-Gate framework</w:t>
      </w:r>
    </w:p>
    <w:p w14:paraId="0F7B384F" w14:textId="77777777" w:rsidR="009F14B6" w:rsidRPr="009F14B6" w:rsidRDefault="009F14B6" w:rsidP="001F3EA2">
      <w:pPr>
        <w:pStyle w:val="ListBullet"/>
        <w:rPr>
          <w:lang w:val="en-IN"/>
        </w:rPr>
      </w:pPr>
      <w:r>
        <w:rPr>
          <w:lang w:val="en-IN"/>
        </w:rPr>
        <w:t>Required fields and documentation standards in Smartsheet (cause/trigger, impacted milestone, workstream, probability/impact, mitigation, contingency, owner, due dates aligned to Stage Gates SG0–SG5)</w:t>
      </w:r>
    </w:p>
    <w:p w14:paraId="052BEC25" w14:textId="77777777" w:rsidR="009F14B6" w:rsidRPr="009F14B6" w:rsidRDefault="009F14B6" w:rsidP="001F3EA2">
      <w:pPr>
        <w:pStyle w:val="ListBullet"/>
        <w:rPr>
          <w:lang w:val="en-IN"/>
        </w:rPr>
      </w:pPr>
      <w:r>
        <w:rPr>
          <w:lang w:val="en-IN"/>
        </w:rPr>
        <w:t>Cadence for review: weekly at Tier 3 Workstream Delivery and Tier 2 Program-Level Governance; monthly at the Tier 1 Executive Steering Committee as needed</w:t>
      </w:r>
    </w:p>
    <w:p w14:paraId="010EF8D3" w14:textId="77777777" w:rsidR="009F14B6" w:rsidRDefault="009F14B6" w:rsidP="009F14B6">
      <w:pPr>
        <w:rPr>
          <w:lang w:val="en-IN"/>
        </w:rPr>
      </w:pPr>
      <w:r>
        <w:rPr>
          <w:lang w:val="en-IN"/>
        </w:rPr>
        <w:t>Outputs: Risk Management Plan, risk taxonomy aligned to the program workstreams, scoring matrix, escalation criteria, Smartsheet dashboard/reporting standards conforming to Project 3 Digital PMO Playbook.</w:t>
      </w:r>
    </w:p>
    <w:p w14:paraId="318BA987" w14:textId="77777777" w:rsidR="00BB54AE" w:rsidRPr="009F14B6" w:rsidRDefault="00BB54AE" w:rsidP="009F14B6">
      <w:pPr>
        <w:rPr>
          <w:lang w:val="en-IN"/>
        </w:rPr>
      </w:pPr>
    </w:p>
    <w:p w14:paraId="366C5EAA" w14:textId="77777777" w:rsidR="009F14B6" w:rsidRPr="009F14B6" w:rsidRDefault="009F14B6" w:rsidP="009F14B6">
      <w:pPr>
        <w:rPr>
          <w:lang w:val="en-IN"/>
        </w:rPr>
      </w:pPr>
      <w:r>
        <w:rPr>
          <w:b/>
          <w:bCs/>
          <w:lang w:val="en-IN"/>
        </w:rPr>
        <w:t>Risk Identification (Continuous, Multi-Source)</w:t>
      </w:r>
    </w:p>
    <w:p w14:paraId="76787972" w14:textId="77777777" w:rsidR="009F14B6" w:rsidRPr="009F14B6" w:rsidRDefault="009F14B6" w:rsidP="009F14B6">
      <w:pPr>
        <w:rPr>
          <w:lang w:val="en-IN"/>
        </w:rPr>
      </w:pPr>
      <w:r>
        <w:rPr>
          <w:lang w:val="en-IN"/>
        </w:rPr>
        <w:t>Risk identification is performed continuously using structured prompts and project artefacts, including:</w:t>
      </w:r>
    </w:p>
    <w:p w14:paraId="06D7FFFB" w14:textId="77777777" w:rsidR="009F14B6" w:rsidRPr="009F14B6" w:rsidRDefault="009F14B6" w:rsidP="001F3EA2">
      <w:pPr>
        <w:pStyle w:val="ListBullet"/>
        <w:rPr>
          <w:lang w:val="en-IN"/>
        </w:rPr>
      </w:pPr>
      <w:r>
        <w:rPr>
          <w:lang w:val="en-IN"/>
        </w:rPr>
        <w:t>Workstream execution and cross-workstream dependency reviews (including IMS reconciliation against DDS/GET, GIS/RAM, FSM, SAP S/4HANA Upgrade 2021→2025, and PowerPlan NXT timelines)</w:t>
      </w:r>
    </w:p>
    <w:p w14:paraId="2783F383" w14:textId="77777777" w:rsidR="009F14B6" w:rsidRPr="009F14B6" w:rsidRDefault="009F14B6" w:rsidP="001F3EA2">
      <w:pPr>
        <w:pStyle w:val="ListBullet"/>
        <w:rPr>
          <w:lang w:val="en-IN"/>
        </w:rPr>
      </w:pPr>
      <w:r>
        <w:rPr>
          <w:lang w:val="en-IN"/>
        </w:rPr>
        <w:t>Testing preparation and execution signals (readiness, defect trends, environment stability across DEV, QA, Pre-Prod, and PROD landscapes)</w:t>
      </w:r>
    </w:p>
    <w:p w14:paraId="0C21AC54" w14:textId="77777777" w:rsidR="009F14B6" w:rsidRPr="009F14B6" w:rsidRDefault="009F14B6" w:rsidP="001F3EA2">
      <w:pPr>
        <w:pStyle w:val="ListBullet"/>
        <w:rPr>
          <w:lang w:val="en-IN"/>
        </w:rPr>
      </w:pPr>
      <w:r>
        <w:rPr>
          <w:lang w:val="en-IN"/>
        </w:rPr>
        <w:t>SAP PM data migration and reconciliation planning across three mock load cycles and cutover-load operations</w:t>
      </w:r>
    </w:p>
    <w:p w14:paraId="02DCCDCA" w14:textId="4699811E" w:rsidR="009F14B6" w:rsidRPr="009F14B6" w:rsidRDefault="009F14B6" w:rsidP="001F3EA2">
      <w:pPr>
        <w:pStyle w:val="ListBullet"/>
        <w:rPr>
          <w:color w:val="FF0000"/>
          <w:lang w:val="en-IN"/>
        </w:rPr>
      </w:pPr>
      <w:r>
        <w:rPr>
          <w:lang w:val="en-IN"/>
        </w:rPr>
        <w:t>Cutover planning and readiness activities f</w:t>
      </w:r>
      <w:r>
        <w:rPr>
          <w:rFonts w:eastAsiaTheme="minorEastAsia"/>
          <w:lang w:val="en-IN"/>
        </w:rPr>
        <w:t xml:space="preserve">or Project 3 Indiana, Project 3 Ohio and MVLt.</w:t>
      </w:r>
    </w:p>
    <w:p w14:paraId="6BCF657E" w14:textId="77777777" w:rsidR="009F14B6" w:rsidRPr="009F14B6" w:rsidRDefault="009F14B6" w:rsidP="001F3EA2">
      <w:pPr>
        <w:pStyle w:val="ListBullet"/>
        <w:rPr>
          <w:lang w:val="en-IN"/>
        </w:rPr>
      </w:pPr>
      <w:r>
        <w:rPr>
          <w:lang w:val="en-IN"/>
        </w:rPr>
        <w:t>Weekly status inputs from Deloitte and Project 3 workstream leads contributing to the 8-dimension Program Health RAG model (Schedule, Scope/Change, RAIDD Health, Budget, Quality, Testing/Progress, Data &amp; Cutover Readiness, Adoption Readiness/OCM)</w:t>
      </w:r>
    </w:p>
    <w:p w14:paraId="0E758BF0" w14:textId="77777777" w:rsidR="009F14B6" w:rsidRPr="009F14B6" w:rsidRDefault="009F14B6" w:rsidP="009F14B6">
      <w:pPr>
        <w:rPr>
          <w:lang w:val="en-IN"/>
        </w:rPr>
      </w:pPr>
      <w:r>
        <w:rPr>
          <w:lang w:val="en-IN"/>
        </w:rPr>
        <w:t>All risks are logged in Smartsheet with standardised metadata (category, impacted the program milestone/Stage Gate, workstream, probability/impact, triggers, and proposed response).</w:t>
      </w:r>
    </w:p>
    <w:p w14:paraId="273E9529" w14:textId="77777777" w:rsidR="00E30D64" w:rsidRDefault="00E30D64" w:rsidP="009F14B6">
      <w:pPr>
        <w:rPr>
          <w:b/>
          <w:bCs/>
          <w:lang w:val="en-IN"/>
        </w:rPr>
      </w:pPr>
    </w:p>
    <w:p w14:paraId="4E8635A7" w14:textId="77777777" w:rsidR="009F14B6" w:rsidRPr="009F14B6" w:rsidRDefault="009F14B6" w:rsidP="009F14B6">
      <w:pPr>
        <w:rPr>
          <w:lang w:val="en-IN"/>
        </w:rPr>
      </w:pPr>
      <w:r>
        <w:rPr>
          <w:b/>
          <w:bCs/>
          <w:lang w:val="en-IN"/>
        </w:rPr>
        <w:t>Risk Assessment and Prioritization (Qualitative Scoring)</w:t>
      </w:r>
    </w:p>
    <w:p w14:paraId="0DC51BBE" w14:textId="639EF587" w:rsidR="009F14B6" w:rsidRPr="009F14B6" w:rsidRDefault="009F14B6" w:rsidP="009F14B6">
      <w:pPr>
        <w:rPr>
          <w:lang w:val="en-IN"/>
        </w:rPr>
      </w:pPr>
      <w:r>
        <w:rPr>
          <w:lang w:val="en-IN"/>
        </w:rPr>
        <w:t xml:space="preserve">We apply a qualitative scoring approach that multiplies likelihood (1–5) by impact (1–5) and plots the result on a baseline matrix to prioritise Project 3 leadership visibility and action. Risks are then tiered (Low/Medium/High) with defined response urgency, required approvers, and escalation rules.</w:t>
      </w:r>
    </w:p>
    <w:p w14:paraId="5DC5F3DB" w14:textId="2554AA10" w:rsidR="009F14B6" w:rsidRPr="009F14B6" w:rsidRDefault="009F14B6" w:rsidP="009F14B6">
      <w:r>
        <w:rPr>
          <w:i/>
          <w:iCs/>
          <w:lang w:val="en-IN"/>
        </w:rPr>
        <w:t>What this enables for Project 3: A consistent way to separate "watch items" from "must-act-now" risks and focus mitigation effort on the items that could threaten Stage Gate approvals, go-live milestone commitments, or financial reporting and regulatory compliance obligations.</w:t>
      </w:r>
    </w:p>
    <w:p w14:paraId="46FD7A29" w14:textId="744E3BEF" w:rsidR="2D664F19" w:rsidRDefault="2D664F19" w:rsidP="2D664F19">
      <w:pPr>
        <w:rPr>
          <w:i/>
          <w:iCs/>
          <w:lang w:val="en-IN"/>
        </w:rPr>
      </w:pPr>
    </w:p>
    <w:p w14:paraId="54E1EB73" w14:textId="264B2B50" w:rsidR="5F04F1A9" w:rsidRDefault="5F04F1A9" w:rsidP="2D664F19">
      <w:r>
        <w:rPr>
          <w:i/>
          <w:iCs/>
          <w:lang w:val="en-IN"/>
        </w:rPr>
        <w:t xml:space="preserve">Below table is a sample of how the overall risk score will be calculated for a risk ID across different parameters.</w:t>
      </w:r>
    </w:p>
    <w:p w14:paraId="181C9DA4" w14:textId="3A916B88" w:rsidR="1B7672BB" w:rsidRDefault="1B7672BB" w:rsidP="1B7672BB">
      <w:pPr>
        <w:rPr>
          <w:lang w:val="en-IN"/>
        </w:rPr>
      </w:pPr>
    </w:p>
    <w:tbl>
      <w:tblPr>
        <w:tblStyle w:val="DeloitteTable1"/>
        <w:tblW w:w="5000" w:type="pct"/>
        <w:tblInd w:w="5" w:type="dxa"/>
        <w:tblBorders>
          <w:top w:val="none" w:sz="0" w:space="0" w:color="auto"/>
          <w:bottom w:val="single" w:sz="4" w:space="0" w:color="D1D1D1" w:themeColor="background2" w:themeShade="E6"/>
          <w:insideH w:val="single" w:sz="4" w:space="0" w:color="D1D1D1" w:themeColor="background2" w:themeShade="E6"/>
        </w:tblBorders>
        <w:tblLook w:val="04A0" w:firstRow="1" w:lastRow="0" w:firstColumn="1" w:lastColumn="0" w:noHBand="0" w:noVBand="1"/>
      </w:tblPr>
      <w:tblGrid>
        <w:gridCol w:w="1736"/>
        <w:gridCol w:w="2898"/>
        <w:gridCol w:w="1553"/>
        <w:gridCol w:w="1553"/>
        <w:gridCol w:w="2340"/>
      </w:tblGrid>
      <w:tr w:rsidR="009F14B6" w:rsidRPr="009F14B6" w14:paraId="4FBC07FE" w14:textId="77777777" w:rsidTr="00625491">
        <w:trPr>
          <w:cnfStyle w:val="100000000000" w:firstRow="1" w:lastRow="0" w:firstColumn="0" w:lastColumn="0" w:oddVBand="0" w:evenVBand="0" w:oddHBand="0" w:evenHBand="0" w:firstRowFirstColumn="0" w:firstRowLastColumn="0" w:lastRowFirstColumn="0" w:lastRowLastColumn="0"/>
        </w:trPr>
        <w:tc>
          <w:tcPr>
            <w:tcW w:w="0" w:type="auto"/>
            <w:shd w:val="clear" w:color="auto" w:fill="4EA72E" w:themeFill="accent6"/>
            <w:hideMark/>
          </w:tcPr>
          <w:p w14:paraId="0E28FC5E" w14:textId="77777777" w:rsidR="009F14B6" w:rsidRPr="009F14B6" w:rsidRDefault="009F14B6" w:rsidP="00625491">
            <w:pPr>
              <w:pStyle w:val="Tabletitle"/>
              <w:rPr>
                <w:lang w:val="en-IN"/>
              </w:rPr>
            </w:pPr>
            <w:commentRangeStart w:id="14"/>
            <w:r>
              <w:rPr>
                <w:lang w:val="en-IN"/>
              </w:rPr>
              <w:t>Impact</w:t>
            </w:r>
          </w:p>
        </w:tc>
        <w:tc>
          <w:tcPr>
            <w:tcW w:w="0" w:type="auto"/>
            <w:shd w:val="clear" w:color="auto" w:fill="4EA72E" w:themeFill="accent6"/>
            <w:hideMark/>
          </w:tcPr>
          <w:p w14:paraId="55665386" w14:textId="51F7F17D" w:rsidR="009F14B6" w:rsidRPr="009F14B6" w:rsidRDefault="1FB7788C" w:rsidP="00625491">
            <w:pPr>
              <w:pStyle w:val="Tabletitle"/>
              <w:rPr>
                <w:lang w:val="en-IN"/>
              </w:rPr>
            </w:pPr>
            <w:r>
              <w:rPr>
                <w:lang w:val="en-IN"/>
              </w:rPr>
              <w:t xml:space="preserve">Likelihood 1 – Low</w:t>
            </w:r>
            <w:commentRangeEnd w:id="14"/>
            <w:r>
              <w:rPr>
                <w:rStyle w:val="CommentReference"/>
                <w:sz w:val="20"/>
                <w:szCs w:val="22"/>
                <w:lang w:val="en-IN"/>
              </w:rPr>
              <w:commentReference w:id="14"/>
            </w:r>
          </w:p>
        </w:tc>
        <w:tc>
          <w:tcPr>
            <w:tcW w:w="0" w:type="auto"/>
            <w:shd w:val="clear" w:color="auto" w:fill="4EA72E" w:themeFill="accent6"/>
            <w:hideMark/>
          </w:tcPr>
          <w:p w14:paraId="519F306B" w14:textId="3EBCDE40" w:rsidR="009F14B6" w:rsidRPr="009F14B6" w:rsidRDefault="50DCF50B" w:rsidP="00625491">
            <w:pPr>
              <w:pStyle w:val="Tabletitle"/>
              <w:rPr>
                <w:lang w:val="en-IN"/>
              </w:rPr>
            </w:pPr>
            <w:r>
              <w:rPr>
                <w:lang w:val="en-IN"/>
              </w:rPr>
              <w:t>Likelihood</w:t>
            </w:r>
            <w:r>
              <w:rPr>
                <w:b w:val="0"/>
                <w:lang w:val="en-IN"/>
              </w:rPr>
              <w:t xml:space="preserve"> 2</w:t>
            </w:r>
          </w:p>
        </w:tc>
        <w:tc>
          <w:tcPr>
            <w:tcW w:w="0" w:type="auto"/>
            <w:shd w:val="clear" w:color="auto" w:fill="4EA72E" w:themeFill="accent6"/>
            <w:hideMark/>
          </w:tcPr>
          <w:p w14:paraId="6311528F" w14:textId="4068FBC4" w:rsidR="009F14B6" w:rsidRPr="009F14B6" w:rsidRDefault="314EB98C" w:rsidP="00625491">
            <w:pPr>
              <w:pStyle w:val="Tabletitle"/>
              <w:rPr>
                <w:lang w:val="en-IN"/>
              </w:rPr>
            </w:pPr>
            <w:r>
              <w:rPr>
                <w:lang w:val="en-IN"/>
              </w:rPr>
              <w:t>Likelihood</w:t>
            </w:r>
            <w:r>
              <w:rPr>
                <w:b w:val="0"/>
                <w:lang w:val="en-IN"/>
              </w:rPr>
              <w:t xml:space="preserve"> 3</w:t>
            </w:r>
          </w:p>
        </w:tc>
        <w:tc>
          <w:tcPr>
            <w:tcW w:w="0" w:type="auto"/>
            <w:shd w:val="clear" w:color="auto" w:fill="4EA72E" w:themeFill="accent6"/>
            <w:hideMark/>
          </w:tcPr>
          <w:p w14:paraId="2A99220D" w14:textId="742026AF" w:rsidR="009F14B6" w:rsidRPr="009F14B6" w:rsidRDefault="55D4E26C" w:rsidP="00625491">
            <w:pPr>
              <w:pStyle w:val="Tabletitle"/>
              <w:rPr>
                <w:lang w:val="en-IN"/>
              </w:rPr>
            </w:pPr>
            <w:r>
              <w:rPr>
                <w:lang w:val="en-IN"/>
              </w:rPr>
              <w:t xml:space="preserve">Likelihood 4 – High</w:t>
            </w:r>
          </w:p>
        </w:tc>
      </w:tr>
      <w:tr w:rsidR="009F14B6" w:rsidRPr="009F14B6" w14:paraId="7791DD90" w14:textId="77777777" w:rsidTr="00625491">
        <w:trPr>
          <w:cnfStyle w:val="000000100000" w:firstRow="0" w:lastRow="0" w:firstColumn="0" w:lastColumn="0" w:oddVBand="0" w:evenVBand="0" w:oddHBand="1" w:evenHBand="0" w:firstRowFirstColumn="0" w:firstRowLastColumn="0" w:lastRowFirstColumn="0" w:lastRowLastColumn="0"/>
        </w:trPr>
        <w:tc>
          <w:tcPr>
            <w:tcW w:w="0" w:type="auto"/>
            <w:hideMark/>
          </w:tcPr>
          <w:p w14:paraId="7B8B68BF" w14:textId="77777777" w:rsidR="009F14B6" w:rsidRPr="009F14B6" w:rsidRDefault="009F14B6" w:rsidP="00625491">
            <w:pPr>
              <w:pStyle w:val="Tabletextbold"/>
              <w:rPr>
                <w:lang w:val="en-IN"/>
              </w:rPr>
            </w:pPr>
            <w:r>
              <w:rPr>
                <w:lang w:val="en-IN"/>
              </w:rPr>
              <w:t>5 – High</w:t>
            </w:r>
          </w:p>
        </w:tc>
        <w:tc>
          <w:tcPr>
            <w:tcW w:w="0" w:type="auto"/>
            <w:hideMark/>
          </w:tcPr>
          <w:p w14:paraId="2E3E608C" w14:textId="77777777" w:rsidR="009F14B6" w:rsidRPr="009F14B6" w:rsidRDefault="009F14B6" w:rsidP="00625491">
            <w:pPr>
              <w:pStyle w:val="Tabletext"/>
              <w:rPr>
                <w:lang w:val="en-IN"/>
              </w:rPr>
            </w:pPr>
            <w:r>
              <w:rPr>
                <w:lang w:val="en-IN"/>
              </w:rPr>
              <w:t>Low (5)</w:t>
            </w:r>
          </w:p>
        </w:tc>
        <w:tc>
          <w:tcPr>
            <w:tcW w:w="0" w:type="auto"/>
            <w:hideMark/>
          </w:tcPr>
          <w:p w14:paraId="2A0AA9C3" w14:textId="77777777" w:rsidR="009F14B6" w:rsidRPr="009F14B6" w:rsidRDefault="009F14B6" w:rsidP="00625491">
            <w:pPr>
              <w:pStyle w:val="Tabletext"/>
              <w:rPr>
                <w:lang w:val="en-IN"/>
              </w:rPr>
            </w:pPr>
            <w:r>
              <w:rPr>
                <w:lang w:val="en-IN"/>
              </w:rPr>
              <w:t>Medium (10)</w:t>
            </w:r>
          </w:p>
        </w:tc>
        <w:tc>
          <w:tcPr>
            <w:tcW w:w="0" w:type="auto"/>
            <w:hideMark/>
          </w:tcPr>
          <w:p w14:paraId="761F5B94" w14:textId="77777777" w:rsidR="009F14B6" w:rsidRPr="009F14B6" w:rsidRDefault="009F14B6" w:rsidP="00625491">
            <w:pPr>
              <w:pStyle w:val="Tabletext"/>
              <w:rPr>
                <w:lang w:val="en-IN"/>
              </w:rPr>
            </w:pPr>
            <w:r>
              <w:rPr>
                <w:lang w:val="en-IN"/>
              </w:rPr>
              <w:t>High (15)</w:t>
            </w:r>
          </w:p>
        </w:tc>
        <w:tc>
          <w:tcPr>
            <w:tcW w:w="0" w:type="auto"/>
            <w:hideMark/>
          </w:tcPr>
          <w:p w14:paraId="2C093062" w14:textId="77777777" w:rsidR="009F14B6" w:rsidRPr="009F14B6" w:rsidRDefault="009F14B6" w:rsidP="00625491">
            <w:pPr>
              <w:pStyle w:val="Tabletext"/>
              <w:rPr>
                <w:lang w:val="en-IN"/>
              </w:rPr>
            </w:pPr>
            <w:r>
              <w:rPr>
                <w:lang w:val="en-IN"/>
              </w:rPr>
              <w:t>High (20)</w:t>
            </w:r>
          </w:p>
        </w:tc>
      </w:tr>
      <w:tr w:rsidR="009F14B6" w:rsidRPr="009F14B6" w14:paraId="4A8FA98F" w14:textId="77777777" w:rsidTr="00625491">
        <w:tc>
          <w:tcPr>
            <w:tcW w:w="0" w:type="auto"/>
            <w:hideMark/>
          </w:tcPr>
          <w:p w14:paraId="31EDE5D5" w14:textId="77777777" w:rsidR="009F14B6" w:rsidRPr="009F14B6" w:rsidRDefault="009F14B6" w:rsidP="00625491">
            <w:pPr>
              <w:pStyle w:val="Tabletextbold"/>
              <w:rPr>
                <w:lang w:val="en-IN"/>
              </w:rPr>
            </w:pPr>
            <w:r>
              <w:rPr>
                <w:lang w:val="en-IN"/>
              </w:rPr>
              <w:t>4 – Med/High</w:t>
            </w:r>
          </w:p>
        </w:tc>
        <w:tc>
          <w:tcPr>
            <w:tcW w:w="0" w:type="auto"/>
            <w:hideMark/>
          </w:tcPr>
          <w:p w14:paraId="0E96F46C" w14:textId="77777777" w:rsidR="009F14B6" w:rsidRPr="009F14B6" w:rsidRDefault="009F14B6" w:rsidP="00625491">
            <w:pPr>
              <w:pStyle w:val="Tabletext"/>
              <w:rPr>
                <w:lang w:val="en-IN"/>
              </w:rPr>
            </w:pPr>
            <w:r>
              <w:rPr>
                <w:lang w:val="en-IN"/>
              </w:rPr>
              <w:t>Low (4)</w:t>
            </w:r>
          </w:p>
        </w:tc>
        <w:tc>
          <w:tcPr>
            <w:tcW w:w="0" w:type="auto"/>
            <w:hideMark/>
          </w:tcPr>
          <w:p w14:paraId="502B971E" w14:textId="77777777" w:rsidR="009F14B6" w:rsidRPr="009F14B6" w:rsidRDefault="009F14B6" w:rsidP="00625491">
            <w:pPr>
              <w:pStyle w:val="Tabletext"/>
              <w:rPr>
                <w:lang w:val="en-IN"/>
              </w:rPr>
            </w:pPr>
            <w:r>
              <w:rPr>
                <w:lang w:val="en-IN"/>
              </w:rPr>
              <w:t>Medium (8)</w:t>
            </w:r>
          </w:p>
        </w:tc>
        <w:tc>
          <w:tcPr>
            <w:tcW w:w="0" w:type="auto"/>
            <w:hideMark/>
          </w:tcPr>
          <w:p w14:paraId="33514978" w14:textId="77777777" w:rsidR="009F14B6" w:rsidRPr="009F14B6" w:rsidRDefault="009F14B6" w:rsidP="00625491">
            <w:pPr>
              <w:pStyle w:val="Tabletext"/>
              <w:rPr>
                <w:lang w:val="en-IN"/>
              </w:rPr>
            </w:pPr>
            <w:r>
              <w:rPr>
                <w:lang w:val="en-IN"/>
              </w:rPr>
              <w:t>Medium (12)</w:t>
            </w:r>
          </w:p>
        </w:tc>
        <w:tc>
          <w:tcPr>
            <w:tcW w:w="0" w:type="auto"/>
            <w:hideMark/>
          </w:tcPr>
          <w:p w14:paraId="507C45D4" w14:textId="77777777" w:rsidR="009F14B6" w:rsidRPr="009F14B6" w:rsidRDefault="009F14B6" w:rsidP="00625491">
            <w:pPr>
              <w:pStyle w:val="Tabletext"/>
              <w:rPr>
                <w:lang w:val="en-IN"/>
              </w:rPr>
            </w:pPr>
            <w:r>
              <w:rPr>
                <w:lang w:val="en-IN"/>
              </w:rPr>
              <w:t>High (16)</w:t>
            </w:r>
          </w:p>
        </w:tc>
      </w:tr>
      <w:tr w:rsidR="009F14B6" w:rsidRPr="009F14B6" w14:paraId="30B517A9" w14:textId="77777777" w:rsidTr="00625491">
        <w:trPr>
          <w:cnfStyle w:val="000000100000" w:firstRow="0" w:lastRow="0" w:firstColumn="0" w:lastColumn="0" w:oddVBand="0" w:evenVBand="0" w:oddHBand="1" w:evenHBand="0" w:firstRowFirstColumn="0" w:firstRowLastColumn="0" w:lastRowFirstColumn="0" w:lastRowLastColumn="0"/>
        </w:trPr>
        <w:tc>
          <w:tcPr>
            <w:tcW w:w="0" w:type="auto"/>
            <w:hideMark/>
          </w:tcPr>
          <w:p w14:paraId="0468C119" w14:textId="77777777" w:rsidR="009F14B6" w:rsidRPr="009F14B6" w:rsidRDefault="009F14B6" w:rsidP="00625491">
            <w:pPr>
              <w:pStyle w:val="Tabletextbold"/>
              <w:rPr>
                <w:lang w:val="en-IN"/>
              </w:rPr>
            </w:pPr>
            <w:r>
              <w:rPr>
                <w:lang w:val="en-IN"/>
              </w:rPr>
              <w:t>3 – Medium</w:t>
            </w:r>
          </w:p>
        </w:tc>
        <w:tc>
          <w:tcPr>
            <w:tcW w:w="0" w:type="auto"/>
            <w:hideMark/>
          </w:tcPr>
          <w:p w14:paraId="41C49002" w14:textId="77777777" w:rsidR="009F14B6" w:rsidRPr="009F14B6" w:rsidRDefault="009F14B6" w:rsidP="00625491">
            <w:pPr>
              <w:pStyle w:val="Tabletext"/>
              <w:rPr>
                <w:lang w:val="en-IN"/>
              </w:rPr>
            </w:pPr>
            <w:r>
              <w:rPr>
                <w:lang w:val="en-IN"/>
              </w:rPr>
              <w:t>Low (3)</w:t>
            </w:r>
          </w:p>
        </w:tc>
        <w:tc>
          <w:tcPr>
            <w:tcW w:w="0" w:type="auto"/>
            <w:hideMark/>
          </w:tcPr>
          <w:p w14:paraId="2CD571D9" w14:textId="77777777" w:rsidR="009F14B6" w:rsidRPr="009F14B6" w:rsidRDefault="009F14B6" w:rsidP="00625491">
            <w:pPr>
              <w:pStyle w:val="Tabletext"/>
              <w:rPr>
                <w:lang w:val="en-IN"/>
              </w:rPr>
            </w:pPr>
            <w:r>
              <w:rPr>
                <w:lang w:val="en-IN"/>
              </w:rPr>
              <w:t>Medium (6)</w:t>
            </w:r>
          </w:p>
        </w:tc>
        <w:tc>
          <w:tcPr>
            <w:tcW w:w="0" w:type="auto"/>
            <w:hideMark/>
          </w:tcPr>
          <w:p w14:paraId="137D5280" w14:textId="77777777" w:rsidR="009F14B6" w:rsidRPr="009F14B6" w:rsidRDefault="009F14B6" w:rsidP="00625491">
            <w:pPr>
              <w:pStyle w:val="Tabletext"/>
              <w:rPr>
                <w:lang w:val="en-IN"/>
              </w:rPr>
            </w:pPr>
            <w:r>
              <w:rPr>
                <w:lang w:val="en-IN"/>
              </w:rPr>
              <w:t>Medium (9)</w:t>
            </w:r>
          </w:p>
        </w:tc>
        <w:tc>
          <w:tcPr>
            <w:tcW w:w="0" w:type="auto"/>
            <w:hideMark/>
          </w:tcPr>
          <w:p w14:paraId="49D2A29C" w14:textId="77777777" w:rsidR="009F14B6" w:rsidRPr="009F14B6" w:rsidRDefault="009F14B6" w:rsidP="00625491">
            <w:pPr>
              <w:pStyle w:val="Tabletext"/>
              <w:rPr>
                <w:lang w:val="en-IN"/>
              </w:rPr>
            </w:pPr>
            <w:r>
              <w:rPr>
                <w:lang w:val="en-IN"/>
              </w:rPr>
              <w:t>Medium (12)</w:t>
            </w:r>
          </w:p>
        </w:tc>
      </w:tr>
      <w:tr w:rsidR="009F14B6" w:rsidRPr="009F14B6" w14:paraId="4BA2FF86" w14:textId="77777777" w:rsidTr="00625491">
        <w:tc>
          <w:tcPr>
            <w:tcW w:w="0" w:type="auto"/>
            <w:hideMark/>
          </w:tcPr>
          <w:p w14:paraId="2E5971D5" w14:textId="77777777" w:rsidR="009F14B6" w:rsidRPr="009F14B6" w:rsidRDefault="009F14B6" w:rsidP="00625491">
            <w:pPr>
              <w:pStyle w:val="Tabletextbold"/>
              <w:rPr>
                <w:lang w:val="en-IN"/>
              </w:rPr>
            </w:pPr>
            <w:r>
              <w:rPr>
                <w:lang w:val="en-IN"/>
              </w:rPr>
              <w:t>2 – Low/Med</w:t>
            </w:r>
          </w:p>
        </w:tc>
        <w:tc>
          <w:tcPr>
            <w:tcW w:w="0" w:type="auto"/>
            <w:hideMark/>
          </w:tcPr>
          <w:p w14:paraId="3870BE23" w14:textId="77777777" w:rsidR="009F14B6" w:rsidRPr="009F14B6" w:rsidRDefault="009F14B6" w:rsidP="00625491">
            <w:pPr>
              <w:pStyle w:val="Tabletext"/>
              <w:rPr>
                <w:lang w:val="en-IN"/>
              </w:rPr>
            </w:pPr>
            <w:r>
              <w:rPr>
                <w:lang w:val="en-IN"/>
              </w:rPr>
              <w:t>Low (2)</w:t>
            </w:r>
          </w:p>
        </w:tc>
        <w:tc>
          <w:tcPr>
            <w:tcW w:w="0" w:type="auto"/>
            <w:hideMark/>
          </w:tcPr>
          <w:p w14:paraId="583B22AC" w14:textId="77777777" w:rsidR="009F14B6" w:rsidRPr="009F14B6" w:rsidRDefault="009F14B6" w:rsidP="00625491">
            <w:pPr>
              <w:pStyle w:val="Tabletext"/>
              <w:rPr>
                <w:lang w:val="en-IN"/>
              </w:rPr>
            </w:pPr>
            <w:r>
              <w:rPr>
                <w:lang w:val="en-IN"/>
              </w:rPr>
              <w:t>Low (4)</w:t>
            </w:r>
          </w:p>
        </w:tc>
        <w:tc>
          <w:tcPr>
            <w:tcW w:w="0" w:type="auto"/>
            <w:hideMark/>
          </w:tcPr>
          <w:p w14:paraId="6FAE1824" w14:textId="77777777" w:rsidR="009F14B6" w:rsidRPr="009F14B6" w:rsidRDefault="009F14B6" w:rsidP="00625491">
            <w:pPr>
              <w:pStyle w:val="Tabletext"/>
              <w:rPr>
                <w:lang w:val="en-IN"/>
              </w:rPr>
            </w:pPr>
            <w:r>
              <w:rPr>
                <w:lang w:val="en-IN"/>
              </w:rPr>
              <w:t>Medium (6)</w:t>
            </w:r>
          </w:p>
        </w:tc>
        <w:tc>
          <w:tcPr>
            <w:tcW w:w="0" w:type="auto"/>
            <w:hideMark/>
          </w:tcPr>
          <w:p w14:paraId="04E1205B" w14:textId="77777777" w:rsidR="009F14B6" w:rsidRPr="009F14B6" w:rsidRDefault="009F14B6" w:rsidP="00625491">
            <w:pPr>
              <w:pStyle w:val="Tabletext"/>
              <w:rPr>
                <w:lang w:val="en-IN"/>
              </w:rPr>
            </w:pPr>
            <w:r>
              <w:rPr>
                <w:lang w:val="en-IN"/>
              </w:rPr>
              <w:t>Medium (8)</w:t>
            </w:r>
          </w:p>
        </w:tc>
      </w:tr>
      <w:tr w:rsidR="009F14B6" w:rsidRPr="009F14B6" w14:paraId="69F37E4F" w14:textId="77777777" w:rsidTr="00625491">
        <w:trPr>
          <w:cnfStyle w:val="000000100000" w:firstRow="0" w:lastRow="0" w:firstColumn="0" w:lastColumn="0" w:oddVBand="0" w:evenVBand="0" w:oddHBand="1" w:evenHBand="0" w:firstRowFirstColumn="0" w:firstRowLastColumn="0" w:lastRowFirstColumn="0" w:lastRowLastColumn="0"/>
        </w:trPr>
        <w:tc>
          <w:tcPr>
            <w:tcW w:w="0" w:type="auto"/>
            <w:hideMark/>
          </w:tcPr>
          <w:p w14:paraId="4731A7EC" w14:textId="77777777" w:rsidR="009F14B6" w:rsidRPr="009F14B6" w:rsidRDefault="009F14B6" w:rsidP="00625491">
            <w:pPr>
              <w:pStyle w:val="Tabletextbold"/>
              <w:rPr>
                <w:lang w:val="en-IN"/>
              </w:rPr>
            </w:pPr>
            <w:r>
              <w:rPr>
                <w:lang w:val="en-IN"/>
              </w:rPr>
              <w:t>1 – Low</w:t>
            </w:r>
          </w:p>
        </w:tc>
        <w:tc>
          <w:tcPr>
            <w:tcW w:w="0" w:type="auto"/>
            <w:hideMark/>
          </w:tcPr>
          <w:p w14:paraId="5703E652" w14:textId="77777777" w:rsidR="009F14B6" w:rsidRPr="009F14B6" w:rsidRDefault="009F14B6" w:rsidP="00625491">
            <w:pPr>
              <w:pStyle w:val="Tabletext"/>
              <w:rPr>
                <w:lang w:val="en-IN"/>
              </w:rPr>
            </w:pPr>
            <w:r>
              <w:rPr>
                <w:lang w:val="en-IN"/>
              </w:rPr>
              <w:t>Low (1)</w:t>
            </w:r>
          </w:p>
        </w:tc>
        <w:tc>
          <w:tcPr>
            <w:tcW w:w="0" w:type="auto"/>
            <w:hideMark/>
          </w:tcPr>
          <w:p w14:paraId="4BA7AC9C" w14:textId="77777777" w:rsidR="009F14B6" w:rsidRPr="009F14B6" w:rsidRDefault="009F14B6" w:rsidP="00625491">
            <w:pPr>
              <w:pStyle w:val="Tabletext"/>
              <w:rPr>
                <w:lang w:val="en-IN"/>
              </w:rPr>
            </w:pPr>
            <w:r>
              <w:rPr>
                <w:lang w:val="en-IN"/>
              </w:rPr>
              <w:t>Low (2)</w:t>
            </w:r>
          </w:p>
        </w:tc>
        <w:tc>
          <w:tcPr>
            <w:tcW w:w="0" w:type="auto"/>
            <w:hideMark/>
          </w:tcPr>
          <w:p w14:paraId="7A95A7D2" w14:textId="77777777" w:rsidR="009F14B6" w:rsidRPr="009F14B6" w:rsidRDefault="009F14B6" w:rsidP="00625491">
            <w:pPr>
              <w:pStyle w:val="Tabletext"/>
              <w:rPr>
                <w:lang w:val="en-IN"/>
              </w:rPr>
            </w:pPr>
            <w:r>
              <w:rPr>
                <w:lang w:val="en-IN"/>
              </w:rPr>
              <w:t>Low (3)</w:t>
            </w:r>
          </w:p>
        </w:tc>
        <w:tc>
          <w:tcPr>
            <w:tcW w:w="0" w:type="auto"/>
            <w:hideMark/>
          </w:tcPr>
          <w:p w14:paraId="5A542A9C" w14:textId="77777777" w:rsidR="009F14B6" w:rsidRPr="009F14B6" w:rsidRDefault="009F14B6" w:rsidP="00625491">
            <w:pPr>
              <w:pStyle w:val="Tabletext"/>
              <w:rPr>
                <w:lang w:val="en-IN"/>
              </w:rPr>
            </w:pPr>
            <w:r>
              <w:rPr>
                <w:lang w:val="en-IN"/>
              </w:rPr>
              <w:t>Low (4)</w:t>
            </w:r>
          </w:p>
        </w:tc>
      </w:tr>
    </w:tbl>
    <w:p w14:paraId="22EC5857" w14:textId="77777777" w:rsidR="00E30D64" w:rsidRDefault="00E30D64" w:rsidP="009F14B6">
      <w:pPr>
        <w:rPr>
          <w:b/>
          <w:bCs/>
          <w:lang w:val="en-IN"/>
        </w:rPr>
      </w:pPr>
    </w:p>
    <w:p w14:paraId="3D417C29" w14:textId="77777777" w:rsidR="009F14B6" w:rsidRPr="009F14B6" w:rsidRDefault="009F14B6" w:rsidP="009F14B6">
      <w:pPr>
        <w:rPr>
          <w:lang w:val="en-IN"/>
        </w:rPr>
      </w:pPr>
      <w:r>
        <w:rPr>
          <w:b/>
          <w:bCs/>
          <w:lang w:val="en-IN"/>
        </w:rPr>
        <w:t>Risk Response Planning (Mitigation + Contingency + Ownership)</w:t>
      </w:r>
    </w:p>
    <w:p w14:paraId="1444F41C" w14:textId="77777777" w:rsidR="009F14B6" w:rsidRPr="009F14B6" w:rsidRDefault="009F14B6" w:rsidP="009F14B6">
      <w:pPr>
        <w:rPr>
          <w:lang w:val="en-IN"/>
        </w:rPr>
      </w:pPr>
      <w:r>
        <w:rPr>
          <w:lang w:val="en-IN"/>
        </w:rPr>
        <w:t>For each prioritised risk, Deloitte and Project 3 agree:</w:t>
      </w:r>
    </w:p>
    <w:p w14:paraId="34558707" w14:textId="77777777" w:rsidR="009F14B6" w:rsidRPr="009F14B6" w:rsidRDefault="009F14B6" w:rsidP="0041365A">
      <w:pPr>
        <w:pStyle w:val="ListBullet"/>
        <w:rPr>
          <w:lang w:val="en-IN"/>
        </w:rPr>
      </w:pPr>
      <w:r>
        <w:rPr>
          <w:lang w:val="en-IN"/>
        </w:rPr>
        <w:t>Mitigation actions (reduce likelihood/impact)</w:t>
      </w:r>
    </w:p>
    <w:p w14:paraId="5029DB81" w14:textId="77777777" w:rsidR="009F14B6" w:rsidRPr="009F14B6" w:rsidRDefault="009F14B6" w:rsidP="0041365A">
      <w:pPr>
        <w:pStyle w:val="ListBullet"/>
        <w:rPr>
          <w:lang w:val="en-IN"/>
        </w:rPr>
      </w:pPr>
      <w:r>
        <w:rPr>
          <w:lang w:val="en-IN"/>
        </w:rPr>
        <w:t>Contingency actions (what we do if the risk materialises)</w:t>
      </w:r>
    </w:p>
    <w:p w14:paraId="70D6B409" w14:textId="77777777" w:rsidR="009F14B6" w:rsidRPr="009F14B6" w:rsidRDefault="009F14B6" w:rsidP="0041365A">
      <w:pPr>
        <w:pStyle w:val="ListBullet"/>
        <w:rPr>
          <w:lang w:val="en-IN"/>
        </w:rPr>
      </w:pPr>
      <w:r>
        <w:rPr>
          <w:lang w:val="en-IN"/>
        </w:rPr>
        <w:t>Trigger conditions (signals that activate contingency — e.g., defect velocity thresholds in SIT, mock load reconciliation failures, concurrent programme delays in S/4HANA Upgrade or DDS/GET that compress the the program delivery window)</w:t>
      </w:r>
    </w:p>
    <w:p w14:paraId="77C5A4BE" w14:textId="77777777" w:rsidR="009F14B6" w:rsidRPr="009F14B6" w:rsidRDefault="009F14B6" w:rsidP="0041365A">
      <w:pPr>
        <w:pStyle w:val="ListBullet"/>
        <w:rPr>
          <w:lang w:val="en-IN"/>
        </w:rPr>
      </w:pPr>
      <w:r>
        <w:rPr>
          <w:lang w:val="en-IN"/>
        </w:rPr>
        <w:t>Owner (single accountable individual aligned to Tier 2 or Tier 3 governance layer) and contributing roles</w:t>
      </w:r>
    </w:p>
    <w:p w14:paraId="744E0761" w14:textId="1368A216" w:rsidR="009F14B6" w:rsidRPr="009F14B6" w:rsidRDefault="009F14B6" w:rsidP="0041365A">
      <w:pPr>
        <w:pStyle w:val="ListBullet"/>
        <w:rPr>
          <w:lang w:val="en-IN"/>
        </w:rPr>
      </w:pPr>
      <w:r>
        <w:rPr>
          <w:lang w:val="en-IN"/>
        </w:rPr>
        <w:t>Due dates aligned to the program milestones and Stage Gates (SG0 Mobilisation through SG5 Project Closeout), including test readiness gates, mock cutover rehearsals, and go-live readiness approvals</w:t>
      </w:r>
    </w:p>
    <w:p w14:paraId="6F2140E9" w14:textId="77777777" w:rsidR="00E30D64" w:rsidRDefault="00E30D64" w:rsidP="009F14B6">
      <w:pPr>
        <w:rPr>
          <w:b/>
          <w:bCs/>
          <w:lang w:val="en-IN"/>
        </w:rPr>
      </w:pPr>
    </w:p>
    <w:p w14:paraId="707E05E7" w14:textId="77777777" w:rsidR="009F14B6" w:rsidRPr="009F14B6" w:rsidRDefault="009F14B6" w:rsidP="009F14B6">
      <w:pPr>
        <w:rPr>
          <w:lang w:val="en-IN"/>
        </w:rPr>
      </w:pPr>
      <w:r>
        <w:rPr>
          <w:b/>
          <w:bCs/>
          <w:lang w:val="en-IN"/>
        </w:rPr>
        <w:t>Monitoring and Controlling Risks (Cadence + Dashboards + Escalation)</w:t>
      </w:r>
    </w:p>
    <w:p w14:paraId="2DB55DE3" w14:textId="77777777" w:rsidR="009F14B6" w:rsidRPr="009F14B6" w:rsidRDefault="009F14B6" w:rsidP="009F14B6">
      <w:pPr>
        <w:rPr>
          <w:lang w:val="en-IN"/>
        </w:rPr>
      </w:pPr>
      <w:r>
        <w:rPr>
          <w:lang w:val="en-IN"/>
        </w:rPr>
        <w:t>Risks are monitored continuously and formally reviewed across three governance tiers aligned to the Project 3 the program operating model:</w:t>
      </w:r>
    </w:p>
    <w:p w14:paraId="21DFA7C1" w14:textId="77777777" w:rsidR="009F14B6" w:rsidRPr="009F14B6" w:rsidRDefault="009F14B6" w:rsidP="0023623E">
      <w:pPr>
        <w:pStyle w:val="ListBullet"/>
        <w:rPr>
          <w:lang w:val="en-IN"/>
        </w:rPr>
      </w:pPr>
      <w:r>
        <w:rPr>
          <w:b/>
          <w:bCs/>
          <w:lang w:val="en-IN"/>
        </w:rPr>
        <w:t>Tier 3 – Workstream Delivery (daily/weekly):</w:t>
      </w:r>
      <w:r>
        <w:rPr>
          <w:lang w:val="en-IN"/>
        </w:rPr>
        <w:t xml:space="preserve"> RAIDD review, progress vs. plan, upcoming milestones, dependency asks, and decisions needed; the SI's primary operating layer</w:t>
      </w:r>
    </w:p>
    <w:p w14:paraId="1C336C3C" w14:textId="77777777" w:rsidR="009F14B6" w:rsidRPr="009F14B6" w:rsidRDefault="009F14B6" w:rsidP="0023623E">
      <w:pPr>
        <w:pStyle w:val="ListBullet"/>
        <w:rPr>
          <w:lang w:val="en-IN"/>
        </w:rPr>
      </w:pPr>
      <w:r>
        <w:rPr>
          <w:b/>
          <w:bCs/>
          <w:lang w:val="en-IN"/>
        </w:rPr>
        <w:t>Tier 2 – Program-Level Governance (weekly):</w:t>
      </w:r>
      <w:r>
        <w:rPr>
          <w:lang w:val="en-IN"/>
        </w:rPr>
        <w:t xml:space="preserve"> integrated planning, dependency management, design authority review, and cross-workstream RAIDD triage within Steering Committee guardrails</w:t>
      </w:r>
    </w:p>
    <w:p w14:paraId="7BCBFA75" w14:textId="77777777" w:rsidR="009F14B6" w:rsidRPr="009F14B6" w:rsidRDefault="009F14B6" w:rsidP="0023623E">
      <w:pPr>
        <w:pStyle w:val="ListBullet"/>
        <w:rPr>
          <w:lang w:val="en-IN"/>
        </w:rPr>
      </w:pPr>
      <w:r>
        <w:rPr>
          <w:b/>
          <w:bCs/>
          <w:lang w:val="en-IN"/>
        </w:rPr>
        <w:t>Tier 1 – Executive Steering Committee (monthly):</w:t>
      </w:r>
      <w:r>
        <w:rPr>
          <w:lang w:val="en-IN"/>
        </w:rPr>
        <w:t xml:space="preserve"> top risks, trend themes, decisions required; mandatory escalation within one weekly cycle for any critical defect threatening a go-live milestone, budgetary change exceeding 10% of contingency (or cumulatively &gt;50% of contingency), risk to financial reporting or regulatory compliance, or strategic design deviation from the the program target-state</w:t>
      </w:r>
    </w:p>
    <w:p w14:paraId="59DAABF1" w14:textId="77777777" w:rsidR="00E30D64" w:rsidRDefault="00E30D64" w:rsidP="009F14B6">
      <w:pPr>
        <w:rPr>
          <w:b/>
          <w:bCs/>
          <w:lang w:val="en-IN"/>
        </w:rPr>
      </w:pPr>
    </w:p>
    <w:p w14:paraId="5B545157" w14:textId="77777777" w:rsidR="009F14B6" w:rsidRPr="009F14B6" w:rsidRDefault="009F14B6" w:rsidP="009F14B6">
      <w:pPr>
        <w:rPr>
          <w:lang w:val="en-IN"/>
        </w:rPr>
      </w:pPr>
      <w:r>
        <w:rPr>
          <w:b/>
          <w:bCs/>
          <w:lang w:val="en-IN"/>
        </w:rPr>
        <w:t>Issue Intake, Triage, Resolution, and Escalation (Mechanisms + Service Levels)</w:t>
      </w:r>
    </w:p>
    <w:p w14:paraId="1665E97A" w14:textId="40002701" w:rsidR="00C21AF8" w:rsidRPr="000634CD" w:rsidRDefault="009F14B6" w:rsidP="00190256">
      <w:r>
        <w:rPr>
          <w:lang w:val="en-IN"/>
        </w:rPr>
        <w:t xml:space="preserve">Deloitte's issue management approach is designed to prevent issues from paralyzing productivity, increasing rework, or degrading deliverable quality. All issues are triaged through the Smartsheet RAIDD workflow, respect escalation triggers (cross-workstream impact, milestone or go-live threat, exceedance of workstream-lead authority, or high cost/timeline/benefits impact), and are resolved within service levels agreed with the Project 3 Digital PMO — ensuring that no issue ages unaddressed across a weekly governance cycle without a documented owner, resolution path, and </w:t>
      </w:r>
    </w:p>
    <w:p w14:paraId="5EBAB15B" w14:textId="77777777" w:rsidR="00C21AF8" w:rsidRPr="0023623E" w:rsidRDefault="00C21AF8" w:rsidP="0023623E">
      <w:pPr>
        <w:rPr>
          <w:rStyle w:val="Strong"/>
        </w:rPr>
      </w:pPr>
      <w:r>
        <w:rPr>
          <w:rStyle w:val="Strong"/>
        </w:rPr>
        <w:t>Quality Management Process</w:t>
      </w:r>
    </w:p>
    <w:p w14:paraId="3B32C733" w14:textId="77777777" w:rsidR="00C21AF8" w:rsidRPr="000634CD" w:rsidRDefault="00C21AF8" w:rsidP="0023623E">
      <w:r>
        <w:rPr>
          <w:szCs w:val="19"/>
        </w:rPr>
        <w:t>With respect to quality management, the PMO is charged with monitoring the program through a rigorous set of review and control procedures. Program goals, standards, and deliverables are carefully scrutinized on a continuous basis. Ongoing visibility is provided to scope and resource constraints.</w:t>
      </w:r>
    </w:p>
    <w:p w14:paraId="2610D2E2" w14:textId="77777777" w:rsidR="00C21AF8" w:rsidRPr="000634CD" w:rsidRDefault="00C21AF8" w:rsidP="0023623E">
      <w:r>
        <w:rPr>
          <w:szCs w:val="19"/>
        </w:rPr>
        <w:t xml:space="preserve">Quality management is one of Deloitte’s core strengths and occurs throughout the project. Our methodology includes comprehensive quality assurance and quality control activities that help minimize project risk. These processes are based on industry-recognized PMBOK quality management themes and align with leading methodologies, including Prince2, PMI, and APM. Embedded throughout the project life cycle, these activities enable the regular review of project deliverables and drive adherence to the work plan. </w:t>
      </w:r>
    </w:p>
    <w:p w14:paraId="6E76FC65" w14:textId="77777777" w:rsidR="00C21AF8" w:rsidRPr="000634CD" w:rsidRDefault="00C21AF8" w:rsidP="0023623E">
      <w:r>
        <w:rPr>
          <w:szCs w:val="19"/>
        </w:rPr>
        <w:t>Deloitte’s Project Management thread includes four processes for quality management, which are defined as follows:</w:t>
      </w:r>
    </w:p>
    <w:tbl>
      <w:tblPr>
        <w:tblW w:w="5000" w:type="pct"/>
        <w:tblInd w:w="63" w:type="dxa"/>
        <w:tblBorders>
          <w:top w:val="single" w:sz="18" w:space="0" w:color="4EA72E" w:themeColor="accent6"/>
          <w:bottom w:val="single" w:sz="4" w:space="0" w:color="D1D1D1" w:themeColor="background2" w:themeShade="E6"/>
          <w:insideH w:val="single" w:sz="4" w:space="0" w:color="D1D1D1" w:themeColor="background2" w:themeShade="E6"/>
        </w:tblBorders>
        <w:tblCellMar>
          <w:left w:w="0" w:type="dxa"/>
          <w:right w:w="0" w:type="dxa"/>
        </w:tblCellMar>
        <w:tblLook w:val="04A0" w:firstRow="1" w:lastRow="0" w:firstColumn="1" w:lastColumn="0" w:noHBand="0" w:noVBand="1"/>
      </w:tblPr>
      <w:tblGrid>
        <w:gridCol w:w="2078"/>
        <w:gridCol w:w="8002"/>
      </w:tblGrid>
      <w:tr w:rsidR="00C21AF8" w:rsidRPr="000634CD" w14:paraId="15669A26" w14:textId="77777777" w:rsidTr="002D569A">
        <w:trPr>
          <w:trHeight w:val="43"/>
        </w:trPr>
        <w:tc>
          <w:tcPr>
            <w:tcW w:w="1031" w:type="pct"/>
            <w:tcMar>
              <w:top w:w="57" w:type="dxa"/>
              <w:left w:w="63" w:type="dxa"/>
              <w:bottom w:w="58" w:type="dxa"/>
              <w:right w:w="63" w:type="dxa"/>
            </w:tcMar>
            <w:hideMark/>
          </w:tcPr>
          <w:p w14:paraId="65BD95CA" w14:textId="77777777" w:rsidR="00C21AF8" w:rsidRPr="000634CD" w:rsidRDefault="00C21AF8" w:rsidP="00E30AAB">
            <w:pPr>
              <w:pStyle w:val="Tabletextbold"/>
            </w:pPr>
            <w:r>
              <w:t>Plan Quality Management</w:t>
            </w:r>
          </w:p>
        </w:tc>
        <w:tc>
          <w:tcPr>
            <w:tcW w:w="3969" w:type="pct"/>
            <w:tcMar>
              <w:top w:w="57" w:type="dxa"/>
              <w:left w:w="63" w:type="dxa"/>
              <w:bottom w:w="58" w:type="dxa"/>
              <w:right w:w="63" w:type="dxa"/>
            </w:tcMar>
            <w:hideMark/>
          </w:tcPr>
          <w:p w14:paraId="35286430" w14:textId="77777777" w:rsidR="00C21AF8" w:rsidRPr="000634CD" w:rsidRDefault="00C21AF8">
            <w:pPr>
              <w:pStyle w:val="DTablebullet1"/>
            </w:pPr>
            <w:r>
              <w:t xml:space="preserve">Practice of defining the project’s quality objectives and expectations, and planning the tasks, procedures, tools, and participants that will perform the quality activities for the project. </w:t>
            </w:r>
          </w:p>
          <w:p w14:paraId="69985E4D" w14:textId="77777777" w:rsidR="00C21AF8" w:rsidRPr="000634CD" w:rsidRDefault="00C21AF8">
            <w:pPr>
              <w:pStyle w:val="DTablebullet1"/>
            </w:pPr>
            <w:r>
              <w:t>We plan the strategy, processes, and tools used to perform the three components of the project’s overall quality program: quality assurance, quality control, and quality support.</w:t>
            </w:r>
          </w:p>
        </w:tc>
      </w:tr>
      <w:tr w:rsidR="00C21AF8" w:rsidRPr="000634CD" w14:paraId="2174E7F4" w14:textId="77777777" w:rsidTr="002D569A">
        <w:trPr>
          <w:trHeight w:val="149"/>
        </w:trPr>
        <w:tc>
          <w:tcPr>
            <w:tcW w:w="1031" w:type="pct"/>
            <w:tcMar>
              <w:top w:w="58" w:type="dxa"/>
              <w:left w:w="63" w:type="dxa"/>
              <w:bottom w:w="58" w:type="dxa"/>
              <w:right w:w="63" w:type="dxa"/>
            </w:tcMar>
            <w:hideMark/>
          </w:tcPr>
          <w:p w14:paraId="1C34660B" w14:textId="77777777" w:rsidR="00C21AF8" w:rsidRPr="000634CD" w:rsidRDefault="00C21AF8" w:rsidP="00E30AAB">
            <w:pPr>
              <w:pStyle w:val="Tabletextbold"/>
            </w:pPr>
            <w:r>
              <w:t>Execute Quality Assurance</w:t>
            </w:r>
          </w:p>
        </w:tc>
        <w:tc>
          <w:tcPr>
            <w:tcW w:w="3969" w:type="pct"/>
            <w:tcMar>
              <w:top w:w="58" w:type="dxa"/>
              <w:left w:w="63" w:type="dxa"/>
              <w:bottom w:w="58" w:type="dxa"/>
              <w:right w:w="63" w:type="dxa"/>
            </w:tcMar>
            <w:hideMark/>
          </w:tcPr>
          <w:p w14:paraId="213B7D5A" w14:textId="77777777" w:rsidR="00C21AF8" w:rsidRPr="000634CD" w:rsidRDefault="00C21AF8">
            <w:pPr>
              <w:pStyle w:val="DTablebullet1"/>
            </w:pPr>
            <w:r>
              <w:t xml:space="preserve">Practices to establish and manage project delivery standards, monitor adherence, and make process improvements. </w:t>
            </w:r>
          </w:p>
          <w:p w14:paraId="0244B8DF" w14:textId="77777777" w:rsidR="00C21AF8" w:rsidRPr="000634CD" w:rsidRDefault="00C21AF8">
            <w:pPr>
              <w:pStyle w:val="DTablebullet1"/>
            </w:pPr>
            <w:r>
              <w:t>We verify that the project has the processes and tools it needs to deliver a high-quality solution and that the project team is using them effectively. These objectives are accomplished by performing the following tasks: managing the project methods and templates, managing the project standards and guidelines, and performing the quality assessment activities planned for the project.</w:t>
            </w:r>
          </w:p>
        </w:tc>
      </w:tr>
      <w:tr w:rsidR="00C21AF8" w:rsidRPr="000634CD" w14:paraId="7EAB9C98" w14:textId="77777777" w:rsidTr="002D569A">
        <w:tc>
          <w:tcPr>
            <w:tcW w:w="1031" w:type="pct"/>
            <w:tcMar>
              <w:top w:w="58" w:type="dxa"/>
              <w:left w:w="63" w:type="dxa"/>
              <w:bottom w:w="58" w:type="dxa"/>
              <w:right w:w="63" w:type="dxa"/>
            </w:tcMar>
            <w:hideMark/>
          </w:tcPr>
          <w:p w14:paraId="1CF3442D" w14:textId="4A60E015" w:rsidR="00C21AF8" w:rsidRPr="000634CD" w:rsidRDefault="00C21AF8" w:rsidP="00E30AAB">
            <w:pPr>
              <w:pStyle w:val="Tabletextbold"/>
            </w:pPr>
            <w:r>
              <w:t xml:space="preserve">Monitor and </w:t>
              <w:br/>
              <w:t>Control Quality</w:t>
            </w:r>
          </w:p>
        </w:tc>
        <w:tc>
          <w:tcPr>
            <w:tcW w:w="3969" w:type="pct"/>
            <w:tcMar>
              <w:top w:w="58" w:type="dxa"/>
              <w:left w:w="63" w:type="dxa"/>
              <w:bottom w:w="58" w:type="dxa"/>
              <w:right w:w="63" w:type="dxa"/>
            </w:tcMar>
            <w:hideMark/>
          </w:tcPr>
          <w:p w14:paraId="3B8B363C" w14:textId="77777777" w:rsidR="00C21AF8" w:rsidRPr="000634CD" w:rsidRDefault="00C21AF8">
            <w:pPr>
              <w:pStyle w:val="DTablebullet1"/>
            </w:pPr>
            <w:r>
              <w:t xml:space="preserve">Practices that monitor project results and identify corrective, preventative, and improvement actions. </w:t>
            </w:r>
          </w:p>
          <w:p w14:paraId="66AC6500" w14:textId="77777777" w:rsidR="00C21AF8" w:rsidRPr="000634CD" w:rsidRDefault="00C21AF8">
            <w:pPr>
              <w:pStyle w:val="DTablebullet1"/>
            </w:pPr>
            <w:r>
              <w:t>We perform the deliverable reviews planned for the project, complete the deliverable sign-offs planned for the project, and manage the detailed project metrics plan for the project.</w:t>
            </w:r>
          </w:p>
        </w:tc>
      </w:tr>
      <w:tr w:rsidR="00C21AF8" w:rsidRPr="000634CD" w14:paraId="0ECAF592" w14:textId="77777777" w:rsidTr="002D569A">
        <w:tc>
          <w:tcPr>
            <w:tcW w:w="1031" w:type="pct"/>
            <w:tcMar>
              <w:top w:w="58" w:type="dxa"/>
              <w:left w:w="63" w:type="dxa"/>
              <w:bottom w:w="58" w:type="dxa"/>
              <w:right w:w="63" w:type="dxa"/>
            </w:tcMar>
            <w:hideMark/>
          </w:tcPr>
          <w:p w14:paraId="18A36D21" w14:textId="01816877" w:rsidR="00C21AF8" w:rsidRPr="000634CD" w:rsidRDefault="00C21AF8" w:rsidP="00E30AAB">
            <w:pPr>
              <w:pStyle w:val="Tabletextbold"/>
            </w:pPr>
            <w:r>
              <w:t xml:space="preserve">Execute </w:t>
              <w:br/>
              <w:t>Quality Support</w:t>
            </w:r>
          </w:p>
        </w:tc>
        <w:tc>
          <w:tcPr>
            <w:tcW w:w="3969" w:type="pct"/>
            <w:tcMar>
              <w:top w:w="58" w:type="dxa"/>
              <w:left w:w="63" w:type="dxa"/>
              <w:bottom w:w="58" w:type="dxa"/>
              <w:right w:w="63" w:type="dxa"/>
            </w:tcMar>
            <w:hideMark/>
          </w:tcPr>
          <w:p w14:paraId="509E52D8" w14:textId="77777777" w:rsidR="00C21AF8" w:rsidRPr="00E30AAB" w:rsidRDefault="00C21AF8">
            <w:pPr>
              <w:pStyle w:val="DTablebullet1"/>
            </w:pPr>
            <w:r>
              <w:t>Practices whereby non-project specialists are leveraged to assess, advise, and assist the project team, providing additional oversight and support to the project.</w:t>
            </w:r>
          </w:p>
          <w:p w14:paraId="64DD09B9" w14:textId="77777777" w:rsidR="00C21AF8" w:rsidRPr="00E30AAB" w:rsidRDefault="00C21AF8">
            <w:pPr>
              <w:pStyle w:val="DTablebullet1"/>
            </w:pPr>
            <w:r>
              <w:t xml:space="preserve">We execute the quality support activities planned for the project, as defined in the quality management plan. </w:t>
            </w:r>
          </w:p>
        </w:tc>
      </w:tr>
    </w:tbl>
    <w:p w14:paraId="1B3BA314" w14:textId="77777777" w:rsidR="00C21AF8" w:rsidRPr="000634CD" w:rsidRDefault="00C21AF8" w:rsidP="002D569A">
      <w:pPr>
        <w:rPr>
          <w:rFonts w:eastAsia="Verdana"/>
        </w:rPr>
      </w:pPr>
    </w:p>
    <w:p w14:paraId="59EC0337" w14:textId="09464CDB" w:rsidR="00C21AF8" w:rsidRPr="000634CD" w:rsidRDefault="00C21AF8" w:rsidP="002D569A">
      <w:r>
        <w:rPr>
          <w:szCs w:val="19"/>
        </w:rPr>
        <w:t xml:space="preserve">At the project management level, the objective of quality management is to facilitate the timely and cost-effective deliverable development that meets the requirements set forth in all agreements. The quality management approach for a specific project allows the quality of the deliverables to be assessed and upgraded as necessary. Project deliverables must </w:t>
      </w:r>
      <w:r>
        <w:rPr>
          <w:noProof/>
        </w:rPr>
        <w:drawing>
          <wp:anchor distT="0" distB="0" distL="114300" distR="114300" simplePos="0" relativeHeight="251658257" behindDoc="0" locked="0" layoutInCell="1" allowOverlap="0" wp14:anchorId="1DF183E2" wp14:editId="464DFB07">
            <wp:simplePos x="0" y="0"/>
            <wp:positionH relativeFrom="margin">
              <wp:posOffset>50165</wp:posOffset>
            </wp:positionH>
            <wp:positionV relativeFrom="paragraph">
              <wp:posOffset>469784</wp:posOffset>
            </wp:positionV>
            <wp:extent cx="4361815" cy="4105275"/>
            <wp:effectExtent l="0" t="0" r="0" b="0"/>
            <wp:wrapTopAndBottom/>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4361815" cy="4105275"/>
                    </a:xfrm>
                    <a:prstGeom prst="rect">
                      <a:avLst/>
                    </a:prstGeom>
                  </pic:spPr>
                </pic:pic>
              </a:graphicData>
            </a:graphic>
            <wp14:sizeRelH relativeFrom="margin">
              <wp14:pctWidth>0</wp14:pctWidth>
            </wp14:sizeRelH>
            <wp14:sizeRelV relativeFrom="margin">
              <wp14:pctHeight>0</wp14:pctHeight>
            </wp14:sizeRelV>
          </wp:anchor>
        </w:drawing>
      </w:r>
      <w:r>
        <w:rPr>
          <w:szCs w:val="19"/>
        </w:rPr>
        <w:t>meet certain predefined standards prior to official sign-off for completion.</w:t>
      </w:r>
    </w:p>
    <w:p w14:paraId="035B5E27" w14:textId="77777777" w:rsidR="56BB9A6F" w:rsidRDefault="56BB9A6F" w:rsidP="56BB9A6F"/>
    <w:p w14:paraId="567E3B25" w14:textId="1FEAFA19" w:rsidR="29F5F7AB" w:rsidRPr="00C21AF8" w:rsidRDefault="29F5F7AB" w:rsidP="56BB9A6F">
      <w:pPr>
        <w:rPr>
          <w:b/>
        </w:rPr>
      </w:pPr>
      <w:r>
        <w:rPr>
          <w:b/>
        </w:rPr>
        <w:t>Program Governance Overview</w:t>
      </w:r>
    </w:p>
    <w:p w14:paraId="41AC3BDD" w14:textId="54682E84" w:rsidR="00115E11" w:rsidRPr="000634CD" w:rsidRDefault="00115E11" w:rsidP="002D569A">
      <w:r>
        <w:t xml:space="preserve">Our governance model is based on strong executive leadership, a clear org chart, roles and responsibilities, and maintaining consistency across geographies, processes, and disciplines. Our </w:t>
      </w:r>
      <w:r>
        <w:rPr>
          <w:b/>
          <w:bCs/>
        </w:rPr>
        <w:t>get it done</w:t>
      </w:r>
      <w:r>
        <w:t xml:space="preserve"> mindset demands a governance structure that promotes a culture of rapid and effective decision-making by empowered stakeholders. Our high-level program governance structure establishes roles and responsibilities for both Deloitte and Project 3 resources to accelerate decision making and foster effective oversight of program delivery.</w:t>
      </w:r>
    </w:p>
    <w:p w14:paraId="07817750" w14:textId="77777777" w:rsidR="00115E11" w:rsidRPr="000634CD" w:rsidRDefault="00115E11" w:rsidP="002D569A">
      <w:r>
        <w:t>In order to maintain awareness and promote accountability, we encourage constant and consistent communication throughout the project at various levels to keep leadership well informed of progress, risks, and issues. For the implementation, we recommend the following touch points:</w:t>
      </w:r>
    </w:p>
    <w:p w14:paraId="0CCAEC5E" w14:textId="77777777" w:rsidR="00115E11" w:rsidRPr="000634CD" w:rsidRDefault="00115E11" w:rsidP="002D569A">
      <w:pPr>
        <w:pStyle w:val="ListBullet"/>
      </w:pPr>
      <w:r>
        <w:t>Weekly status meetings with project management</w:t>
      </w:r>
    </w:p>
    <w:p w14:paraId="5FDA7D61" w14:textId="77777777" w:rsidR="00115E11" w:rsidRPr="000634CD" w:rsidRDefault="00115E11" w:rsidP="002D569A">
      <w:pPr>
        <w:pStyle w:val="ListBullet"/>
      </w:pPr>
      <w:r>
        <w:t>Visibility to all issues, risks, and progress to plan through our PMOne tool</w:t>
      </w:r>
    </w:p>
    <w:p w14:paraId="2689F816" w14:textId="06D66C24" w:rsidR="2E291382" w:rsidRDefault="2B234574" w:rsidP="002D569A">
      <w:pPr>
        <w:pStyle w:val="ListBullet"/>
      </w:pPr>
      <w:r>
        <w:t xml:space="preserve">Monthly steering committee meetings and executive governance support.</w:t>
      </w:r>
    </w:p>
    <w:p w14:paraId="111B17EC" w14:textId="0D080F79" w:rsidR="3B594449" w:rsidRPr="00190256" w:rsidRDefault="3057CD2D" w:rsidP="00366411">
      <w:r>
        <w:t xml:space="preserve">Governance will also include</w:t>
      </w:r>
    </w:p>
    <w:p w14:paraId="2657AB06" w14:textId="4BCBC20F" w:rsidR="3B594449" w:rsidRDefault="4E468559" w:rsidP="00366411">
      <w:pPr>
        <w:pStyle w:val="ListBullet"/>
      </w:pPr>
      <w:r>
        <w:t xml:space="preserve">Preparation of a Program level Integrated Master Schedule development as a single source of truth and its maintenance. Also creation of workstream Integrated Master Schedule at activity level</w:t>
      </w:r>
    </w:p>
    <w:p w14:paraId="36B99D1D" w14:textId="20329B60" w:rsidR="196E25A8" w:rsidRDefault="196E25A8" w:rsidP="00366411">
      <w:pPr>
        <w:pStyle w:val="ListBullet"/>
      </w:pPr>
      <w:r>
        <w:t xml:space="preserve">Financial management and milestone tracking including weekly burn, monthly forecast versus plan, quarterly value-at-risk, and contingency reconciliation.</w:t>
      </w:r>
    </w:p>
    <w:p w14:paraId="7745E151" w14:textId="029344F4" w:rsidR="73D3485B" w:rsidRPr="00190256" w:rsidRDefault="196E25A8" w:rsidP="00366411">
      <w:pPr>
        <w:pStyle w:val="ListBullet"/>
      </w:pPr>
      <w:r>
        <w:t xml:space="preserve">Change control management defining the criteria for change categorization and the workflow with the relevant stakeholders to handle change requests and deviations.</w:t>
      </w:r>
    </w:p>
    <w:p w14:paraId="23D2863E" w14:textId="582B4CA9" w:rsidR="306D3402" w:rsidRDefault="3B594449" w:rsidP="00366411">
      <w:pPr>
        <w:pStyle w:val="ListBullet"/>
      </w:pPr>
      <w:r>
        <w:t xml:space="preserve">Coordination with parallel initiatives including SAP Upgrade, DDS implementation, PowerPlan modernization, OMS initiatives, and future FSM implementation. This will include schedule reconciliation with other program schedules and immediately surface critical-path or float changes.</w:t>
      </w:r>
    </w:p>
    <w:p w14:paraId="710BE5FF" w14:textId="77777777" w:rsidR="00182BBA" w:rsidRDefault="00182BBA">
      <w:pPr>
        <w:spacing w:after="160" w:line="278" w:lineRule="auto"/>
        <w:rPr>
          <w:rFonts w:asciiTheme="majorHAnsi" w:eastAsiaTheme="majorEastAsia" w:hAnsiTheme="majorHAnsi" w:cstheme="majorBidi"/>
          <w:color w:val="0F4761" w:themeColor="accent1" w:themeShade="BF"/>
          <w:kern w:val="2"/>
          <w:sz w:val="40"/>
          <w:szCs w:val="40"/>
          <w14:ligatures w14:val="standardContextual"/>
        </w:rPr>
      </w:pPr>
      <w:r>
        <w:br w:type="page"/>
      </w:r>
    </w:p>
    <w:p w14:paraId="122F9B88" w14:textId="24417B9E" w:rsidR="00182BBA" w:rsidRDefault="00182BBA" w:rsidP="006F75E7">
      <w:pPr>
        <w:pStyle w:val="Heading1"/>
      </w:pPr>
      <w:bookmarkStart w:id="16" w:name="_Toc234865020"/>
      <w:r>
        <w:t>Requirements Traceability</w:t>
      </w:r>
      <w:bookmarkEnd w:id="16"/>
    </w:p>
    <w:p w14:paraId="4CAF0472" w14:textId="452066A3" w:rsidR="00BC0F49" w:rsidRPr="00E34AFE" w:rsidRDefault="00BC0F49" w:rsidP="00E34AFE">
      <w:pPr>
        <w:rPr>
          <w:b/>
        </w:rPr>
      </w:pPr>
      <w:r>
        <w:rPr>
          <w:b/>
        </w:rPr>
        <w:t>Requirements traceability approach</w:t>
      </w:r>
    </w:p>
    <w:p w14:paraId="6CE66FA3" w14:textId="77777777" w:rsidR="0052125A" w:rsidRPr="007B60FC" w:rsidRDefault="0052125A" w:rsidP="00E34AFE">
      <w:r>
        <w:t>Requirement traceability is a core discipline of this program, ensuring that every business need captured at the outset of the project is systematically tracked through design, build, testing, and deployment — with full visibility into its status at any point in the lifecycle.</w:t>
      </w:r>
    </w:p>
    <w:p w14:paraId="77CE4480" w14:textId="16409C36" w:rsidR="00C779F5" w:rsidRDefault="00C779F5" w:rsidP="00E30AAB">
      <w:pPr>
        <w:rPr>
          <w:rStyle w:val="Strong"/>
          <w:sz w:val="22"/>
          <w:szCs w:val="22"/>
        </w:rPr>
      </w:pPr>
      <w:r>
        <w:drawing>
          <wp:inline distT="0" distB="0" distL="0" distR="0" wp14:anchorId="47B585EE" wp14:editId="36515384">
            <wp:extent cx="5943600" cy="3343275"/>
            <wp:effectExtent l="0" t="0" r="0" b="9525"/>
            <wp:docPr id="1680518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8919"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3343275"/>
                    </a:xfrm>
                    <a:prstGeom prst="rect">
                      <a:avLst/>
                    </a:prstGeom>
                  </pic:spPr>
                </pic:pic>
              </a:graphicData>
            </a:graphic>
          </wp:inline>
        </w:drawing>
      </w:r>
    </w:p>
    <w:p w14:paraId="33B72028" w14:textId="3F26C9E7" w:rsidR="000336D9" w:rsidRDefault="0052125A" w:rsidP="00E30AAB">
      <w:pPr>
        <w:rPr>
          <w:rStyle w:val="Strong"/>
          <w:sz w:val="22"/>
          <w:szCs w:val="22"/>
        </w:rPr>
      </w:pPr>
      <w:r>
        <w:rPr>
          <w:rStyle w:val="Strong"/>
          <w:sz w:val="22"/>
          <w:szCs w:val="22"/>
        </w:rPr>
        <w:t>Requirements capture (Explore &amp; Design)</w:t>
      </w:r>
    </w:p>
    <w:p w14:paraId="1BBB5963" w14:textId="77777777" w:rsidR="00DA16C5" w:rsidRPr="00DA16C5" w:rsidRDefault="00DA16C5" w:rsidP="00E30AAB">
      <w:r>
        <w:t>Requirements will be elicited through structured workshops with business stakeholders and process owners, supported by a review of existing process documentation, system artifacts, and legacy configurations. Deloitte will leverage the Requirement Traceability Matrix (RTM) already developed, validate requirements against the RTM, and capture additional requirements only for processes or areas not yet completed. This approach enables the team to build on work already completed, avoid unnecessary duplication, and focus effort on outstanding requirements rather than re-establishing the baseline.</w:t>
      </w:r>
    </w:p>
    <w:p w14:paraId="089B82B8" w14:textId="44AB965F" w:rsidR="00DA16C5" w:rsidRPr="00DA16C5" w:rsidRDefault="00DA16C5" w:rsidP="00E30AAB">
      <w:r>
        <w:t>Each requirement will be documented in the RTM and assigned a unique requirement ID, description, functional area, source, and initial Fit/Gap classification.</w:t>
      </w:r>
    </w:p>
    <w:p w14:paraId="50F27348" w14:textId="77777777" w:rsidR="00DA16C5" w:rsidRPr="00DA16C5" w:rsidRDefault="00DA16C5" w:rsidP="00E30AAB">
      <w:pPr>
        <w:pStyle w:val="ListBullet"/>
        <w:ind w:left="357" w:hanging="357"/>
        <w:rPr>
          <w:color w:val="156082" w:themeColor="accent1"/>
          <w:sz w:val="22"/>
          <w:szCs w:val="22"/>
        </w:rPr>
      </w:pPr>
      <w:r>
        <w:t>Fit requirements indicate that the standard SAP solution can address the need.</w:t>
      </w:r>
    </w:p>
    <w:p w14:paraId="58919D11" w14:textId="4D6194F2" w:rsidR="005C1F3F" w:rsidRPr="007B60FC" w:rsidRDefault="00DA16C5" w:rsidP="00E30AAB">
      <w:pPr>
        <w:pStyle w:val="ListBullet"/>
        <w:ind w:left="357" w:hanging="357"/>
      </w:pPr>
      <w:r>
        <w:t>Gap requirements indicate that additional design, custom development, or an enhancement is required.</w:t>
      </w:r>
    </w:p>
    <w:p w14:paraId="00E305E7" w14:textId="77777777" w:rsidR="000336D9" w:rsidRDefault="0052125A" w:rsidP="00E30AAB">
      <w:pPr>
        <w:rPr>
          <w:rStyle w:val="Strong"/>
          <w:sz w:val="22"/>
          <w:szCs w:val="22"/>
        </w:rPr>
      </w:pPr>
      <w:r>
        <w:rPr>
          <w:rStyle w:val="Strong"/>
          <w:sz w:val="22"/>
          <w:szCs w:val="22"/>
        </w:rPr>
        <w:t>Stakeholder review and prioritization</w:t>
      </w:r>
    </w:p>
    <w:p w14:paraId="468A2D4A" w14:textId="36DFE221" w:rsidR="00454C31" w:rsidRPr="00454C31" w:rsidRDefault="00454C31" w:rsidP="00E30AAB">
      <w:r>
        <w:t>Product owners and business SMEs will review the RTM and confirm whether each requirement should proceed. Requirements will be categorized as Must Have, Should Have, or Nice to Have, and a release priority will be assigned to determine whether a requirement is in scope for the current release or deferred to a future wave based on business criticality and timeline constraints. Only approved requirements will advance to the design phase.</w:t>
      </w:r>
    </w:p>
    <w:p w14:paraId="53B20FE9" w14:textId="77777777" w:rsidR="000336D9" w:rsidRDefault="0052125A" w:rsidP="00E30AAB">
      <w:pPr>
        <w:rPr>
          <w:rStyle w:val="Strong"/>
          <w:sz w:val="22"/>
          <w:szCs w:val="22"/>
        </w:rPr>
      </w:pPr>
      <w:r>
        <w:rPr>
          <w:rStyle w:val="Strong"/>
          <w:sz w:val="22"/>
          <w:szCs w:val="22"/>
        </w:rPr>
        <w:t>Design and solution documentation</w:t>
      </w:r>
    </w:p>
    <w:p w14:paraId="477A9115" w14:textId="7F5D63B3" w:rsidR="00C576F1" w:rsidRPr="00A161C6" w:rsidRDefault="00C576F1" w:rsidP="00A161C6">
      <w:r>
        <w:t>Approved requirements will be grouped by functional area.</w:t>
      </w:r>
    </w:p>
    <w:p w14:paraId="441C9DE5" w14:textId="77777777" w:rsidR="00C576F1" w:rsidRPr="00C576F1" w:rsidRDefault="00C576F1" w:rsidP="00A161C6">
      <w:pPr>
        <w:pStyle w:val="ListBullet"/>
        <w:ind w:left="357" w:hanging="357"/>
        <w:rPr>
          <w:rStyle w:val="Strong"/>
          <w:b w:val="0"/>
          <w:color w:val="156082" w:themeColor="accent1"/>
          <w:sz w:val="22"/>
          <w:szCs w:val="22"/>
        </w:rPr>
      </w:pPr>
      <w:r>
        <w:rPr>
          <w:rStyle w:val="Strong"/>
          <w:b w:val="0"/>
        </w:rPr>
        <w:t>For Fit requirements, a Configuration Design Document will be developed to document the standard SAP configuration decisions.</w:t>
      </w:r>
    </w:p>
    <w:p w14:paraId="25FD90B4" w14:textId="18E23276" w:rsidR="00C576F1" w:rsidRPr="00C576F1" w:rsidRDefault="00C576F1" w:rsidP="00A161C6">
      <w:pPr>
        <w:pStyle w:val="ListBullet"/>
        <w:ind w:left="357" w:hanging="357"/>
        <w:rPr>
          <w:rStyle w:val="Strong"/>
          <w:b w:val="0"/>
          <w:color w:val="156082" w:themeColor="accent1"/>
          <w:sz w:val="22"/>
          <w:szCs w:val="22"/>
        </w:rPr>
      </w:pPr>
      <w:r>
        <w:rPr>
          <w:rStyle w:val="Strong"/>
          <w:b w:val="0"/>
        </w:rPr>
        <w:t>For Gap requirements, a Key Design Document (KDD) will be prepared by the functional team to present solution options and associated trade-offs. The functional team will collaborate with technical architects to assess feasibility, and the KDD will be reviewed and approved by system architects before any build work begins.</w:t>
      </w:r>
    </w:p>
    <w:p w14:paraId="17E153EB" w14:textId="77777777" w:rsidR="000336D9" w:rsidRPr="001429B5" w:rsidRDefault="0052125A" w:rsidP="000D6954">
      <w:pPr>
        <w:rPr>
          <w:rStyle w:val="Strong"/>
        </w:rPr>
      </w:pPr>
      <w:r>
        <w:rPr>
          <w:rStyle w:val="Strong"/>
        </w:rPr>
        <w:t>RICEFW and build</w:t>
      </w:r>
    </w:p>
    <w:p w14:paraId="68F52AB2" w14:textId="09F57C85" w:rsidR="001D39D6" w:rsidRDefault="0052125A" w:rsidP="000D6954">
      <w:r>
        <w:t xml:space="preserve">Upon architect approval of a KDD, a RICEFW entry will be created in the RICEFW tracker, referencing the relevant requirement IDs from the RTM. Each RICEFW item may map to one or more requirements. </w:t>
      </w:r>
    </w:p>
    <w:p w14:paraId="5EF424E7" w14:textId="04255D5C" w:rsidR="00267508" w:rsidRDefault="00267508" w:rsidP="000D6954">
      <w:r>
        <w:t xml:space="preserve">We will leverage existing RICEFW list, validate and add new/additional to the list that are found during process confirmation workshops. </w:t>
      </w:r>
    </w:p>
    <w:p w14:paraId="17C56D2C" w14:textId="3E38B14A" w:rsidR="001D39D6" w:rsidRDefault="0052125A" w:rsidP="00431AB5">
      <w:pPr>
        <w:pStyle w:val="ListBullet"/>
        <w:rPr>
          <w:sz w:val="22"/>
          <w:szCs w:val="22"/>
        </w:rPr>
      </w:pPr>
      <w:r>
        <w:t xml:space="preserve">During the build phase, functional specifications will be written with explicit references to RTM requirement IDs, providing a traceable chain from requirement to deliverable. Unit test cases will be drafted against functional requirements. </w:t>
      </w:r>
    </w:p>
    <w:p w14:paraId="269AAEB3" w14:textId="44C3F18C" w:rsidR="0052125A" w:rsidRPr="007B60FC" w:rsidRDefault="0052125A" w:rsidP="00431AB5">
      <w:pPr>
        <w:pStyle w:val="ListBullet"/>
        <w:rPr>
          <w:sz w:val="22"/>
          <w:szCs w:val="22"/>
        </w:rPr>
      </w:pPr>
      <w:r>
        <w:t xml:space="preserve">For Fit items, configuration will be maintained in the system and documented in a Configuration Unit Testing document.</w:t>
      </w:r>
    </w:p>
    <w:p w14:paraId="147AF3D1" w14:textId="77777777" w:rsidR="000336D9" w:rsidRDefault="0052125A" w:rsidP="00431AB5">
      <w:pPr>
        <w:rPr>
          <w:rStyle w:val="Strong"/>
          <w:sz w:val="22"/>
          <w:szCs w:val="22"/>
        </w:rPr>
      </w:pPr>
      <w:r>
        <w:rPr>
          <w:rStyle w:val="Strong"/>
          <w:sz w:val="22"/>
          <w:szCs w:val="22"/>
        </w:rPr>
        <w:t>Testing</w:t>
      </w:r>
    </w:p>
    <w:p w14:paraId="172CD814" w14:textId="0363F4C6" w:rsidR="0052125A" w:rsidRPr="007B60FC" w:rsidRDefault="0052125A" w:rsidP="00431AB5">
      <w:r>
        <w:t xml:space="preserve">Test cases are written at the requirement level, ensuring every requirement is covered by at least one test case. Test scenarios are constructed around end-to-end business processes, and every test case must be included in at least one business scenario. Integration and regression testing validates that both the functional requirements and the broader business processes work cohesively. Security requirements captured in the RTM are specifically addressed through dedicated security testing cycles. Upon successful testing, solution is deployed to production and requirements are marked as Deployed in the RTM.</w:t>
      </w:r>
    </w:p>
    <w:p w14:paraId="01272884" w14:textId="77777777" w:rsidR="000336D9" w:rsidRPr="00544750" w:rsidRDefault="0052125A" w:rsidP="00544750">
      <w:pPr>
        <w:rPr>
          <w:b/>
        </w:rPr>
      </w:pPr>
      <w:r>
        <w:rPr>
          <w:b/>
        </w:rPr>
        <w:t>Training and OCM</w:t>
      </w:r>
    </w:p>
    <w:p w14:paraId="2E6A42F2" w14:textId="564A0D2B" w:rsidR="0052125A" w:rsidRPr="007B60FC" w:rsidRDefault="0052125A" w:rsidP="00431AB5">
      <w:r>
        <w:t>Training topics are identified primarily based on in-scope processes. The training content is reviewed against the RTM to confirm that every requirement has corresponding coverage in the training materials, closing the loop between documented requirements and end-user enablement.</w:t>
      </w:r>
    </w:p>
    <w:p w14:paraId="79BD3D67" w14:textId="77777777" w:rsidR="005D2F15" w:rsidRPr="00544750" w:rsidRDefault="0052125A" w:rsidP="00544750">
      <w:pPr>
        <w:rPr>
          <w:b/>
        </w:rPr>
      </w:pPr>
      <w:r>
        <w:rPr>
          <w:b/>
        </w:rPr>
        <w:t>Change management for new or missed requirements</w:t>
      </w:r>
    </w:p>
    <w:p w14:paraId="3D9702EC" w14:textId="6BE98B81" w:rsidR="0052125A" w:rsidRPr="007B60FC" w:rsidRDefault="0052125A" w:rsidP="00431AB5">
      <w:r>
        <w:t>If new requirements or missed functionalities surface at any point in the project lifecycle, they are entered into the RTM and submitted for PMO review. Requirements approved through the formal change management process then follow the same governance path — KDD preparation, architect approval, RICEFW creation, build, and testing — ensuring no requirement bypasses the traceability framework.</w:t>
      </w:r>
    </w:p>
    <w:p w14:paraId="7F3014D1" w14:textId="77777777" w:rsidR="00182BBA" w:rsidRDefault="00182BBA">
      <w:pPr>
        <w:spacing w:after="160" w:line="278" w:lineRule="auto"/>
        <w:rPr>
          <w:rFonts w:asciiTheme="majorHAnsi" w:eastAsiaTheme="majorEastAsia" w:hAnsiTheme="majorHAnsi" w:cstheme="majorBidi"/>
          <w:color w:val="0F4761" w:themeColor="accent1" w:themeShade="BF"/>
          <w:kern w:val="2"/>
          <w:sz w:val="40"/>
          <w:szCs w:val="40"/>
          <w14:ligatures w14:val="standardContextual"/>
        </w:rPr>
      </w:pPr>
      <w:r>
        <w:br w:type="page"/>
      </w:r>
    </w:p>
    <w:p w14:paraId="29B873DC" w14:textId="05AEDCCA" w:rsidR="00182BBA" w:rsidRDefault="00182BBA" w:rsidP="0066148B">
      <w:pPr>
        <w:pStyle w:val="Heading1"/>
      </w:pPr>
      <w:bookmarkStart w:id="17" w:name="_Toc234865021"/>
      <w:r>
        <w:t>Solution Design</w:t>
      </w:r>
      <w:bookmarkEnd w:id="17"/>
    </w:p>
    <w:p w14:paraId="37C8A362" w14:textId="4467B34D" w:rsidR="00453A0C" w:rsidRPr="00431AB5" w:rsidRDefault="00453A0C" w:rsidP="00453A0C">
      <w:pPr>
        <w:rPr>
          <w:b/>
        </w:rPr>
      </w:pPr>
      <w:r>
        <w:rPr>
          <w:b/>
        </w:rPr>
        <w:t>Solution design methodology</w:t>
      </w:r>
    </w:p>
    <w:p w14:paraId="176D8131" w14:textId="2CF7DC0D" w:rsidR="666C5F10" w:rsidRDefault="00182BBA" w:rsidP="00544750">
      <w:pPr>
        <w:pStyle w:val="Heading2"/>
      </w:pPr>
      <w:r>
        <w:t xml:space="preserve">5.1 Functional Design</w:t>
      </w:r>
    </w:p>
    <w:p w14:paraId="621DDA48" w14:textId="31E63D7D" w:rsidR="4B765AD1" w:rsidRDefault="0305BA96" w:rsidP="0066148B">
      <w:pPr>
        <w:rPr>
          <w:rFonts w:eastAsia="Aptos"/>
        </w:rPr>
      </w:pPr>
      <w:r>
        <w:rPr>
          <w:rFonts w:eastAsia="Aptos"/>
        </w:rPr>
        <w:t xml:space="preserve">Our functional design approach will establish </w:t>
      </w:r>
      <w:r>
        <w:rPr>
          <w:rFonts w:eastAsia="Aptos"/>
          <w:b/>
        </w:rPr>
        <w:t>SAP S/4HANA Plant Maintenance as the authoritative system of record</w:t>
      </w:r>
      <w:r>
        <w:rPr>
          <w:rFonts w:eastAsia="Aptos"/>
        </w:rPr>
        <w:t xml:space="preserve"> for work management, asset maintenance, construction execution, and capital project management across Project 3 Indiana, Project 3 Ohio, and MVLt. The design will support the full </w:t>
      </w:r>
      <w:r>
        <w:rPr>
          <w:rFonts w:eastAsia="Aptos"/>
          <w:b/>
        </w:rPr>
        <w:t>Identify–Plan–Schedule–Execute–Close–Analyze (IPSECA)</w:t>
      </w:r>
      <w:r>
        <w:rPr>
          <w:rFonts w:eastAsia="Aptos"/>
        </w:rPr>
        <w:t xml:space="preserve"> lifecycle and align to Project 3’s objective of a unified, standardized, and controls-driven platform for distribution work management.</w:t>
      </w:r>
    </w:p>
    <w:p w14:paraId="65DE59E4" w14:textId="002F744F" w:rsidR="4B765AD1" w:rsidRDefault="0305BA96" w:rsidP="0066148B">
      <w:pPr>
        <w:rPr>
          <w:rFonts w:eastAsia="Aptos"/>
        </w:rPr>
      </w:pPr>
      <w:r>
        <w:rPr>
          <w:rFonts w:eastAsia="Aptos"/>
        </w:rPr>
        <w:t xml:space="preserve">We will leverage the design and solution blueprint previously completed as part of the program work management and apply the five principles to enrich and refine the design. </w:t>
      </w:r>
    </w:p>
    <w:p w14:paraId="7F5F2E06" w14:textId="15C148D1" w:rsidR="4B765AD1" w:rsidRDefault="0305BA96" w:rsidP="00E74124">
      <w:pPr>
        <w:pStyle w:val="ListNumber"/>
        <w:rPr>
          <w:rFonts w:eastAsia="Aptos"/>
        </w:rPr>
      </w:pPr>
      <w:r>
        <w:rPr>
          <w:rFonts w:eastAsia="Aptos"/>
          <w:b/>
        </w:rPr>
        <w:t>Utility-operating-model first</w:t>
      </w:r>
      <w:r>
        <w:rPr>
          <w:rFonts w:eastAsia="Aptos"/>
        </w:rPr>
        <w:t xml:space="preserve"> — design for real utility work types, not generic PM processes.</w:t>
      </w:r>
    </w:p>
    <w:p w14:paraId="3E4DCE48" w14:textId="19F9239D" w:rsidR="4B765AD1" w:rsidRDefault="0305BA96" w:rsidP="00E74124">
      <w:pPr>
        <w:pStyle w:val="ListNumber"/>
        <w:rPr>
          <w:rFonts w:eastAsia="Aptos"/>
        </w:rPr>
      </w:pPr>
      <w:r>
        <w:rPr>
          <w:rFonts w:eastAsia="Aptos"/>
          <w:b/>
        </w:rPr>
        <w:t>Controls by design</w:t>
      </w:r>
      <w:r>
        <w:rPr>
          <w:rFonts w:eastAsia="Aptos"/>
        </w:rPr>
        <w:t xml:space="preserve"> — embed financial, operational, and regulatory controls directly in workflows, configuration, interfaces, and reporting.</w:t>
      </w:r>
    </w:p>
    <w:p w14:paraId="2FC7478B" w14:textId="2C28CB67" w:rsidR="4B765AD1" w:rsidRDefault="0305BA96" w:rsidP="00E74124">
      <w:pPr>
        <w:pStyle w:val="ListNumber"/>
        <w:rPr>
          <w:rFonts w:eastAsia="Aptos"/>
        </w:rPr>
      </w:pPr>
      <w:r>
        <w:rPr>
          <w:rFonts w:eastAsia="Aptos"/>
          <w:b/>
        </w:rPr>
        <w:t>Standardize where possible, localize only where necessary</w:t>
      </w:r>
      <w:r>
        <w:rPr>
          <w:rFonts w:eastAsia="Aptos"/>
        </w:rPr>
        <w:t xml:space="preserve"> across Indiana, Ohio, and MVLt.</w:t>
      </w:r>
    </w:p>
    <w:p w14:paraId="26EFDFE4" w14:textId="05BAB896" w:rsidR="4B765AD1" w:rsidRDefault="0305BA96" w:rsidP="00E74124">
      <w:pPr>
        <w:pStyle w:val="ListNumber"/>
        <w:rPr>
          <w:rFonts w:eastAsia="Aptos"/>
        </w:rPr>
      </w:pPr>
      <w:r>
        <w:rPr>
          <w:rFonts w:eastAsia="Aptos"/>
          <w:b/>
        </w:rPr>
        <w:t>Integration-aware design</w:t>
      </w:r>
      <w:r>
        <w:rPr>
          <w:rFonts w:eastAsia="Aptos"/>
        </w:rPr>
        <w:t xml:space="preserve"> — ensure process design reflects complex boundary system dependencies from day one.</w:t>
      </w:r>
    </w:p>
    <w:p w14:paraId="6A1943A6" w14:textId="1F39DA5A" w:rsidR="4B765AD1" w:rsidRDefault="0305BA96" w:rsidP="00E74124">
      <w:pPr>
        <w:pStyle w:val="ListNumber"/>
        <w:rPr>
          <w:rFonts w:eastAsia="Aptos"/>
        </w:rPr>
      </w:pPr>
      <w:r>
        <w:rPr>
          <w:rFonts w:eastAsia="Aptos"/>
          <w:b/>
        </w:rPr>
        <w:t>Future-ready architecture</w:t>
      </w:r>
      <w:r>
        <w:rPr>
          <w:rFonts w:eastAsia="Aptos"/>
        </w:rPr>
        <w:t xml:space="preserve"> — enable future adoption such as Joule, APM, and FSM adoption without rework.</w:t>
      </w:r>
    </w:p>
    <w:p w14:paraId="146DB690" w14:textId="00654C1D" w:rsidR="4B765AD1" w:rsidRDefault="4B765AD1" w:rsidP="0066148B">
      <w:pPr>
        <w:rPr>
          <w:rFonts w:eastAsia="Aptos"/>
        </w:rPr>
      </w:pPr>
    </w:p>
    <w:p w14:paraId="3C907ACC" w14:textId="6E5A0298" w:rsidR="4B765AD1" w:rsidRPr="00E74124" w:rsidRDefault="0305BA96" w:rsidP="007872CC">
      <w:pPr>
        <w:pStyle w:val="ListNumber"/>
        <w:numPr>
          <w:ilvl w:val="0"/>
          <w:numId w:val="13"/>
        </w:numPr>
        <w:rPr>
          <w:rFonts w:eastAsia="Aptos"/>
          <w:b/>
        </w:rPr>
      </w:pPr>
      <w:r>
        <w:rPr>
          <w:rFonts w:eastAsia="Aptos"/>
          <w:b/>
        </w:rPr>
        <w:t>End-to-end process design across IPSECA</w:t>
      </w:r>
    </w:p>
    <w:p w14:paraId="3E123317" w14:textId="77777777" w:rsidR="00153AF8" w:rsidRDefault="0305BA96" w:rsidP="00544750">
      <w:pPr>
        <w:rPr>
          <w:rFonts w:eastAsia="Aptos"/>
        </w:rPr>
      </w:pPr>
      <w:r>
        <w:rPr>
          <w:rFonts w:eastAsia="Aptos"/>
        </w:rPr>
        <w:t xml:space="preserve">We will enrich future-state Level 3 and Level 4 business process designs for each in-scope work type across Identify, Plan, Schedule, Execute, Close, and Analyze. </w:t>
      </w:r>
    </w:p>
    <w:p w14:paraId="576CBB7F" w14:textId="1538C60A" w:rsidR="002A2895" w:rsidRDefault="0305BA96" w:rsidP="00544750">
      <w:pPr>
        <w:rPr>
          <w:rFonts w:eastAsia="Aptos"/>
        </w:rPr>
      </w:pPr>
      <w:r>
        <w:rPr>
          <w:rFonts w:eastAsia="Aptos"/>
        </w:rPr>
        <w:t xml:space="preserve">This will cover following process scope items – </w:t>
      </w:r>
    </w:p>
    <w:tbl>
      <w:tblPr>
        <w:tblW w:w="5000" w:type="pct"/>
        <w:tblBorders>
          <w:bottom w:val="single" w:sz="4" w:space="0" w:color="D1D1D1" w:themeColor="background2" w:themeShade="E6"/>
          <w:insideH w:val="single" w:sz="4" w:space="0" w:color="D1D1D1" w:themeColor="background2" w:themeShade="E6"/>
        </w:tblBorders>
        <w:tblLook w:val="04A0" w:firstRow="1" w:lastRow="0" w:firstColumn="1" w:lastColumn="0" w:noHBand="0" w:noVBand="1"/>
      </w:tblPr>
      <w:tblGrid>
        <w:gridCol w:w="3100"/>
        <w:gridCol w:w="4799"/>
        <w:gridCol w:w="2181"/>
      </w:tblGrid>
      <w:tr w:rsidR="002A2895" w:rsidRPr="00D55177" w14:paraId="32331A75" w14:textId="77777777" w:rsidTr="00A468E9">
        <w:trPr>
          <w:trHeight w:val="420"/>
        </w:trPr>
        <w:tc>
          <w:tcPr>
            <w:tcW w:w="3344" w:type="dxa"/>
            <w:shd w:val="clear" w:color="auto" w:fill="4EA72E" w:themeFill="accent6"/>
            <w:vAlign w:val="center"/>
          </w:tcPr>
          <w:p w14:paraId="738C839E" w14:textId="1C27AA00" w:rsidR="002A2895" w:rsidRPr="00D55177" w:rsidRDefault="00153AF8" w:rsidP="00A468E9">
            <w:pPr>
              <w:pStyle w:val="Tabletitle"/>
              <w:rPr>
                <w:rFonts w:ascii="Calibri" w:hAnsi="Calibri" w:cs="Calibri"/>
                <w:color w:val="FFFFFF"/>
                <w:sz w:val="18"/>
                <w:szCs w:val="18"/>
              </w:rPr>
            </w:pPr>
            <w:r>
              <w:t>Work Types</w:t>
            </w:r>
          </w:p>
        </w:tc>
        <w:tc>
          <w:tcPr>
            <w:tcW w:w="5311" w:type="dxa"/>
            <w:shd w:val="clear" w:color="auto" w:fill="4EA72E" w:themeFill="accent6"/>
            <w:vAlign w:val="center"/>
            <w:hideMark/>
          </w:tcPr>
          <w:p w14:paraId="50B60623" w14:textId="7CDE3462" w:rsidR="002A2895" w:rsidRPr="00D55177" w:rsidRDefault="002A2895" w:rsidP="00A468E9">
            <w:pPr>
              <w:pStyle w:val="Tabletitle"/>
              <w:rPr>
                <w:rFonts w:ascii="Calibri" w:hAnsi="Calibri" w:cs="Calibri"/>
                <w:color w:val="FFFFFF"/>
                <w:sz w:val="18"/>
                <w:szCs w:val="18"/>
              </w:rPr>
            </w:pPr>
            <w:r>
              <w:t>Process Scope</w:t>
              <w:br/>
              <w:t>(Refined Wording)</w:t>
            </w:r>
          </w:p>
        </w:tc>
        <w:tc>
          <w:tcPr>
            <w:tcW w:w="2273" w:type="dxa"/>
            <w:shd w:val="clear" w:color="auto" w:fill="4EA72E" w:themeFill="accent6"/>
            <w:vAlign w:val="center"/>
            <w:hideMark/>
          </w:tcPr>
          <w:p w14:paraId="721651B7" w14:textId="77777777" w:rsidR="002A2895" w:rsidRPr="00D55177" w:rsidRDefault="002A2895" w:rsidP="00A468E9">
            <w:pPr>
              <w:pStyle w:val="Tabletitle"/>
              <w:rPr>
                <w:rFonts w:ascii="Calibri" w:hAnsi="Calibri" w:cs="Calibri"/>
                <w:color w:val="FFFFFF"/>
                <w:sz w:val="18"/>
                <w:szCs w:val="18"/>
              </w:rPr>
            </w:pPr>
            <w:r>
              <w:t>Implementation</w:t>
              <w:br/>
              <w:t>Complexity</w:t>
            </w:r>
          </w:p>
        </w:tc>
      </w:tr>
      <w:tr w:rsidR="00B3769D" w:rsidRPr="00D55177" w14:paraId="329BDF4E" w14:textId="77777777" w:rsidTr="00A468E9">
        <w:trPr>
          <w:trHeight w:val="420"/>
        </w:trPr>
        <w:tc>
          <w:tcPr>
            <w:tcW w:w="3344" w:type="dxa"/>
            <w:vMerge w:val="restart"/>
            <w:vAlign w:val="center"/>
          </w:tcPr>
          <w:p w14:paraId="1030BE24" w14:textId="0ACC5CCE" w:rsidR="00B3769D" w:rsidRPr="00D55177" w:rsidRDefault="00B3769D" w:rsidP="00A468E9">
            <w:pPr>
              <w:pStyle w:val="Tabletext"/>
              <w:rPr>
                <w:rFonts w:ascii="Calibri" w:hAnsi="Calibri" w:cs="Calibri"/>
                <w:color w:val="0A1F3F"/>
                <w:szCs w:val="18"/>
              </w:rPr>
            </w:pPr>
            <w:r>
              <w:t>CORE MAINTENANCE</w:t>
            </w:r>
          </w:p>
        </w:tc>
        <w:tc>
          <w:tcPr>
            <w:tcW w:w="5311" w:type="dxa"/>
            <w:vAlign w:val="center"/>
            <w:hideMark/>
          </w:tcPr>
          <w:p w14:paraId="19AE11A7" w14:textId="0C14ACAA" w:rsidR="00B3769D" w:rsidRPr="00D55177" w:rsidRDefault="00B3769D" w:rsidP="00A468E9">
            <w:pPr>
              <w:pStyle w:val="Tabletext"/>
              <w:rPr>
                <w:rFonts w:ascii="Calibri" w:hAnsi="Calibri" w:cs="Calibri"/>
                <w:color w:val="0A1F3F"/>
                <w:szCs w:val="18"/>
              </w:rPr>
            </w:pPr>
            <w:r>
              <w:t>Preventive Maintenance</w:t>
            </w:r>
          </w:p>
        </w:tc>
        <w:tc>
          <w:tcPr>
            <w:tcW w:w="2273" w:type="dxa"/>
            <w:vAlign w:val="center"/>
            <w:hideMark/>
          </w:tcPr>
          <w:p w14:paraId="45E801BE" w14:textId="77777777" w:rsidR="00B3769D" w:rsidRPr="005F0A88" w:rsidRDefault="00B3769D" w:rsidP="00A468E9">
            <w:pPr>
              <w:pStyle w:val="Tabletext"/>
              <w:rPr>
                <w:rFonts w:ascii="Calibri" w:hAnsi="Calibri" w:cs="Calibri"/>
                <w:color w:val="0A2F41" w:themeColor="accent1" w:themeShade="80"/>
                <w:szCs w:val="18"/>
              </w:rPr>
            </w:pPr>
            <w:r>
              <w:rPr>
                <w:color w:val="0A2F41" w:themeColor="accent1" w:themeShade="80"/>
              </w:rPr>
              <w:t>Very High</w:t>
            </w:r>
          </w:p>
        </w:tc>
      </w:tr>
      <w:tr w:rsidR="00B3769D" w:rsidRPr="00D55177" w14:paraId="42BBB683" w14:textId="77777777" w:rsidTr="00A468E9">
        <w:trPr>
          <w:trHeight w:val="420"/>
        </w:trPr>
        <w:tc>
          <w:tcPr>
            <w:tcW w:w="3344" w:type="dxa"/>
            <w:vMerge/>
            <w:vAlign w:val="center"/>
          </w:tcPr>
          <w:p w14:paraId="0AF054A3" w14:textId="77777777" w:rsidR="00B3769D" w:rsidRPr="00D55177" w:rsidRDefault="00B3769D" w:rsidP="00A468E9">
            <w:pPr>
              <w:pStyle w:val="Tabletext"/>
            </w:pPr>
          </w:p>
        </w:tc>
        <w:tc>
          <w:tcPr>
            <w:tcW w:w="5311" w:type="dxa"/>
            <w:vAlign w:val="center"/>
            <w:hideMark/>
          </w:tcPr>
          <w:p w14:paraId="48C0E60B" w14:textId="0FF6D259" w:rsidR="00B3769D" w:rsidRPr="00D55177" w:rsidRDefault="00B3769D" w:rsidP="00A468E9">
            <w:pPr>
              <w:pStyle w:val="Tabletext"/>
              <w:rPr>
                <w:rFonts w:ascii="Calibri" w:hAnsi="Calibri" w:cs="Calibri"/>
                <w:color w:val="0A1F3F"/>
                <w:szCs w:val="18"/>
              </w:rPr>
            </w:pPr>
            <w:r>
              <w:t>Predictive Maintenance (Condition-Based / SCADA-Triggered)</w:t>
            </w:r>
          </w:p>
        </w:tc>
        <w:tc>
          <w:tcPr>
            <w:tcW w:w="2273" w:type="dxa"/>
            <w:vAlign w:val="center"/>
            <w:hideMark/>
          </w:tcPr>
          <w:p w14:paraId="2B4621B1" w14:textId="77777777" w:rsidR="00B3769D" w:rsidRPr="005F0A88" w:rsidRDefault="00B3769D" w:rsidP="00A468E9">
            <w:pPr>
              <w:pStyle w:val="Tabletext"/>
              <w:rPr>
                <w:rFonts w:ascii="Calibri" w:hAnsi="Calibri" w:cs="Calibri"/>
                <w:color w:val="0A2F41" w:themeColor="accent1" w:themeShade="80"/>
                <w:szCs w:val="18"/>
              </w:rPr>
            </w:pPr>
            <w:r>
              <w:rPr>
                <w:color w:val="0A2F41" w:themeColor="accent1" w:themeShade="80"/>
              </w:rPr>
              <w:t>High</w:t>
            </w:r>
          </w:p>
        </w:tc>
      </w:tr>
      <w:tr w:rsidR="00B3769D" w:rsidRPr="00D55177" w14:paraId="24C5B006" w14:textId="77777777" w:rsidTr="00A468E9">
        <w:trPr>
          <w:trHeight w:val="420"/>
        </w:trPr>
        <w:tc>
          <w:tcPr>
            <w:tcW w:w="3344" w:type="dxa"/>
            <w:vMerge/>
            <w:vAlign w:val="center"/>
          </w:tcPr>
          <w:p w14:paraId="528A44C1" w14:textId="77777777" w:rsidR="00B3769D" w:rsidRPr="00D55177" w:rsidRDefault="00B3769D" w:rsidP="00A468E9">
            <w:pPr>
              <w:pStyle w:val="Tabletext"/>
            </w:pPr>
          </w:p>
        </w:tc>
        <w:tc>
          <w:tcPr>
            <w:tcW w:w="5311" w:type="dxa"/>
            <w:vAlign w:val="center"/>
            <w:hideMark/>
          </w:tcPr>
          <w:p w14:paraId="0EAF2E55" w14:textId="3A3D08E0" w:rsidR="00B3769D" w:rsidRPr="00D55177" w:rsidRDefault="00B3769D" w:rsidP="00A468E9">
            <w:pPr>
              <w:pStyle w:val="Tabletext"/>
              <w:rPr>
                <w:rFonts w:ascii="Calibri" w:hAnsi="Calibri" w:cs="Calibri"/>
                <w:color w:val="0A1F3F"/>
                <w:szCs w:val="18"/>
              </w:rPr>
            </w:pPr>
            <w:r>
              <w:t>Corrective Maintenance (Reactive / Breakdown Work)</w:t>
            </w:r>
          </w:p>
        </w:tc>
        <w:tc>
          <w:tcPr>
            <w:tcW w:w="2273" w:type="dxa"/>
            <w:vAlign w:val="center"/>
            <w:hideMark/>
          </w:tcPr>
          <w:p w14:paraId="71912B13" w14:textId="77777777" w:rsidR="00B3769D" w:rsidRPr="005F0A88" w:rsidRDefault="00B3769D" w:rsidP="00A468E9">
            <w:pPr>
              <w:pStyle w:val="Tabletext"/>
              <w:rPr>
                <w:rFonts w:ascii="Calibri" w:hAnsi="Calibri" w:cs="Calibri"/>
                <w:color w:val="0A2F41" w:themeColor="accent1" w:themeShade="80"/>
                <w:szCs w:val="18"/>
              </w:rPr>
            </w:pPr>
            <w:r>
              <w:rPr>
                <w:color w:val="0A2F41" w:themeColor="accent1" w:themeShade="80"/>
              </w:rPr>
              <w:t>High</w:t>
            </w:r>
          </w:p>
        </w:tc>
      </w:tr>
      <w:tr w:rsidR="002A2895" w:rsidRPr="00D55177" w14:paraId="76D768DB" w14:textId="77777777" w:rsidTr="00A468E9">
        <w:trPr>
          <w:trHeight w:val="420"/>
        </w:trPr>
        <w:tc>
          <w:tcPr>
            <w:tcW w:w="3344" w:type="dxa"/>
            <w:vMerge w:val="restart"/>
            <w:vAlign w:val="center"/>
          </w:tcPr>
          <w:p w14:paraId="55DB0162" w14:textId="5D111131" w:rsidR="002A2895" w:rsidRPr="00D55177" w:rsidRDefault="002B5949" w:rsidP="00A468E9">
            <w:pPr>
              <w:pStyle w:val="Tabletext"/>
              <w:rPr>
                <w:rFonts w:ascii="Calibri" w:hAnsi="Calibri" w:cs="Calibri"/>
                <w:color w:val="0A1F3F"/>
                <w:szCs w:val="18"/>
              </w:rPr>
            </w:pPr>
            <w:r>
              <w:t xml:space="preserve">OMS-TRIGGERED WORK </w:t>
            </w:r>
          </w:p>
        </w:tc>
        <w:tc>
          <w:tcPr>
            <w:tcW w:w="5311" w:type="dxa"/>
            <w:vAlign w:val="center"/>
            <w:hideMark/>
          </w:tcPr>
          <w:p w14:paraId="777038EE" w14:textId="31B05C8B" w:rsidR="002A2895" w:rsidRPr="00D55177" w:rsidRDefault="002A2895" w:rsidP="00A468E9">
            <w:pPr>
              <w:pStyle w:val="Tabletext"/>
              <w:rPr>
                <w:rFonts w:ascii="Calibri" w:hAnsi="Calibri" w:cs="Calibri"/>
                <w:color w:val="0A1F3F"/>
                <w:szCs w:val="18"/>
              </w:rPr>
            </w:pPr>
            <w:r>
              <w:t>OMS Like-for-Like Follow-Up (Direct Asset Replacement)</w:t>
            </w:r>
          </w:p>
        </w:tc>
        <w:tc>
          <w:tcPr>
            <w:tcW w:w="2273" w:type="dxa"/>
            <w:vAlign w:val="center"/>
            <w:hideMark/>
          </w:tcPr>
          <w:p w14:paraId="2744F913"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High</w:t>
            </w:r>
          </w:p>
        </w:tc>
      </w:tr>
      <w:tr w:rsidR="002A2895" w:rsidRPr="00D55177" w14:paraId="75AA3AA0" w14:textId="77777777" w:rsidTr="00A468E9">
        <w:trPr>
          <w:trHeight w:val="420"/>
        </w:trPr>
        <w:tc>
          <w:tcPr>
            <w:tcW w:w="3344" w:type="dxa"/>
            <w:vMerge/>
            <w:vAlign w:val="center"/>
          </w:tcPr>
          <w:p w14:paraId="46554308" w14:textId="77777777" w:rsidR="002A2895" w:rsidRPr="00D55177" w:rsidRDefault="002A2895" w:rsidP="00A468E9">
            <w:pPr>
              <w:pStyle w:val="Tabletext"/>
            </w:pPr>
          </w:p>
        </w:tc>
        <w:tc>
          <w:tcPr>
            <w:tcW w:w="5311" w:type="dxa"/>
            <w:vAlign w:val="center"/>
            <w:hideMark/>
          </w:tcPr>
          <w:p w14:paraId="333FA7BC" w14:textId="22A59BC3" w:rsidR="002A2895" w:rsidRPr="00D55177" w:rsidRDefault="002A2895" w:rsidP="00A468E9">
            <w:pPr>
              <w:pStyle w:val="Tabletext"/>
              <w:rPr>
                <w:rFonts w:ascii="Calibri" w:hAnsi="Calibri" w:cs="Calibri"/>
                <w:color w:val="0A1F3F"/>
                <w:szCs w:val="18"/>
              </w:rPr>
            </w:pPr>
            <w:r>
              <w:t>OMS Storm Work (Storm-Driven Reactive Construction)</w:t>
            </w:r>
          </w:p>
        </w:tc>
        <w:tc>
          <w:tcPr>
            <w:tcW w:w="2273" w:type="dxa"/>
            <w:vAlign w:val="center"/>
            <w:hideMark/>
          </w:tcPr>
          <w:p w14:paraId="2C1299FC"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High</w:t>
            </w:r>
          </w:p>
        </w:tc>
      </w:tr>
      <w:tr w:rsidR="002A2895" w:rsidRPr="00D55177" w14:paraId="14E8C603" w14:textId="77777777" w:rsidTr="00A468E9">
        <w:trPr>
          <w:trHeight w:val="420"/>
        </w:trPr>
        <w:tc>
          <w:tcPr>
            <w:tcW w:w="3344" w:type="dxa"/>
            <w:vMerge/>
            <w:shd w:val="clear" w:color="auto" w:fill="DAE9F7" w:themeFill="text2" w:themeFillTint="1A"/>
            <w:vAlign w:val="center"/>
          </w:tcPr>
          <w:p w14:paraId="2C1DF9D6" w14:textId="77777777" w:rsidR="002A2895" w:rsidRPr="00D55177" w:rsidRDefault="002A2895" w:rsidP="00B3769D">
            <w:pPr>
              <w:rPr>
                <w:rFonts w:ascii="Calibri" w:hAnsi="Calibri" w:cs="Calibri"/>
                <w:color w:val="0A1F3F"/>
                <w:sz w:val="18"/>
                <w:szCs w:val="18"/>
              </w:rPr>
            </w:pPr>
          </w:p>
        </w:tc>
        <w:tc>
          <w:tcPr>
            <w:tcW w:w="5311" w:type="dxa"/>
            <w:vAlign w:val="center"/>
            <w:hideMark/>
          </w:tcPr>
          <w:p w14:paraId="4A1DC443" w14:textId="4FA5F111" w:rsidR="002A2895" w:rsidRPr="00D55177" w:rsidRDefault="002A2895" w:rsidP="00A468E9">
            <w:pPr>
              <w:pStyle w:val="Tabletext"/>
              <w:rPr>
                <w:rFonts w:ascii="Calibri" w:hAnsi="Calibri" w:cs="Calibri"/>
                <w:color w:val="0A1F3F"/>
                <w:szCs w:val="18"/>
              </w:rPr>
            </w:pPr>
            <w:r>
              <w:t>OMS Unplanned Engineering Follow-Up (Engineering-Required Reactive Work)</w:t>
            </w:r>
          </w:p>
        </w:tc>
        <w:tc>
          <w:tcPr>
            <w:tcW w:w="2273" w:type="dxa"/>
            <w:vAlign w:val="center"/>
            <w:hideMark/>
          </w:tcPr>
          <w:p w14:paraId="72FF1EB2"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Medium</w:t>
            </w:r>
          </w:p>
        </w:tc>
      </w:tr>
      <w:tr w:rsidR="002A2895" w:rsidRPr="00D55177" w14:paraId="30449D6C" w14:textId="77777777" w:rsidTr="00A468E9">
        <w:trPr>
          <w:trHeight w:val="420"/>
        </w:trPr>
        <w:tc>
          <w:tcPr>
            <w:tcW w:w="3344" w:type="dxa"/>
            <w:vMerge/>
            <w:shd w:val="clear" w:color="auto" w:fill="DAE9F7" w:themeFill="text2" w:themeFillTint="1A"/>
            <w:vAlign w:val="center"/>
          </w:tcPr>
          <w:p w14:paraId="4F3ADF8B" w14:textId="77777777" w:rsidR="002A2895" w:rsidRPr="00D55177" w:rsidRDefault="002A2895" w:rsidP="00B3769D">
            <w:pPr>
              <w:rPr>
                <w:rFonts w:ascii="Calibri" w:hAnsi="Calibri" w:cs="Calibri"/>
                <w:color w:val="0A1F3F"/>
                <w:sz w:val="18"/>
                <w:szCs w:val="18"/>
              </w:rPr>
            </w:pPr>
          </w:p>
        </w:tc>
        <w:tc>
          <w:tcPr>
            <w:tcW w:w="5311" w:type="dxa"/>
            <w:vAlign w:val="center"/>
            <w:hideMark/>
          </w:tcPr>
          <w:p w14:paraId="64982CA7" w14:textId="410A9D21" w:rsidR="002A2895" w:rsidRPr="00D55177" w:rsidRDefault="002A2895" w:rsidP="00A468E9">
            <w:pPr>
              <w:pStyle w:val="Tabletext"/>
              <w:rPr>
                <w:rFonts w:ascii="Calibri" w:hAnsi="Calibri" w:cs="Calibri"/>
                <w:color w:val="0A1F3F"/>
                <w:szCs w:val="18"/>
              </w:rPr>
            </w:pPr>
            <w:r>
              <w:t>OMS Streetlighting Follow-Up (MVLt — Miami Valley Lighting)</w:t>
            </w:r>
          </w:p>
        </w:tc>
        <w:tc>
          <w:tcPr>
            <w:tcW w:w="2273" w:type="dxa"/>
            <w:vAlign w:val="center"/>
            <w:hideMark/>
          </w:tcPr>
          <w:p w14:paraId="3CF5E98C"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Medium</w:t>
            </w:r>
          </w:p>
        </w:tc>
      </w:tr>
      <w:tr w:rsidR="002A2895" w:rsidRPr="00D55177" w14:paraId="7436D4B6" w14:textId="77777777" w:rsidTr="00A468E9">
        <w:trPr>
          <w:trHeight w:val="420"/>
        </w:trPr>
        <w:tc>
          <w:tcPr>
            <w:tcW w:w="3344" w:type="dxa"/>
            <w:vMerge w:val="restart"/>
            <w:vAlign w:val="center"/>
          </w:tcPr>
          <w:p w14:paraId="1355A98C" w14:textId="72CD7424" w:rsidR="002A2895" w:rsidRPr="00D55177" w:rsidRDefault="001A396D" w:rsidP="00A468E9">
            <w:pPr>
              <w:pStyle w:val="Tabletext"/>
              <w:rPr>
                <w:rFonts w:ascii="Calibri" w:hAnsi="Calibri" w:cs="Calibri"/>
                <w:color w:val="0A1F3F"/>
                <w:szCs w:val="18"/>
              </w:rPr>
            </w:pPr>
            <w:r>
              <w:t xml:space="preserve">CONSTRUCTION &amp; CAPITAL </w:t>
            </w:r>
          </w:p>
        </w:tc>
        <w:tc>
          <w:tcPr>
            <w:tcW w:w="5311" w:type="dxa"/>
            <w:vAlign w:val="center"/>
            <w:hideMark/>
          </w:tcPr>
          <w:p w14:paraId="50CEEAC4" w14:textId="0AF5D0BD" w:rsidR="002A2895" w:rsidRPr="00D55177" w:rsidRDefault="002A2895" w:rsidP="00A468E9">
            <w:pPr>
              <w:pStyle w:val="Tabletext"/>
              <w:rPr>
                <w:rFonts w:ascii="Calibri" w:hAnsi="Calibri" w:cs="Calibri"/>
                <w:color w:val="0A1F3F"/>
                <w:szCs w:val="18"/>
              </w:rPr>
            </w:pPr>
            <w:r>
              <w:t>Long-Cycle Construction (Investment-Plan or Customer-Initiated Capital Projects)</w:t>
            </w:r>
          </w:p>
        </w:tc>
        <w:tc>
          <w:tcPr>
            <w:tcW w:w="2273" w:type="dxa"/>
            <w:vAlign w:val="center"/>
            <w:hideMark/>
          </w:tcPr>
          <w:p w14:paraId="2D1132E0"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Very High</w:t>
            </w:r>
          </w:p>
        </w:tc>
      </w:tr>
      <w:tr w:rsidR="002A2895" w:rsidRPr="00D55177" w14:paraId="7B47A02A" w14:textId="77777777" w:rsidTr="00A468E9">
        <w:trPr>
          <w:trHeight w:val="420"/>
        </w:trPr>
        <w:tc>
          <w:tcPr>
            <w:tcW w:w="3344" w:type="dxa"/>
            <w:vMerge/>
            <w:vAlign w:val="center"/>
          </w:tcPr>
          <w:p w14:paraId="65768207" w14:textId="77777777" w:rsidR="002A2895" w:rsidRPr="00D55177" w:rsidRDefault="002A2895" w:rsidP="00A468E9">
            <w:pPr>
              <w:pStyle w:val="Tabletext"/>
            </w:pPr>
          </w:p>
        </w:tc>
        <w:tc>
          <w:tcPr>
            <w:tcW w:w="5311" w:type="dxa"/>
            <w:vAlign w:val="center"/>
            <w:hideMark/>
          </w:tcPr>
          <w:p w14:paraId="569B3589" w14:textId="6C6B24FA" w:rsidR="002A2895" w:rsidRPr="00D55177" w:rsidRDefault="002A2895" w:rsidP="00A468E9">
            <w:pPr>
              <w:pStyle w:val="Tabletext"/>
              <w:rPr>
                <w:rFonts w:ascii="Calibri" w:hAnsi="Calibri" w:cs="Calibri"/>
                <w:color w:val="0A1F3F"/>
                <w:szCs w:val="18"/>
              </w:rPr>
            </w:pPr>
            <w:r>
              <w:t>Minor Capital Work (Small Capital Projects / Simple Replacements)</w:t>
            </w:r>
          </w:p>
        </w:tc>
        <w:tc>
          <w:tcPr>
            <w:tcW w:w="2273" w:type="dxa"/>
            <w:vAlign w:val="center"/>
            <w:hideMark/>
          </w:tcPr>
          <w:p w14:paraId="1B61AB4E"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Medium</w:t>
            </w:r>
          </w:p>
        </w:tc>
      </w:tr>
      <w:tr w:rsidR="002A2895" w:rsidRPr="00D55177" w14:paraId="7944D95C" w14:textId="77777777" w:rsidTr="00A468E9">
        <w:trPr>
          <w:trHeight w:val="420"/>
        </w:trPr>
        <w:tc>
          <w:tcPr>
            <w:tcW w:w="3344" w:type="dxa"/>
            <w:vMerge/>
            <w:vAlign w:val="center"/>
          </w:tcPr>
          <w:p w14:paraId="03B29486" w14:textId="77777777" w:rsidR="002A2895" w:rsidRPr="00D55177" w:rsidRDefault="002A2895" w:rsidP="00A468E9">
            <w:pPr>
              <w:pStyle w:val="Tabletext"/>
            </w:pPr>
          </w:p>
        </w:tc>
        <w:tc>
          <w:tcPr>
            <w:tcW w:w="5311" w:type="dxa"/>
            <w:vAlign w:val="center"/>
            <w:hideMark/>
          </w:tcPr>
          <w:p w14:paraId="5A8860A6" w14:textId="2E8D7447" w:rsidR="002A2895" w:rsidRPr="00D55177" w:rsidRDefault="002A2895" w:rsidP="00A468E9">
            <w:pPr>
              <w:pStyle w:val="Tabletext"/>
              <w:rPr>
                <w:rFonts w:ascii="Calibri" w:hAnsi="Calibri" w:cs="Calibri"/>
                <w:color w:val="0A1F3F"/>
                <w:szCs w:val="18"/>
              </w:rPr>
            </w:pPr>
            <w:r>
              <w:t>Joint Use / Make-Ready (Pole Attachment &amp; Third-Party Coordination)</w:t>
            </w:r>
          </w:p>
        </w:tc>
        <w:tc>
          <w:tcPr>
            <w:tcW w:w="2273" w:type="dxa"/>
            <w:vAlign w:val="center"/>
            <w:hideMark/>
          </w:tcPr>
          <w:p w14:paraId="3CF09B45"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Medium</w:t>
            </w:r>
          </w:p>
        </w:tc>
      </w:tr>
      <w:tr w:rsidR="002A2895" w:rsidRPr="00D55177" w14:paraId="0740A53F" w14:textId="77777777" w:rsidTr="00A468E9">
        <w:trPr>
          <w:trHeight w:val="420"/>
        </w:trPr>
        <w:tc>
          <w:tcPr>
            <w:tcW w:w="3344" w:type="dxa"/>
            <w:vMerge w:val="restart"/>
            <w:vAlign w:val="center"/>
          </w:tcPr>
          <w:p w14:paraId="3184F833" w14:textId="4EED8622" w:rsidR="002A2895" w:rsidRPr="00D55177" w:rsidRDefault="005839DA" w:rsidP="00A468E9">
            <w:pPr>
              <w:pStyle w:val="Tabletext"/>
              <w:rPr>
                <w:rFonts w:ascii="Calibri" w:hAnsi="Calibri" w:cs="Calibri"/>
                <w:color w:val="0A1F3F"/>
                <w:szCs w:val="18"/>
              </w:rPr>
            </w:pPr>
            <w:r>
              <w:t xml:space="preserve">CUSTOMER SERVICE </w:t>
            </w:r>
          </w:p>
        </w:tc>
        <w:tc>
          <w:tcPr>
            <w:tcW w:w="5311" w:type="dxa"/>
            <w:vAlign w:val="center"/>
            <w:hideMark/>
          </w:tcPr>
          <w:p w14:paraId="55051273" w14:textId="064C206F" w:rsidR="002A2895" w:rsidRPr="00D55177" w:rsidRDefault="002A2895" w:rsidP="00A468E9">
            <w:pPr>
              <w:pStyle w:val="Tabletext"/>
              <w:rPr>
                <w:rFonts w:ascii="Calibri" w:hAnsi="Calibri" w:cs="Calibri"/>
                <w:color w:val="0A1F3F"/>
                <w:szCs w:val="18"/>
              </w:rPr>
            </w:pPr>
            <w:r>
              <w:t>Customer Service Connections (New Service / Residential &amp; Commercial)</w:t>
            </w:r>
          </w:p>
        </w:tc>
        <w:tc>
          <w:tcPr>
            <w:tcW w:w="2273" w:type="dxa"/>
            <w:vAlign w:val="center"/>
            <w:hideMark/>
          </w:tcPr>
          <w:p w14:paraId="3EA1A3E3"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Medium</w:t>
            </w:r>
          </w:p>
        </w:tc>
      </w:tr>
      <w:tr w:rsidR="002A2895" w:rsidRPr="00D55177" w14:paraId="76099BEB" w14:textId="77777777" w:rsidTr="00A468E9">
        <w:trPr>
          <w:trHeight w:val="420"/>
        </w:trPr>
        <w:tc>
          <w:tcPr>
            <w:tcW w:w="3344" w:type="dxa"/>
            <w:vMerge/>
            <w:vAlign w:val="center"/>
          </w:tcPr>
          <w:p w14:paraId="390161DF" w14:textId="77777777" w:rsidR="002A2895" w:rsidRPr="00D55177" w:rsidRDefault="002A2895" w:rsidP="00A468E9">
            <w:pPr>
              <w:pStyle w:val="Tabletext"/>
            </w:pPr>
          </w:p>
        </w:tc>
        <w:tc>
          <w:tcPr>
            <w:tcW w:w="5311" w:type="dxa"/>
            <w:vAlign w:val="center"/>
            <w:hideMark/>
          </w:tcPr>
          <w:p w14:paraId="445DA7F2" w14:textId="4B4F3718" w:rsidR="002A2895" w:rsidRPr="00D55177" w:rsidRDefault="002A2895" w:rsidP="00A468E9">
            <w:pPr>
              <w:pStyle w:val="Tabletext"/>
              <w:rPr>
                <w:rFonts w:ascii="Calibri" w:hAnsi="Calibri" w:cs="Calibri"/>
                <w:color w:val="0A1F3F"/>
                <w:szCs w:val="18"/>
              </w:rPr>
            </w:pPr>
            <w:r>
              <w:t>New Streetlight Service Installation (MVLt Customer-Initiated Capital)</w:t>
            </w:r>
          </w:p>
        </w:tc>
        <w:tc>
          <w:tcPr>
            <w:tcW w:w="2273" w:type="dxa"/>
            <w:vAlign w:val="center"/>
            <w:hideMark/>
          </w:tcPr>
          <w:p w14:paraId="5800C77A"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Medium</w:t>
            </w:r>
          </w:p>
        </w:tc>
      </w:tr>
      <w:tr w:rsidR="002A2895" w:rsidRPr="00D55177" w14:paraId="73670D91" w14:textId="77777777" w:rsidTr="00A468E9">
        <w:trPr>
          <w:trHeight w:val="420"/>
        </w:trPr>
        <w:tc>
          <w:tcPr>
            <w:tcW w:w="3344" w:type="dxa"/>
            <w:vMerge/>
            <w:vAlign w:val="center"/>
          </w:tcPr>
          <w:p w14:paraId="14F00BE2" w14:textId="77777777" w:rsidR="002A2895" w:rsidRPr="00D55177" w:rsidRDefault="002A2895" w:rsidP="00A468E9">
            <w:pPr>
              <w:pStyle w:val="Tabletext"/>
            </w:pPr>
          </w:p>
        </w:tc>
        <w:tc>
          <w:tcPr>
            <w:tcW w:w="5311" w:type="dxa"/>
            <w:vAlign w:val="center"/>
            <w:hideMark/>
          </w:tcPr>
          <w:p w14:paraId="0EE71A6D" w14:textId="0F2837C4" w:rsidR="002A2895" w:rsidRPr="00D55177" w:rsidRDefault="002A2895" w:rsidP="00A468E9">
            <w:pPr>
              <w:pStyle w:val="Tabletext"/>
              <w:rPr>
                <w:rFonts w:ascii="Calibri" w:hAnsi="Calibri" w:cs="Calibri"/>
                <w:color w:val="0A1F3F"/>
                <w:szCs w:val="18"/>
              </w:rPr>
            </w:pPr>
            <w:r>
              <w:t>IS-U New Connection / Disconnection (Meter Service Order Management)</w:t>
            </w:r>
          </w:p>
        </w:tc>
        <w:tc>
          <w:tcPr>
            <w:tcW w:w="2273" w:type="dxa"/>
            <w:vAlign w:val="center"/>
            <w:hideMark/>
          </w:tcPr>
          <w:p w14:paraId="52ED7035"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Medium</w:t>
            </w:r>
          </w:p>
        </w:tc>
      </w:tr>
      <w:tr w:rsidR="002A2895" w:rsidRPr="00D55177" w14:paraId="2BF53DD2" w14:textId="77777777" w:rsidTr="00A468E9">
        <w:trPr>
          <w:trHeight w:val="420"/>
        </w:trPr>
        <w:tc>
          <w:tcPr>
            <w:tcW w:w="3344" w:type="dxa"/>
            <w:vMerge/>
            <w:vAlign w:val="center"/>
          </w:tcPr>
          <w:p w14:paraId="0B7C4AE6" w14:textId="77777777" w:rsidR="002A2895" w:rsidRPr="00D55177" w:rsidRDefault="002A2895" w:rsidP="00A468E9">
            <w:pPr>
              <w:pStyle w:val="Tabletext"/>
            </w:pPr>
          </w:p>
        </w:tc>
        <w:tc>
          <w:tcPr>
            <w:tcW w:w="5311" w:type="dxa"/>
            <w:vAlign w:val="center"/>
            <w:hideMark/>
          </w:tcPr>
          <w:p w14:paraId="01970B3E" w14:textId="68CFEB21" w:rsidR="002A2895" w:rsidRPr="00D55177" w:rsidRDefault="002A2895" w:rsidP="00A468E9">
            <w:pPr>
              <w:pStyle w:val="Tabletext"/>
              <w:rPr>
                <w:rFonts w:ascii="Calibri" w:hAnsi="Calibri" w:cs="Calibri"/>
                <w:color w:val="0A1F3F"/>
                <w:szCs w:val="18"/>
              </w:rPr>
            </w:pPr>
            <w:r>
              <w:t>Meter Replacement (Asset Replacement via IS-U / OMS Trigger)</w:t>
            </w:r>
          </w:p>
        </w:tc>
        <w:tc>
          <w:tcPr>
            <w:tcW w:w="2273" w:type="dxa"/>
            <w:vAlign w:val="center"/>
            <w:hideMark/>
          </w:tcPr>
          <w:p w14:paraId="1A96FEE0"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Medium</w:t>
            </w:r>
          </w:p>
        </w:tc>
      </w:tr>
      <w:tr w:rsidR="002A2895" w:rsidRPr="00D55177" w14:paraId="0620C9A1" w14:textId="77777777" w:rsidTr="00A468E9">
        <w:trPr>
          <w:trHeight w:val="420"/>
        </w:trPr>
        <w:tc>
          <w:tcPr>
            <w:tcW w:w="3344" w:type="dxa"/>
            <w:vMerge w:val="restart"/>
            <w:vAlign w:val="center"/>
          </w:tcPr>
          <w:p w14:paraId="2F56A3B5" w14:textId="3B2B30C5" w:rsidR="002A2895" w:rsidRPr="00D55177" w:rsidRDefault="006D27C6" w:rsidP="00A468E9">
            <w:pPr>
              <w:pStyle w:val="Tabletext"/>
              <w:rPr>
                <w:rFonts w:ascii="Calibri" w:hAnsi="Calibri" w:cs="Calibri"/>
                <w:color w:val="0A1F3F"/>
                <w:szCs w:val="18"/>
              </w:rPr>
            </w:pPr>
            <w:r>
              <w:t>STREETLIGHTING — MVLt SPECIFIC</w:t>
            </w:r>
          </w:p>
        </w:tc>
        <w:tc>
          <w:tcPr>
            <w:tcW w:w="5311" w:type="dxa"/>
            <w:vAlign w:val="center"/>
            <w:hideMark/>
          </w:tcPr>
          <w:p w14:paraId="1FE7F799" w14:textId="5161C886" w:rsidR="002A2895" w:rsidRPr="00D55177" w:rsidRDefault="002A2895" w:rsidP="00A468E9">
            <w:pPr>
              <w:pStyle w:val="Tabletext"/>
              <w:rPr>
                <w:rFonts w:ascii="Calibri" w:hAnsi="Calibri" w:cs="Calibri"/>
                <w:color w:val="0A1F3F"/>
                <w:szCs w:val="18"/>
              </w:rPr>
            </w:pPr>
            <w:r>
              <w:t>Streetlight Customer Service (MVLt — Streetlight Fault &amp; Repair)</w:t>
            </w:r>
          </w:p>
        </w:tc>
        <w:tc>
          <w:tcPr>
            <w:tcW w:w="2273" w:type="dxa"/>
            <w:vAlign w:val="center"/>
            <w:hideMark/>
          </w:tcPr>
          <w:p w14:paraId="21125FA8"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Medium</w:t>
            </w:r>
          </w:p>
        </w:tc>
      </w:tr>
      <w:tr w:rsidR="002A2895" w:rsidRPr="00D55177" w14:paraId="52BADB31" w14:textId="77777777" w:rsidTr="00A468E9">
        <w:trPr>
          <w:trHeight w:val="420"/>
        </w:trPr>
        <w:tc>
          <w:tcPr>
            <w:tcW w:w="3344" w:type="dxa"/>
            <w:vMerge/>
            <w:vAlign w:val="center"/>
          </w:tcPr>
          <w:p w14:paraId="3648C539" w14:textId="77777777" w:rsidR="002A2895" w:rsidRPr="00D55177" w:rsidRDefault="002A2895" w:rsidP="00A468E9">
            <w:pPr>
              <w:pStyle w:val="Tabletext"/>
            </w:pPr>
          </w:p>
        </w:tc>
        <w:tc>
          <w:tcPr>
            <w:tcW w:w="5311" w:type="dxa"/>
            <w:vAlign w:val="center"/>
            <w:hideMark/>
          </w:tcPr>
          <w:p w14:paraId="6B54D564" w14:textId="788C37E2" w:rsidR="002A2895" w:rsidRPr="00D55177" w:rsidRDefault="002A2895" w:rsidP="00A468E9">
            <w:pPr>
              <w:pStyle w:val="Tabletext"/>
              <w:rPr>
                <w:rFonts w:ascii="Calibri" w:hAnsi="Calibri" w:cs="Calibri"/>
                <w:color w:val="0A1F3F"/>
                <w:szCs w:val="18"/>
              </w:rPr>
            </w:pPr>
            <w:r>
              <w:t>Streetlighting Billing / IS-U Billing Touch (formerly 'Joint-use billing')</w:t>
            </w:r>
          </w:p>
        </w:tc>
        <w:tc>
          <w:tcPr>
            <w:tcW w:w="2273" w:type="dxa"/>
            <w:vAlign w:val="center"/>
            <w:hideMark/>
          </w:tcPr>
          <w:p w14:paraId="308B5973"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Low</w:t>
            </w:r>
          </w:p>
        </w:tc>
      </w:tr>
      <w:tr w:rsidR="002A2895" w:rsidRPr="00D55177" w14:paraId="2130251B" w14:textId="77777777" w:rsidTr="00A468E9">
        <w:trPr>
          <w:trHeight w:val="420"/>
        </w:trPr>
        <w:tc>
          <w:tcPr>
            <w:tcW w:w="3344" w:type="dxa"/>
            <w:vMerge w:val="restart"/>
            <w:vAlign w:val="center"/>
          </w:tcPr>
          <w:p w14:paraId="74E6F2C3" w14:textId="36C2BD10" w:rsidR="002A2895" w:rsidRPr="00D55177" w:rsidRDefault="004E461E" w:rsidP="00A468E9">
            <w:pPr>
              <w:pStyle w:val="Tabletext"/>
              <w:rPr>
                <w:rFonts w:ascii="Calibri" w:hAnsi="Calibri" w:cs="Calibri"/>
                <w:color w:val="0A1F3F"/>
                <w:szCs w:val="18"/>
              </w:rPr>
            </w:pPr>
            <w:r>
              <w:t>SCHEDULING &amp; FIELD EXECUTION</w:t>
            </w:r>
          </w:p>
        </w:tc>
        <w:tc>
          <w:tcPr>
            <w:tcW w:w="5311" w:type="dxa"/>
            <w:vAlign w:val="center"/>
            <w:hideMark/>
          </w:tcPr>
          <w:p w14:paraId="6E465038" w14:textId="0D0ADDAD" w:rsidR="002A2895" w:rsidRPr="00D55177" w:rsidRDefault="002A2895" w:rsidP="00A468E9">
            <w:pPr>
              <w:pStyle w:val="Tabletext"/>
              <w:rPr>
                <w:rFonts w:ascii="Calibri" w:hAnsi="Calibri" w:cs="Calibri"/>
                <w:color w:val="0A1F3F"/>
                <w:szCs w:val="18"/>
              </w:rPr>
            </w:pPr>
            <w:r>
              <w:t>Maintenance Scheduling (Work Order Sequencing &amp; Dispatch Readiness)</w:t>
            </w:r>
          </w:p>
        </w:tc>
        <w:tc>
          <w:tcPr>
            <w:tcW w:w="2273" w:type="dxa"/>
            <w:vAlign w:val="center"/>
            <w:hideMark/>
          </w:tcPr>
          <w:p w14:paraId="1A80742D"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High</w:t>
            </w:r>
          </w:p>
        </w:tc>
      </w:tr>
      <w:tr w:rsidR="002A2895" w:rsidRPr="00D55177" w14:paraId="787D2A40" w14:textId="77777777" w:rsidTr="00A468E9">
        <w:trPr>
          <w:trHeight w:val="420"/>
        </w:trPr>
        <w:tc>
          <w:tcPr>
            <w:tcW w:w="3344" w:type="dxa"/>
            <w:vMerge/>
            <w:vAlign w:val="center"/>
          </w:tcPr>
          <w:p w14:paraId="57C330F4" w14:textId="77777777" w:rsidR="002A2895" w:rsidRPr="00D55177" w:rsidRDefault="002A2895" w:rsidP="00A468E9">
            <w:pPr>
              <w:pStyle w:val="Tabletext"/>
            </w:pPr>
          </w:p>
        </w:tc>
        <w:tc>
          <w:tcPr>
            <w:tcW w:w="5311" w:type="dxa"/>
            <w:vAlign w:val="center"/>
            <w:hideMark/>
          </w:tcPr>
          <w:p w14:paraId="22490AD2" w14:textId="57F11BC5" w:rsidR="002A2895" w:rsidRPr="00D55177" w:rsidRDefault="002A2895" w:rsidP="00A468E9">
            <w:pPr>
              <w:pStyle w:val="Tabletext"/>
              <w:rPr>
                <w:rFonts w:ascii="Calibri" w:hAnsi="Calibri" w:cs="Calibri"/>
                <w:color w:val="0A1F3F"/>
                <w:szCs w:val="18"/>
              </w:rPr>
            </w:pPr>
            <w:r>
              <w:t>Maintenance Execution &amp; Mobile Field Capture (Confirmations, As-Built, Materials, Attachments)</w:t>
            </w:r>
          </w:p>
        </w:tc>
        <w:tc>
          <w:tcPr>
            <w:tcW w:w="2273" w:type="dxa"/>
            <w:vAlign w:val="center"/>
            <w:hideMark/>
          </w:tcPr>
          <w:p w14:paraId="6730EEF5" w14:textId="77777777" w:rsidR="002A2895" w:rsidRPr="005F0A88" w:rsidRDefault="002A2895" w:rsidP="00A468E9">
            <w:pPr>
              <w:pStyle w:val="Tabletext"/>
              <w:rPr>
                <w:rFonts w:ascii="Calibri" w:hAnsi="Calibri" w:cs="Calibri"/>
                <w:color w:val="0A2F41" w:themeColor="accent1" w:themeShade="80"/>
                <w:szCs w:val="18"/>
              </w:rPr>
            </w:pPr>
            <w:r>
              <w:rPr>
                <w:color w:val="0A2F41" w:themeColor="accent1" w:themeShade="80"/>
              </w:rPr>
              <w:t>High</w:t>
            </w:r>
          </w:p>
        </w:tc>
      </w:tr>
    </w:tbl>
    <w:p w14:paraId="723F9287" w14:textId="77777777" w:rsidR="002A2895" w:rsidRDefault="002A2895" w:rsidP="00A468E9">
      <w:pPr>
        <w:pStyle w:val="Tabletext"/>
        <w:rPr>
          <w:rFonts w:ascii="Aptos" w:eastAsia="Aptos" w:hAnsi="Aptos" w:cs="Aptos"/>
          <w:sz w:val="22"/>
          <w:szCs w:val="22"/>
        </w:rPr>
      </w:pPr>
    </w:p>
    <w:p w14:paraId="08E6C1C3" w14:textId="0CD4304B" w:rsidR="4B765AD1" w:rsidRDefault="0305BA96" w:rsidP="00A468E9">
      <w:pPr>
        <w:rPr>
          <w:rFonts w:eastAsia="Aptos"/>
        </w:rPr>
      </w:pPr>
      <w:r>
        <w:rPr>
          <w:rFonts w:eastAsia="Aptos"/>
        </w:rPr>
        <w:t xml:space="preserve">From a methodology perspective, we will work with Project 3 to understand the end-end business processes including the various SAP and non- SAP integration touchpoints ahead of the workshops. </w:t>
      </w:r>
      <w:commentRangeStart w:id="18"/>
      <w:commentRangeStart w:id="19"/>
      <w:r>
        <w:rPr>
          <w:rFonts w:eastAsia="Aptos"/>
        </w:rPr>
        <w:t>We will leverage our internal Deloitte accelerator ECON for process modelling. Using this tool allows Deloitte to leverage the experiential learning process by demonstrating the standard end-to-end processes in the pre-configured system and to focus on process adoption rather than investing in detailed as-is process analysis or beginning the design process from scratch</w:t>
      </w:r>
      <w:commentRangeEnd w:id="18"/>
      <w:r>
        <w:rPr>
          <w:rStyle w:val="CommentReference"/>
          <w:rFonts w:eastAsia="Aptos"/>
          <w:sz w:val="24"/>
          <w:szCs w:val="24"/>
        </w:rPr>
        <w:commentReference w:id="18"/>
      </w:r>
      <w:commentRangeEnd w:id="19"/>
      <w:r>
        <w:rPr>
          <w:rStyle w:val="CommentReference"/>
          <w:rFonts w:eastAsia="Aptos"/>
          <w:sz w:val="24"/>
          <w:szCs w:val="24"/>
        </w:rPr>
        <w:commentReference w:id="19"/>
      </w:r>
      <w:r>
        <w:rPr>
          <w:rFonts w:eastAsia="Aptos"/>
        </w:rPr>
        <w:t xml:space="preserve">. By approaching the project in this manner, the process definition and system design process naturally breaks down into two categories: </w:t>
      </w:r>
    </w:p>
    <w:p w14:paraId="26FD8371" w14:textId="5ED526C1" w:rsidR="4B765AD1" w:rsidRDefault="0305BA96" w:rsidP="00A468E9">
      <w:pPr>
        <w:rPr>
          <w:rFonts w:eastAsia="Aptos"/>
        </w:rPr>
      </w:pPr>
      <w:r>
        <w:rPr>
          <w:rFonts w:eastAsia="Aptos"/>
          <w:b/>
        </w:rPr>
        <w:t>Process Confirmation Workshops:</w:t>
      </w:r>
      <w:r>
        <w:rPr>
          <w:rFonts w:eastAsia="Aptos"/>
        </w:rPr>
        <w:t xml:space="preserve"> Processes and functional areas that adhere closely to industry standards and can be finalized via “Process confirmation workshops” (i.e., by validation against pre-built process flows that represent the industry leading practice, pre-configured SAP instance, and pre-defined list of requirements).</w:t>
      </w:r>
    </w:p>
    <w:p w14:paraId="0EEFB052" w14:textId="1B04A2F5" w:rsidR="4B765AD1" w:rsidRDefault="0305BA96" w:rsidP="00A468E9">
      <w:pPr>
        <w:rPr>
          <w:rFonts w:eastAsia="Aptos"/>
        </w:rPr>
      </w:pPr>
      <w:r>
        <w:rPr>
          <w:rFonts w:eastAsia="Aptos"/>
          <w:b/>
        </w:rPr>
        <w:t>Deep Dive Workshops:</w:t>
      </w:r>
      <w:r>
        <w:rPr>
          <w:rFonts w:eastAsia="Aptos"/>
        </w:rPr>
        <w:t xml:space="preserve"> Processes and functional areas that have a high level of variance from the standard due to valid business imperatives or regional nuances. Such topics go through a more traditional design process of current-state analysis, requirements gathering, process definition, and application configuration. These are still accelerated by a process and requirements baseline but require more in-depth analysis.</w:t>
      </w:r>
    </w:p>
    <w:p w14:paraId="03026FDF" w14:textId="4B37576F" w:rsidR="4B765AD1" w:rsidRDefault="0305BA96" w:rsidP="00A468E9">
      <w:pPr>
        <w:rPr>
          <w:rFonts w:eastAsia="Aptos"/>
        </w:rPr>
      </w:pPr>
      <w:r>
        <w:rPr>
          <w:rFonts w:eastAsia="Aptos"/>
        </w:rPr>
        <w:t xml:space="preserve">Detailed system requirements, as identified during the design phase, serve as the baseline to determine the differences (or “gaps”) between what the proposed solution can accomplish with standard functionality versus custom development. We will work with Project 3 to review standard requirements, augment your strategic priorities to enhance competitive advantage, and develop a list of differences between system capabilities and unique business requirements. Any key design decisions will be logged and appropriate approvals secured. After all the stakeholder alignment, Business Process Design documents are locked for the realization of the design. </w:t>
      </w:r>
    </w:p>
    <w:p w14:paraId="79EDDCAD" w14:textId="330E1F99" w:rsidR="4B765AD1" w:rsidRDefault="0305BA96" w:rsidP="3DEBCA01">
      <w:pPr>
        <w:spacing w:after="160" w:line="276" w:lineRule="auto"/>
      </w:pPr>
      <w:r>
        <w:rPr>
          <w:noProof/>
        </w:rPr>
        <w:drawing>
          <wp:inline distT="0" distB="0" distL="0" distR="0" wp14:anchorId="5D3D0336" wp14:editId="3B17C2F2">
            <wp:extent cx="5943600" cy="2438400"/>
            <wp:effectExtent l="0" t="0" r="0" b="0"/>
            <wp:docPr id="209344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4213" name="Picture 209344213"/>
                    <pic:cNvPicPr/>
                  </pic:nvPicPr>
                  <pic:blipFill>
                    <a:blip r:embed="rId23">
                      <a:extLst>
                        <a:ext uri="{28A0092B-C50C-407E-A947-70E740481C1C}">
                          <a14:useLocalDpi xmlns:a14="http://schemas.microsoft.com/office/drawing/2010/main"/>
                        </a:ext>
                      </a:extLst>
                    </a:blip>
                    <a:stretch>
                      <a:fillRect/>
                    </a:stretch>
                  </pic:blipFill>
                  <pic:spPr>
                    <a:xfrm>
                      <a:off x="0" y="0"/>
                      <a:ext cx="5943600" cy="2438400"/>
                    </a:xfrm>
                    <a:prstGeom prst="rect">
                      <a:avLst/>
                    </a:prstGeom>
                  </pic:spPr>
                </pic:pic>
              </a:graphicData>
            </a:graphic>
          </wp:inline>
        </w:drawing>
      </w:r>
    </w:p>
    <w:p w14:paraId="566687F1" w14:textId="77777777" w:rsidR="00DC6CAC" w:rsidRDefault="00DC6CAC" w:rsidP="3DEBCA01">
      <w:pPr>
        <w:spacing w:after="160" w:line="276" w:lineRule="auto"/>
      </w:pPr>
    </w:p>
    <w:p w14:paraId="00EE7130" w14:textId="52F3FF31" w:rsidR="00DC6CAC" w:rsidRDefault="00DC6CAC" w:rsidP="3DEBCA01">
      <w:pPr>
        <w:spacing w:after="160" w:line="276" w:lineRule="auto"/>
      </w:pPr>
      <w:r>
        <w:t>Need to add points as given below in the image above</w:t>
      </w:r>
    </w:p>
    <w:p w14:paraId="327FF60C" w14:textId="77777777" w:rsidR="006A5B19" w:rsidRDefault="006A5B19" w:rsidP="3DEBCA01">
      <w:pPr>
        <w:spacing w:after="160" w:line="276" w:lineRule="auto"/>
      </w:pPr>
    </w:p>
    <w:p w14:paraId="776C1FAD" w14:textId="48EC7637" w:rsidR="00DC6CAC" w:rsidRDefault="00D51146" w:rsidP="3DEBCA01">
      <w:pPr>
        <w:spacing w:after="160" w:line="276" w:lineRule="auto"/>
      </w:pPr>
      <w:r>
        <w:drawing>
          <wp:inline distT="0" distB="0" distL="0" distR="0" wp14:anchorId="6E82733C" wp14:editId="606646C9">
            <wp:extent cx="6400800" cy="2906395"/>
            <wp:effectExtent l="0" t="0" r="0" b="8255"/>
            <wp:docPr id="117340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01517" name=""/>
                    <pic:cNvPicPr/>
                  </pic:nvPicPr>
                  <pic:blipFill>
                    <a:blip r:embed="rId24"/>
                    <a:stretch>
                      <a:fillRect/>
                    </a:stretch>
                  </pic:blipFill>
                  <pic:spPr>
                    <a:xfrm>
                      <a:off x="0" y="0"/>
                      <a:ext cx="6400800" cy="2906395"/>
                    </a:xfrm>
                    <a:prstGeom prst="rect">
                      <a:avLst/>
                    </a:prstGeom>
                  </pic:spPr>
                </pic:pic>
              </a:graphicData>
            </a:graphic>
          </wp:inline>
        </w:drawing>
        <mc:AlternateContent>
          <mc:Choice Requires="wps">
            <w:drawing>
              <wp:anchor distT="0" distB="0" distL="114300" distR="114300" simplePos="0" relativeHeight="251658254" behindDoc="0" locked="0" layoutInCell="1" allowOverlap="1" wp14:anchorId="4AF67D1C" wp14:editId="0BC06308">
                <wp:simplePos x="0" y="0"/>
                <wp:positionH relativeFrom="column">
                  <wp:posOffset>-741680</wp:posOffset>
                </wp:positionH>
                <wp:positionV relativeFrom="paragraph">
                  <wp:posOffset>-5153660</wp:posOffset>
                </wp:positionV>
                <wp:extent cx="2221992" cy="184666"/>
                <wp:effectExtent l="0" t="0" r="0" b="0"/>
                <wp:wrapNone/>
                <wp:docPr id="3" name="TextBox 2">
                  <a:extLst xmlns:a="http://schemas.openxmlformats.org/drawingml/2006/main">
                    <a:ext uri="{FF2B5EF4-FFF2-40B4-BE49-F238E27FC236}">
                      <a16:creationId xmlns:a16="http://schemas.microsoft.com/office/drawing/2014/main" id="{759CD056-30C2-A712-CABA-13B325DC21DA}"/>
                    </a:ext>
                  </a:extLst>
                </wp:docPr>
                <wp:cNvGraphicFramePr/>
                <a:graphic xmlns:a="http://schemas.openxmlformats.org/drawingml/2006/main">
                  <a:graphicData uri="http://schemas.microsoft.com/office/word/2010/wordprocessingShape">
                    <wps:wsp>
                      <wps:cNvSpPr txBox="1"/>
                      <wps:spPr>
                        <a:xfrm>
                          <a:off x="0" y="0"/>
                          <a:ext cx="2221992" cy="184666"/>
                        </a:xfrm>
                        <a:prstGeom prst="rect">
                          <a:avLst/>
                        </a:prstGeom>
                        <a:noFill/>
                      </wps:spPr>
                      <wps:txbx>
                        <w:txbxContent>
                          <w:p w14:paraId="4BDDCF1B" w14:textId="77777777" w:rsidR="006A5B19" w:rsidRDefault="006A5B19" w:rsidP="006A5B19">
                            <w:pPr>
                              <w:spacing w:before="40"/>
                              <w:jc w:val="center"/>
                              <w:rPr>
                                <w:rFonts w:hAnsi="Aptos" w:cstheme="minorBidi"/>
                                <w:color w:val="000000" w:themeColor="text1"/>
                                <w:kern w:val="24"/>
                              </w:rPr>
                            </w:pPr>
                            <w:r>
                              <w:rPr>
                                <w:rFonts w:hAnsi="Aptos" w:cstheme="minorBidi"/>
                                <w:color w:val="000000" w:themeColor="text1"/>
                                <w:kern w:val="24"/>
                              </w:rPr>
                              <w:t xml:space="preserve">Inputs </w:t>
                            </w:r>
                          </w:p>
                        </w:txbxContent>
                      </wps:txbx>
                      <wps:bodyPr vert="horz" wrap="square" lIns="0" tIns="0" rIns="0" bIns="0" rtlCol="0">
                        <a:spAutoFit/>
                      </wps:bodyPr>
                    </wps:wsp>
                  </a:graphicData>
                </a:graphic>
              </wp:anchor>
            </w:drawing>
          </mc:Choice>
          <mc:Fallback>
            <w:pict>
              <v:shapetype w14:anchorId="4AF67D1C" id="_x0000_t202" coordsize="21600,21600" o:spt="202" path="m,l,21600r21600,l21600,xe">
                <v:stroke joinstyle="miter"/>
                <v:path gradientshapeok="t" o:connecttype="rect"/>
              </v:shapetype>
              <v:shape id="TextBox 2" o:spid="_x0000_s1026" type="#_x0000_t202" style="position:absolute;margin-left:-58.4pt;margin-top:-405.8pt;width:174.95pt;height:14.5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uSyHlQEAABkDAAAOAAAAZHJzL2Uyb0RvYy54bWysUttu2zAMfR+wfxD0vjgxiqA14hRbixYD hm1Auw9QZCk2IIkqqcTOvn6Uchu2t2EvNEXSh4eHXN1P3om9QRogtHIxm0thgoZuCNtW/nh9+nAr BSUVOuUgmFYeDMn79ft3qzE2poYeXGdQMEigZoyt7FOKTVWR7o1XNINoAictoFeJn7itOlQjo3tX 1fP5shoBu4igDRFHH49JuS741hqdvllLJgnXSuaWisViN9lW65VqtqhiP+gTDfUPLLwaAje9QD2q pMQOh7+g/KARCGyaafAVWDtoU2bgaRbzP6Z56VU0ZRYWh+JFJvp/sPrr/iV+R5GmTzDxArMgY6SG OJjnmSz6/GWmgvMs4eEim5mS0Bys63pxd1dLoTm3uL1ZLpcZprr+HZHSswEvstNK5LUUtdT+C6Vj 6bkkNwvwNDiX41cq2UvTZjrx20B3YNp8eYzXA/6UYuQttpLedgqNFO5zYJnyys8Onp3N2cHkHqAc Ru5K8eMucedCKLc79jixYP3LSKdbyQv+/V2qrhe9/gUAAP//AwBQSwMEFAAGAAgAAAAhAMQoTdjg AAAADgEAAA8AAABkcnMvZG93bnJldi54bWxMjzFPwzAQhXck/oN1SCyodZyKkIY4FUKwsFFY2Nz4 mkTE5yh2k9BfzzHR7d29p3fflbvF9WLCMXSeNKh1AgKp9rajRsPnx+sqBxGiIWt6T6jhBwPsquur 0hTWz/SO0z42gksoFEZDG+NQSBnqFp0Jaz8gsXf0ozORx7GRdjQzl7tepkmSSWc64gutGfC5xfp7 f3IasuVluHvbYjqf636ir7NSEZXWtzfL0yOIiEv8D8MfPqNDxUwHfyIbRK9hpVTG7JFVzhIEZ9LN RoE48OohT+9BVqW8fKP6BQAA//8DAFBLAQItABQABgAIAAAAIQC2gziS/gAAAOEBAAATAAAAAAAA AAAAAAAAAAAAAABbQ29udGVudF9UeXBlc10ueG1sUEsBAi0AFAAGAAgAAAAhADj9If/WAAAAlAEA AAsAAAAAAAAAAAAAAAAALwEAAF9yZWxzLy5yZWxzUEsBAi0AFAAGAAgAAAAhAF65LIeVAQAAGQMA AA4AAAAAAAAAAAAAAAAALgIAAGRycy9lMm9Eb2MueG1sUEsBAi0AFAAGAAgAAAAhAMQoTdjgAAAA DgEAAA8AAAAAAAAAAAAAAAAA7wMAAGRycy9kb3ducmV2LnhtbFBLBQYAAAAABAAEAPMAAAD8BAAA AAA= " filled="f" stroked="f">
                <v:textbox style="mso-fit-shape-to-text:t" inset="0,0,0,0">
                  <w:txbxContent>
                    <w:p w14:paraId="4BDDCF1B" w14:textId="77777777" w:rsidR="006A5B19" w:rsidRDefault="006A5B19" w:rsidP="006A5B19">
                      <w:pPr>
                        <w:spacing w:before="40"/>
                        <w:jc w:val="center"/>
                        <w:rPr>
                          <w:rFonts w:hAnsi="Aptos" w:cstheme="minorBidi"/>
                          <w:color w:val="000000" w:themeColor="text1"/>
                          <w:kern w:val="24"/>
                        </w:rPr>
                      </w:pPr>
                      <w:r>
                        <w:rPr>
                          <w:rFonts w:hAnsi="Aptos" w:cstheme="minorBidi"/>
                          <w:color w:val="000000" w:themeColor="text1"/>
                          <w:kern w:val="24"/>
                        </w:rPr>
                        <w:t xml:space="preserve">Inputs </w:t>
                      </w:r>
                    </w:p>
                  </w:txbxContent>
                </v:textbox>
              </v:shape>
            </w:pict>
          </mc:Fallback>
        </mc:AlternateContent>
        <mc:AlternateContent>
          <mc:Choice Requires="wps">
            <w:drawing>
              <wp:anchor distT="0" distB="0" distL="114300" distR="114300" simplePos="0" relativeHeight="251658255" behindDoc="0" locked="0" layoutInCell="1" allowOverlap="1" wp14:anchorId="038390FC" wp14:editId="0B731C20">
                <wp:simplePos x="0" y="0"/>
                <wp:positionH relativeFrom="column">
                  <wp:posOffset>11431270</wp:posOffset>
                </wp:positionH>
                <wp:positionV relativeFrom="paragraph">
                  <wp:posOffset>-4447540</wp:posOffset>
                </wp:positionV>
                <wp:extent cx="3205052" cy="3657600"/>
                <wp:effectExtent l="0" t="0" r="0" b="0"/>
                <wp:wrapNone/>
                <wp:docPr id="6" name="Rectangle: Rounded Corners 5">
                  <a:extLst xmlns:a="http://schemas.openxmlformats.org/drawingml/2006/main">
                    <a:ext uri="{FF2B5EF4-FFF2-40B4-BE49-F238E27FC236}">
                      <a16:creationId xmlns:a16="http://schemas.microsoft.com/office/drawing/2014/main" id="{479674DD-584C-F0C7-CE8C-C7793AC4B2E2}"/>
                    </a:ext>
                  </a:extLst>
                </wp:docPr>
                <wp:cNvGraphicFramePr/>
                <a:graphic xmlns:a="http://schemas.openxmlformats.org/drawingml/2006/main">
                  <a:graphicData uri="http://schemas.microsoft.com/office/word/2010/wordprocessingShape">
                    <wps:wsp>
                      <wps:cNvSpPr/>
                      <wps:spPr bwMode="gray">
                        <a:xfrm>
                          <a:off x="0" y="0"/>
                          <a:ext cx="3205052" cy="3657600"/>
                        </a:xfrm>
                        <a:prstGeom prst="roundRect">
                          <a:avLst>
                            <a:gd name="adj" fmla="val 8501"/>
                          </a:avLst>
                        </a:prstGeom>
                        <a:solidFill>
                          <a:schemeClr val="accent3"/>
                        </a:solidFill>
                        <a:ln w="19050" algn="ctr">
                          <a:noFill/>
                          <a:miter lim="800000"/>
                          <a:headEnd/>
                          <a:tailEnd/>
                        </a:ln>
                      </wps:spPr>
                      <wps:txbx>
                        <w:txbxContent>
                          <w:p w14:paraId="6C375B93"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Finalized process flows and design locked</w:t>
                            </w:r>
                          </w:p>
                          <w:p w14:paraId="22C10F7D"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Inventory of RICEFWs</w:t>
                            </w:r>
                          </w:p>
                          <w:p w14:paraId="637BF644"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Key Design Documents for interfaces</w:t>
                            </w:r>
                          </w:p>
                          <w:p w14:paraId="25A36FF6"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FIORI app lists Including custom FIORI applications</w:t>
                            </w:r>
                          </w:p>
                          <w:p w14:paraId="0A0B015E"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Business personas for security design</w:t>
                            </w:r>
                          </w:p>
                        </w:txbxContent>
                      </wps:txbx>
                      <wps:bodyPr wrap="square" lIns="88900" tIns="88900" rIns="88900" bIns="88900" rtlCol="0" anchor="ctr"/>
                    </wps:wsp>
                  </a:graphicData>
                </a:graphic>
              </wp:anchor>
            </w:drawing>
          </mc:Choice>
          <mc:Fallback>
            <w:pict>
              <v:roundrect w14:anchorId="038390FC" id="Rectangle: Rounded Corners 5" o:spid="_x0000_s1027" style="position:absolute;margin-left:900.1pt;margin-top:-350.2pt;width:252.35pt;height:4in;z-index:251658255;visibility:visible;mso-wrap-style:square;mso-wrap-distance-left:9pt;mso-wrap-distance-top:0;mso-wrap-distance-right:9pt;mso-wrap-distance-bottom:0;mso-position-horizontal:absolute;mso-position-horizontal-relative:text;mso-position-vertical:absolute;mso-position-vertical-relative:text;v-text-anchor:middle" arcsize="5570f"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UClv+QEAANQDAAAOAAAAZHJzL2Uyb0RvYy54bWysU9uOEzEMfUfiH6K805m2aumOOt2HXRYh cRMLH+AmmU5QEock7Uz/Hie9UOANMQ9RHNvH9vGZ9f1oDTuoEDW6lk8nNWfKCZTa7Vr+7evTqxVn MYGTYNCplh9V5Pebly/Wg2/UDHs0UgVGIC42g295n5JvqiqKXlmIE/TKkbPDYCGRGXaVDDAQujXV rK6X1YBB+oBCxUivjycn3xT8rlMifeq6qBIzLafeUjlDObf5rDZraHYBfK/FuQ34hy4saEdFr1CP kIDtg/4LymoRMGKXJgJthV2nhSoz0DTT+o9pnnvwqsxC5ER/pSn+P1jx8fDsPweiYfCxiXRl2+ED SloVsXIsM41dsHk26paNhbrjlTo1JibocT6rF/Vixpkg33y5eL2sC7kVNJd0H2J6q9CyfGl5wL2T X2hBpQYc3sdUCJTMgaXyIL9z1llD6ziAYatFPc3bIsBzLN0ukDkxotHySRtTjKwf9WACo1zCEkK5 ND/n/xZpHBtIuHfUPmdgdqRikULpyWGGKwqxOpFMjbYtX9X5OwmnVyDfOFlCEmhzulNjxlGnF0ZP 3KZxOzItqVbOzb4tyiPxPZD6Wh5/7CEozsw7R+tdre6oBku3Rrg1trdGSOYBTwIHJ3okfecZMlu5 Dkmn8HaWedbmrV2ifv2Mm58AAAD//wMAUEsDBBQABgAIAAAAIQAIE+p94QAAAA8BAAAPAAAAZHJz L2Rvd25yZXYueG1sTI/LTsMwEEX3SPyDNUjsWrvBlDbEqSokJDaVILBg6cZDEuGXYjdN/55hBcs7 c3TnTLWbnWUTjmkIXsFqKYChb4MZfKfg4/15sQGWsvZG2+BRwQUT7Orrq0qXJpz9G05N7hiV+FRq BX3OseQ8tT06nZYhoqfdVxidzhTHjptRn6ncWV4IseZOD54u9DriU4/td3NyCtYmyYt+PeD0OTbR 3m/lPh5elLq9mfePwDLO+Q+GX31Sh5qcjuHkTWKW8kaIglgFiwchJDBiijsht8CONFsVUgKvK/7/ j/oHAAD//wMAUEsBAi0AFAAGAAgAAAAhALaDOJL+AAAA4QEAABMAAAAAAAAAAAAAAAAAAAAAAFtD b250ZW50X1R5cGVzXS54bWxQSwECLQAUAAYACAAAACEAOP0h/9YAAACUAQAACwAAAAAAAAAAAAAA AAAvAQAAX3JlbHMvLnJlbHNQSwECLQAUAAYACAAAACEAvVApb/kBAADUAwAADgAAAAAAAAAAAAAA AAAuAgAAZHJzL2Uyb0RvYy54bWxQSwECLQAUAAYACAAAACEACBPqfeEAAAAPAQAADwAAAAAAAAAA AAAAAABTBAAAZHJzL2Rvd25yZXYueG1sUEsFBgAAAAAEAAQA8wAAAGEFAAAAAA== " fillcolor="#196b24 [3206]" stroked="f" strokeweight="1.5pt">
                <v:stroke joinstyle="miter"/>
                <v:textbox inset="7pt,7pt,7pt,7pt">
                  <w:txbxContent>
                    <w:p w14:paraId="6C375B93"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Finalized process flows and design locked</w:t>
                      </w:r>
                    </w:p>
                    <w:p w14:paraId="22C10F7D"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Inventory of RICEFWs</w:t>
                      </w:r>
                    </w:p>
                    <w:p w14:paraId="637BF644"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Key Design Documents for interfaces</w:t>
                      </w:r>
                    </w:p>
                    <w:p w14:paraId="25A36FF6"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FIORI app lists Including custom FIORI applications</w:t>
                      </w:r>
                    </w:p>
                    <w:p w14:paraId="0A0B015E" w14:textId="77777777" w:rsidR="006A5B19" w:rsidRDefault="006A5B19" w:rsidP="007A126A">
                      <w:pPr>
                        <w:pStyle w:val="ListParagraph"/>
                        <w:numPr>
                          <w:ilvl w:val="0"/>
                          <w:numId w:val="17"/>
                        </w:numPr>
                        <w:spacing w:before="0" w:after="0" w:line="254" w:lineRule="auto"/>
                        <w:rPr>
                          <w:rFonts w:hAnsi="Aptos"/>
                          <w:color w:val="FFFFFF" w:themeColor="background1"/>
                          <w:kern w:val="24"/>
                        </w:rPr>
                      </w:pPr>
                      <w:r>
                        <w:rPr>
                          <w:rFonts w:hAnsi="Aptos"/>
                          <w:color w:val="FFFFFF" w:themeColor="background1"/>
                          <w:kern w:val="24"/>
                        </w:rPr>
                        <w:t>Business personas for security design</w:t>
                      </w:r>
                    </w:p>
                  </w:txbxContent>
                </v:textbox>
              </v:roundrect>
            </w:pict>
          </mc:Fallback>
        </mc:AlternateContent>
        <mc:AlternateContent>
          <mc:Choice Requires="wps">
            <w:drawing>
              <wp:anchor distT="0" distB="0" distL="114300" distR="114300" simplePos="0" relativeHeight="251658256" behindDoc="0" locked="0" layoutInCell="1" allowOverlap="1" wp14:anchorId="4CC75D01" wp14:editId="1747C622">
                <wp:simplePos x="0" y="0"/>
                <wp:positionH relativeFrom="column">
                  <wp:posOffset>11583670</wp:posOffset>
                </wp:positionH>
                <wp:positionV relativeFrom="paragraph">
                  <wp:posOffset>-5121910</wp:posOffset>
                </wp:positionV>
                <wp:extent cx="3205051" cy="184666"/>
                <wp:effectExtent l="0" t="0" r="0" b="0"/>
                <wp:wrapNone/>
                <wp:docPr id="7" name="TextBox 6">
                  <a:extLst xmlns:a="http://schemas.openxmlformats.org/drawingml/2006/main">
                    <a:ext uri="{FF2B5EF4-FFF2-40B4-BE49-F238E27FC236}">
                      <a16:creationId xmlns:a16="http://schemas.microsoft.com/office/drawing/2014/main" id="{4A293B81-32E8-48F1-76B8-C0B30E3FE90B}"/>
                    </a:ext>
                  </a:extLst>
                </wp:docPr>
                <wp:cNvGraphicFramePr/>
                <a:graphic xmlns:a="http://schemas.openxmlformats.org/drawingml/2006/main">
                  <a:graphicData uri="http://schemas.microsoft.com/office/word/2010/wordprocessingShape">
                    <wps:wsp>
                      <wps:cNvSpPr txBox="1"/>
                      <wps:spPr>
                        <a:xfrm>
                          <a:off x="0" y="0"/>
                          <a:ext cx="3205051" cy="184666"/>
                        </a:xfrm>
                        <a:prstGeom prst="rect">
                          <a:avLst/>
                        </a:prstGeom>
                        <a:noFill/>
                      </wps:spPr>
                      <wps:txbx>
                        <w:txbxContent>
                          <w:p w14:paraId="6340342F" w14:textId="77777777" w:rsidR="006A5B19" w:rsidRDefault="006A5B19" w:rsidP="006A5B19">
                            <w:pPr>
                              <w:spacing w:before="40"/>
                              <w:jc w:val="center"/>
                              <w:rPr>
                                <w:rFonts w:hAnsi="Aptos" w:cstheme="minorBidi"/>
                                <w:color w:val="000000" w:themeColor="text1"/>
                                <w:kern w:val="24"/>
                              </w:rPr>
                            </w:pPr>
                            <w:r>
                              <w:rPr>
                                <w:rFonts w:hAnsi="Aptos" w:cstheme="minorBidi"/>
                                <w:color w:val="000000" w:themeColor="text1"/>
                                <w:kern w:val="24"/>
                              </w:rPr>
                              <w:t>Output</w:t>
                            </w:r>
                          </w:p>
                        </w:txbxContent>
                      </wps:txbx>
                      <wps:bodyPr vert="horz" wrap="square" lIns="0" tIns="0" rIns="0" bIns="0" rtlCol="0">
                        <a:spAutoFit/>
                      </wps:bodyPr>
                    </wps:wsp>
                  </a:graphicData>
                </a:graphic>
              </wp:anchor>
            </w:drawing>
          </mc:Choice>
          <mc:Fallback>
            <w:pict>
              <v:shape w14:anchorId="4CC75D01" id="TextBox 6" o:spid="_x0000_s1028" type="#_x0000_t202" style="position:absolute;margin-left:912.1pt;margin-top:-403.3pt;width:252.35pt;height:14.5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5zbRmQEAACADAAAOAAAAZHJzL2Uyb0RvYy54bWysUtGu0zAMfUfiH6K8s3aDO11V666Aq4uQ ECBd+IAsTdZITRzsbO34epxs3RC8IV5cx3aPj4+9eZj8II4GyUFo5XJRS2GChs6FfSu/f3t6dS8F JRU6NUAwrTwZkg/bly82Y2zMCnoYOoOCQQI1Y2xln1Jsqop0b7yiBUQTOGkBvUr8xH3VoRoZ3Q/V qq7X1QjYRQRtiDj6eE7KbcG31uj0xVoySQytZG6pWCx2l2213ahmjyr2Tl9oqH9g4ZUL3PQK9aiS Egd0f0F5pxEIbFpo8BVY67QpM/A0y/qPaZ57FU2ZhcWheJWJ/h+s/nx8jl9RpOkdTLzALMgYqSEO 5nkmiz5/mangPEt4uspmpiQ0B1+v6rv6bimF5tzy/s16vc4w1e3viJQ+GPAiO61EXktRSx0/UTqX ziW5WYAnNww5fqOSvTTtJuG6Vq5mmjvoTsyeD5Bhe8CfUoy8zFbSj4NCI8XwMbBaefOzg7Ozmx1M w3so95GbU3x7SEyg8Mpdzz0uZHgNZbLLyeQ9//4uVbfD3v4CAAD//wMAUEsDBBQABgAIAAAAIQDw hjfd4gAAAA8BAAAPAAAAZHJzL2Rvd25yZXYueG1sTI/BToNAEIbvJr7DZky8mHZhVaCUpTFGL95a vXjbwhSI7Cxht4B9eseTHv+ZL/98U+wW24sJR9850hCvIxBIlas7ajR8vL+uMhA+GKpN7wg1fKOH XXl9VZi8djPtcTqERnAJ+dxoaEMYcil91aI1fu0GJN6d3GhN4Dg2sh7NzOW2lyqKEmlNR3yhNQM+ t1h9Hc5WQ7K8DHdvG1Tzpeon+rzEccBY69ub5WkLIuAS/mD41Wd1KNnp6M5Ue9FzztSDYlbDKouS BAQz6l5lGxBHnqVp+giyLOT/P8ofAAAA//8DAFBLAQItABQABgAIAAAAIQC2gziS/gAAAOEBAAAT AAAAAAAAAAAAAAAAAAAAAABbQ29udGVudF9UeXBlc10ueG1sUEsBAi0AFAAGAAgAAAAhADj9If/W AAAAlAEAAAsAAAAAAAAAAAAAAAAALwEAAF9yZWxzLy5yZWxzUEsBAi0AFAAGAAgAAAAhANHnNtGZ AQAAIAMAAA4AAAAAAAAAAAAAAAAALgIAAGRycy9lMm9Eb2MueG1sUEsBAi0AFAAGAAgAAAAhAPCG N93iAAAADwEAAA8AAAAAAAAAAAAAAAAA8wMAAGRycy9kb3ducmV2LnhtbFBLBQYAAAAABAAEAPMA AAACBQAAAAA= " filled="f" stroked="f">
                <v:textbox style="mso-fit-shape-to-text:t" inset="0,0,0,0">
                  <w:txbxContent>
                    <w:p w14:paraId="6340342F" w14:textId="77777777" w:rsidR="006A5B19" w:rsidRDefault="006A5B19" w:rsidP="006A5B19">
                      <w:pPr>
                        <w:spacing w:before="40"/>
                        <w:jc w:val="center"/>
                        <w:rPr>
                          <w:rFonts w:hAnsi="Aptos" w:cstheme="minorBidi"/>
                          <w:color w:val="000000" w:themeColor="text1"/>
                          <w:kern w:val="24"/>
                        </w:rPr>
                      </w:pPr>
                      <w:r>
                        <w:rPr>
                          <w:rFonts w:hAnsi="Aptos" w:cstheme="minorBidi"/>
                          <w:color w:val="000000" w:themeColor="text1"/>
                          <w:kern w:val="24"/>
                        </w:rPr>
                        <w:t>Output</w:t>
                      </w:r>
                    </w:p>
                  </w:txbxContent>
                </v:textbox>
              </v:shape>
            </w:pict>
          </mc:Fallback>
        </mc:AlternateContent>
      </w:r>
    </w:p>
    <w:p w14:paraId="32BA9D87" w14:textId="18DDDF6E" w:rsidR="4B765AD1" w:rsidRDefault="0305BA96" w:rsidP="3DEBCA01">
      <w:pPr>
        <w:spacing w:after="160" w:line="276" w:lineRule="auto"/>
      </w:pPr>
      <w:r>
        <w:rPr>
          <w:rFonts w:ascii="Aptos" w:eastAsia="Aptos" w:hAnsi="Aptos" w:cs="Aptos"/>
          <w:sz w:val="18"/>
          <w:szCs w:val="18"/>
        </w:rPr>
        <w:t xml:space="preserve"> </w:t>
      </w:r>
    </w:p>
    <w:p w14:paraId="76B23004" w14:textId="04B664B2" w:rsidR="4B765AD1" w:rsidRPr="00812FB8" w:rsidRDefault="0305BA96" w:rsidP="00A468E9">
      <w:pPr>
        <w:pStyle w:val="ListNumber"/>
        <w:rPr>
          <w:rFonts w:eastAsia="Aptos"/>
          <w:b/>
        </w:rPr>
      </w:pPr>
      <w:r>
        <w:rPr>
          <w:rFonts w:eastAsia="Aptos"/>
          <w:b/>
        </w:rPr>
        <w:t>Work-type-specific utility design</w:t>
      </w:r>
    </w:p>
    <w:p w14:paraId="2948D8AF" w14:textId="434EF014" w:rsidR="4B765AD1" w:rsidRDefault="0305BA96" w:rsidP="00812FB8">
      <w:pPr>
        <w:rPr>
          <w:rFonts w:eastAsia="Aptos"/>
        </w:rPr>
      </w:pPr>
      <w:r>
        <w:rPr>
          <w:rFonts w:eastAsia="Aptos"/>
        </w:rPr>
        <w:t>Our design will differentiate process flows, approvals, routing, and order structures by work type rather than forcing all work into a single generic model. The Project 3 specification calls for distinct notification and order handling for OMS like-for-like follow-up, OMS storm, OMS unplanned engineering follow-up, OMS streetlighting, corrective maintenance, preventive maintenance, predictive maintenance, customer service connections, long-cycle construction, and joint-use / make-ready. We will design each of these with the right triggers, business rules, task content, settlement logic, and closeout requirements.</w:t>
      </w:r>
    </w:p>
    <w:p w14:paraId="1AB5B36A" w14:textId="4D59BA1B" w:rsidR="4B765AD1" w:rsidRDefault="0305BA96" w:rsidP="00812FB8">
      <w:pPr>
        <w:rPr>
          <w:rFonts w:eastAsia="Aptos"/>
        </w:rPr>
      </w:pPr>
      <w:commentRangeStart w:id="21"/>
      <w:commentRangeStart w:id="22"/>
      <w:commentRangeStart w:id="23"/>
      <w:r>
        <w:rPr>
          <w:rFonts w:eastAsia="Aptos"/>
        </w:rPr>
        <w:t>E.g., Typical Construction workflow would span from initial Project creation along with WBS in PS, the project plan sent for approval, after the approval, initial set of work orders and construction designs getting created which are linked to WBS. Planners create construction work orders which are planned and scheduled for the actual work to be done by getting the necessary permits and dispatching the appropriate resources. Once the work is completed, the work orders statuses under the construction of WBS are updated for work closure/settlements. Post completion of installation work As-Built design is created where the exact details about quantities and costs of various equipment/components installed are captured. As-builts will be transmitted to PowerPlan for unitization of mass assets and installation of specific plant. During this entire life cycle of work order, appropriate accounting settlements are triggered for FERC accounting.</w:t>
      </w:r>
      <w:commentRangeEnd w:id="21"/>
      <w:r>
        <w:rPr>
          <w:rStyle w:val="CommentReference"/>
          <w:rFonts w:eastAsia="Aptos"/>
          <w:sz w:val="24"/>
          <w:szCs w:val="24"/>
        </w:rPr>
        <w:commentReference w:id="21"/>
      </w:r>
      <w:commentRangeEnd w:id="22"/>
      <w:r>
        <w:rPr>
          <w:rStyle w:val="CommentReference"/>
          <w:rFonts w:eastAsia="Aptos"/>
          <w:sz w:val="24"/>
          <w:szCs w:val="24"/>
        </w:rPr>
        <w:commentReference w:id="22"/>
      </w:r>
      <w:commentRangeEnd w:id="23"/>
      <w:r>
        <w:rPr>
          <w:rStyle w:val="CommentReference"/>
          <w:rFonts w:eastAsia="Aptos"/>
          <w:sz w:val="24"/>
          <w:szCs w:val="24"/>
        </w:rPr>
        <w:commentReference w:id="23"/>
      </w:r>
    </w:p>
    <w:p w14:paraId="47B29EAC" w14:textId="04A9D864" w:rsidR="4B765AD1" w:rsidRPr="00812FB8" w:rsidRDefault="0305BA96" w:rsidP="00812FB8">
      <w:pPr>
        <w:pStyle w:val="ListNumber"/>
        <w:rPr>
          <w:b/>
        </w:rPr>
      </w:pPr>
      <w:r>
        <w:rPr>
          <w:b/>
        </w:rPr>
        <w:t>Identify and Plan design</w:t>
      </w:r>
    </w:p>
    <w:p w14:paraId="2A45D366" w14:textId="7FC7CD1A" w:rsidR="4B765AD1" w:rsidRDefault="0305BA96" w:rsidP="00812FB8">
      <w:pPr>
        <w:rPr>
          <w:rFonts w:eastAsia="Aptos"/>
        </w:rPr>
      </w:pPr>
      <w:r>
        <w:rPr>
          <w:rFonts w:eastAsia="Aptos"/>
        </w:rPr>
        <w:t xml:space="preserve">In the </w:t>
      </w:r>
      <w:r>
        <w:rPr>
          <w:rFonts w:eastAsia="Aptos"/>
          <w:b/>
        </w:rPr>
        <w:t>Identify</w:t>
      </w:r>
      <w:r>
        <w:rPr>
          <w:rFonts w:eastAsia="Aptos"/>
        </w:rPr>
        <w:t xml:space="preserve"> phase, we will design harmonized notification types, mandatory data capture, asset/location validation, business-as-usual vs. storm/program routing logic, and automated notification creation from OMS and other upstream systems. In the </w:t>
      </w:r>
      <w:r>
        <w:rPr>
          <w:rFonts w:eastAsia="Aptos"/>
          <w:b/>
        </w:rPr>
        <w:t>Plan</w:t>
      </w:r>
      <w:r>
        <w:rPr>
          <w:rFonts w:eastAsia="Aptos"/>
        </w:rPr>
        <w:t xml:space="preserve"> phase, we will design work-order structures, master/sub-order patterns, WBS assignment, task-list assignment, CU-based estimating and operation bundling, approval workflows, and maintenance-plan logic for preventive and predictive work. This design will ensure that work is correctly classified, costed, and routed before execution begins.</w:t>
      </w:r>
    </w:p>
    <w:p w14:paraId="6AAB8BEC" w14:textId="2E4C7DFB" w:rsidR="4B765AD1" w:rsidRPr="00812FB8" w:rsidRDefault="0305BA96" w:rsidP="00812FB8">
      <w:pPr>
        <w:pStyle w:val="ListNumber"/>
        <w:rPr>
          <w:rFonts w:eastAsia="Aptos"/>
          <w:b/>
        </w:rPr>
      </w:pPr>
      <w:r>
        <w:rPr>
          <w:rFonts w:eastAsia="Aptos"/>
          <w:b/>
        </w:rPr>
        <w:t>Schedule and Execute design</w:t>
      </w:r>
    </w:p>
    <w:p w14:paraId="55F23F00" w14:textId="4D53A660" w:rsidR="4B765AD1" w:rsidRDefault="0305BA96" w:rsidP="00812FB8">
      <w:pPr>
        <w:rPr>
          <w:rFonts w:eastAsia="Aptos"/>
        </w:rPr>
      </w:pPr>
      <w:r>
        <w:rPr>
          <w:rFonts w:eastAsia="Aptos"/>
        </w:rPr>
        <w:t xml:space="preserve">Project 3 has explicitly noted that it does not currently have a scheduling tool or mobile execution tool. </w:t>
      </w:r>
      <w:commentRangeStart w:id="26"/>
      <w:commentRangeStart w:id="27"/>
      <w:commentRangeStart w:id="28"/>
      <w:r>
        <w:rPr>
          <w:rFonts w:eastAsia="Aptos"/>
        </w:rPr>
        <w:t xml:space="preserve">Our functional design will therefore include a pragmatic scheduling and execution model using standard out of the box Fiori-based scheduling views, dispatch-support capabilities, crew-area filtering, mobile-compatible capture, as a foundation enabling future FSM-agnostic design. </w:t>
      </w:r>
      <w:commentRangeEnd w:id="26"/>
      <w:r>
        <w:rPr>
          <w:rStyle w:val="CommentReference"/>
          <w:rFonts w:eastAsia="Aptos"/>
          <w:sz w:val="24"/>
          <w:szCs w:val="24"/>
        </w:rPr>
        <w:commentReference w:id="26"/>
      </w:r>
      <w:commentRangeEnd w:id="27"/>
      <w:r>
        <w:rPr>
          <w:rStyle w:val="CommentReference"/>
          <w:rFonts w:eastAsia="Aptos"/>
          <w:sz w:val="24"/>
          <w:szCs w:val="24"/>
        </w:rPr>
        <w:commentReference w:id="27"/>
      </w:r>
      <w:commentRangeEnd w:id="28"/>
      <w:r>
        <w:rPr>
          <w:rStyle w:val="CommentReference"/>
          <w:rFonts w:eastAsia="Aptos"/>
          <w:sz w:val="24"/>
          <w:szCs w:val="24"/>
        </w:rPr>
        <w:commentReference w:id="28"/>
      </w:r>
      <w:r>
        <w:rPr>
          <w:rFonts w:eastAsia="Aptos"/>
        </w:rPr>
        <w:t>In execution, we will design confirmations, materials/time capture, damage/cause coding, attachments, as-built updates, and field-facing documents so the process works operationally from dispatch through completion.</w:t>
      </w:r>
    </w:p>
    <w:p w14:paraId="467962CF" w14:textId="7955AE8F" w:rsidR="4B765AD1" w:rsidRPr="00812FB8" w:rsidRDefault="0305BA96" w:rsidP="00812FB8">
      <w:pPr>
        <w:pStyle w:val="ListNumber"/>
        <w:rPr>
          <w:rFonts w:eastAsia="Aptos"/>
          <w:b/>
        </w:rPr>
      </w:pPr>
      <w:r>
        <w:rPr>
          <w:rFonts w:eastAsia="Aptos"/>
          <w:b/>
        </w:rPr>
        <w:t>Close and capitalization design</w:t>
      </w:r>
    </w:p>
    <w:p w14:paraId="436F15A6" w14:textId="25DA652F" w:rsidR="4B765AD1" w:rsidRDefault="0305BA96" w:rsidP="00812FB8">
      <w:pPr>
        <w:rPr>
          <w:rFonts w:eastAsia="Aptos"/>
        </w:rPr>
      </w:pPr>
      <w:r>
        <w:rPr>
          <w:rFonts w:eastAsia="Aptos"/>
        </w:rPr>
        <w:t xml:space="preserve">The functional design will place particular emphasis on </w:t>
      </w:r>
      <w:r>
        <w:rPr>
          <w:rFonts w:eastAsia="Aptos"/>
          <w:b/>
        </w:rPr>
        <w:t>Business Close, TECO, capitalization, and downstream financial synchronization</w:t>
      </w:r>
      <w:r>
        <w:rPr>
          <w:rFonts w:eastAsia="Aptos"/>
        </w:rPr>
        <w:t>, because Project 3’s requirements are explicitly controls-heavy. We will design automated close logic, settlement rule integrity, asset and financial summary handoffs, as-built completion, after-the-fact design approval for storm/unplanned work, and application of finance-critical custom fields such as estimated in-service date, financial asset class, and AFUDC indicator. This is critical to meeting Project 3’s capitalization, regulatory, and audit objectives.</w:t>
      </w:r>
    </w:p>
    <w:p w14:paraId="180E2257" w14:textId="72076725" w:rsidR="4B765AD1" w:rsidRPr="00812FB8" w:rsidRDefault="0305BA96" w:rsidP="00812FB8">
      <w:pPr>
        <w:pStyle w:val="ListNumber"/>
        <w:rPr>
          <w:rFonts w:eastAsia="Aptos"/>
          <w:b/>
        </w:rPr>
      </w:pPr>
      <w:r>
        <w:rPr>
          <w:rFonts w:eastAsia="Aptos"/>
          <w:b/>
        </w:rPr>
        <w:t>Master data and asset model design</w:t>
      </w:r>
    </w:p>
    <w:p w14:paraId="6944C479" w14:textId="77AAB2CE" w:rsidR="4B765AD1" w:rsidRDefault="0305BA96" w:rsidP="00812FB8">
      <w:pPr>
        <w:pStyle w:val="Default"/>
        <w:rPr>
          <w:rFonts w:eastAsia="Aptos"/>
          <w:sz w:val="22"/>
          <w:szCs w:val="22"/>
        </w:rPr>
      </w:pPr>
      <w:r>
        <w:t xml:space="preserve">We will design SAP PM master data to support enterprise-scale utility asset management, including </w:t>
      </w:r>
      <w:r>
        <w:rPr>
          <w:rFonts w:eastAsia="Aptos"/>
          <w:b/>
          <w:sz w:val="22"/>
          <w:szCs w:val="22"/>
        </w:rPr>
        <w:t>Functional Locations, Equipment, task lists, maintenance plans, catalogs, work centers, settlement structures, and related governance rules</w:t>
      </w:r>
      <w:r>
        <w:rPr>
          <w:rFonts w:eastAsia="Aptos"/>
          <w:sz w:val="22"/>
          <w:szCs w:val="22"/>
        </w:rPr>
        <w:t>. The design will align to the finalized FLOC structures for Indiana Distribution, Ohio Distribution, MVLt, Indiana Vaults, and Indiana Manholes, while ensuring that conversion and downstream usability are addressed up front rather than deferred to cutover.</w:t>
      </w:r>
    </w:p>
    <w:p w14:paraId="5C931EA9" w14:textId="050E4D0D" w:rsidR="4B765AD1" w:rsidRPr="00812FB8" w:rsidRDefault="0305BA96" w:rsidP="00812FB8">
      <w:pPr>
        <w:pStyle w:val="ListNumber"/>
        <w:rPr>
          <w:rFonts w:eastAsia="Aptos"/>
          <w:b/>
        </w:rPr>
      </w:pPr>
      <w:r>
        <w:rPr>
          <w:rFonts w:eastAsia="Aptos"/>
          <w:b/>
        </w:rPr>
        <w:t>Controls-by-design</w:t>
      </w:r>
    </w:p>
    <w:p w14:paraId="468445E2" w14:textId="3D84A414" w:rsidR="4B765AD1" w:rsidRDefault="0305BA96" w:rsidP="00812FB8">
      <w:pPr>
        <w:rPr>
          <w:rFonts w:eastAsia="Aptos"/>
        </w:rPr>
      </w:pPr>
      <w:r>
        <w:rPr>
          <w:rFonts w:eastAsia="Aptos"/>
        </w:rPr>
        <w:t>A major differentiator in our functional design is that controls will be embedded in the solution, not bolted on later. Project 3 requires controls spanning upstream data quality, work routing, CU governance, work-order hierarchy, scheduling readiness, as-built integrity, capital vs. expense classification, CWIP aging, AFUDC, settlement rule integrity, retirement/removal tracking, period-end reconciliation, integration monitoring, regional normalization, and persona/SoD design. We will map each control to its implementing mechanism — configuration, workflow, interface, report, or RICEFW object — and trace it through design, testing, and deployment evidence.</w:t>
      </w:r>
    </w:p>
    <w:p w14:paraId="334C862C" w14:textId="0234D5A0" w:rsidR="4B765AD1" w:rsidRPr="00377C29" w:rsidRDefault="0305BA96" w:rsidP="00377C29">
      <w:pPr>
        <w:pStyle w:val="ListNumber"/>
        <w:rPr>
          <w:rFonts w:eastAsia="Aptos"/>
          <w:b/>
        </w:rPr>
      </w:pPr>
      <w:r>
        <w:rPr>
          <w:rFonts w:eastAsia="Aptos"/>
          <w:b/>
        </w:rPr>
        <w:t>8. Role-based UX and AI-enabled design</w:t>
      </w:r>
    </w:p>
    <w:p w14:paraId="7BADCC29" w14:textId="6B4930E2" w:rsidR="4B765AD1" w:rsidRDefault="0305BA96" w:rsidP="00004458">
      <w:pPr>
        <w:rPr>
          <w:rFonts w:eastAsia="Aptos"/>
        </w:rPr>
      </w:pPr>
      <w:r>
        <w:rPr>
          <w:rFonts w:eastAsia="Aptos"/>
        </w:rPr>
        <w:t xml:space="preserve">We will design the end-user experience around </w:t>
      </w:r>
      <w:r>
        <w:rPr>
          <w:rFonts w:eastAsia="Aptos"/>
          <w:b/>
        </w:rPr>
        <w:t>role-based SAP Fiori navigation</w:t>
      </w:r>
      <w:r>
        <w:rPr>
          <w:rFonts w:eastAsia="Aptos"/>
        </w:rPr>
        <w:t xml:space="preserve">, including standard apps, Project 3-specific custom Fiori apps, and Spaces/Pages aligned to persona and security needs. We will also incorporate the required </w:t>
      </w:r>
      <w:r>
        <w:rPr>
          <w:rFonts w:eastAsia="Aptos"/>
          <w:b/>
        </w:rPr>
        <w:t>Joule enablement</w:t>
      </w:r>
      <w:r>
        <w:rPr>
          <w:rFonts w:eastAsia="Aptos"/>
        </w:rPr>
        <w:t>, including at minimum the Maintenance Planner Agent. This means the functional design will address not just process and configuration, but also how planners, dispatchers, field users, approvers, and finance teams interact with the solution day to day.</w:t>
      </w:r>
    </w:p>
    <w:p w14:paraId="06E07071" w14:textId="4830BE76" w:rsidR="4B765AD1" w:rsidRPr="00004458" w:rsidRDefault="0305BA96" w:rsidP="00004458">
      <w:pPr>
        <w:pStyle w:val="ListNumber"/>
        <w:rPr>
          <w:rFonts w:eastAsia="Aptos"/>
          <w:b/>
        </w:rPr>
      </w:pPr>
      <w:r>
        <w:rPr>
          <w:rFonts w:eastAsia="Aptos"/>
          <w:b/>
        </w:rPr>
        <w:t>Integration-aware functional design</w:t>
      </w:r>
    </w:p>
    <w:p w14:paraId="5D8A0BE9" w14:textId="7F205866" w:rsidR="4B765AD1" w:rsidRDefault="0305BA96" w:rsidP="00004458">
      <w:pPr>
        <w:rPr>
          <w:rFonts w:eastAsia="Aptos"/>
        </w:rPr>
      </w:pPr>
      <w:r>
        <w:rPr>
          <w:rFonts w:eastAsia="Aptos"/>
        </w:rPr>
        <w:t xml:space="preserve">The functional design will explicitly account for the SAP-side ownership of integrations with </w:t>
      </w:r>
      <w:r>
        <w:rPr>
          <w:rFonts w:eastAsia="Aptos"/>
          <w:b/>
        </w:rPr>
        <w:t>DDS, GIS/ESRI Utility Network, OMS, SAP IS-U, PowerPlan/PowerPlan NXT, SPANS, document management, future FSM, SAP BTP, and SAP CPI.</w:t>
      </w:r>
      <w:r>
        <w:rPr>
          <w:rFonts w:eastAsia="Aptos"/>
        </w:rPr>
        <w:t xml:space="preserve"> We will define business events, data ownership, validation rules, reconciliation needs, monitoring requirements, and exception-handling patterns as part of the functional design rather than leaving them to technical build alone. That will reduce downstream defects and improve end-to-end operational reliability.</w:t>
      </w:r>
    </w:p>
    <w:p w14:paraId="0032A9FD" w14:textId="11077F6D" w:rsidR="4B765AD1" w:rsidRPr="00004458" w:rsidRDefault="0305BA96" w:rsidP="00004458">
      <w:pPr>
        <w:pStyle w:val="ListNumber"/>
        <w:rPr>
          <w:rFonts w:eastAsia="Aptos"/>
          <w:b/>
        </w:rPr>
      </w:pPr>
      <w:r>
        <w:rPr>
          <w:rFonts w:eastAsia="Aptos"/>
          <w:b/>
        </w:rPr>
        <w:t>Design deliverables and traceability</w:t>
      </w:r>
    </w:p>
    <w:p w14:paraId="1F5F10F7" w14:textId="67E486F5" w:rsidR="4B765AD1" w:rsidRDefault="0305BA96" w:rsidP="00004458">
      <w:pPr>
        <w:rPr>
          <w:rFonts w:eastAsia="Aptos"/>
        </w:rPr>
      </w:pPr>
      <w:r>
        <w:rPr>
          <w:rFonts w:eastAsia="Aptos"/>
        </w:rPr>
        <w:t xml:space="preserve">Our functional design will produce the full set of artifacts Project 3 expects for design approval: </w:t>
      </w:r>
      <w:r>
        <w:rPr>
          <w:rFonts w:eastAsia="Aptos"/>
          <w:b/>
        </w:rPr>
        <w:t>future-state BPDs, RTM updates, configuration workbook baseline, integration design document, data and conversion strategy, controls design document, persona and role catalog, SoD inputs, stakeholder-to-role mapping, security-level design, and approved FSDs for in-scope RICEFW</w:t>
      </w:r>
      <w:r>
        <w:rPr>
          <w:rFonts w:eastAsia="Aptos"/>
        </w:rPr>
        <w:t>. We will maintain traceability from requirement to design, configuration, RICEFW, test case, and deployment evidence to support Project 3 stage-gate acceptance and audit readiness.</w:t>
      </w:r>
    </w:p>
    <w:p w14:paraId="7C7B47CE" w14:textId="3C2C2EFA" w:rsidR="4B765AD1" w:rsidRDefault="4B765AD1" w:rsidP="00004458">
      <w:pPr>
        <w:rPr>
          <w:rFonts w:eastAsia="Aptos"/>
        </w:rPr>
      </w:pPr>
    </w:p>
    <w:p w14:paraId="36CA9650" w14:textId="1F74F5FD" w:rsidR="4B765AD1" w:rsidRDefault="0305BA96" w:rsidP="00004458">
      <w:r>
        <w:rPr>
          <w:rFonts w:eastAsia="Aptos"/>
        </w:rPr>
        <w:t>In short, our functional design will emphasize a future-state, controls-driven, integration-aware solution that is built for operational readiness and long-term sustainability. We will bring a disciplined methodology for process design, detailed functional specification, testability, and readiness, supported by strong governance and change management so Project 3 can move from current-state complexity to a standardized, scalable work management platform with confidence.</w:t>
      </w:r>
    </w:p>
    <w:p w14:paraId="10F9B698" w14:textId="1DB5911B" w:rsidR="4B765AD1" w:rsidRDefault="4B765AD1" w:rsidP="666C5F10">
      <w:pPr>
        <w:spacing w:after="160"/>
        <w:rPr>
          <w:rFonts w:eastAsiaTheme="minorEastAsia" w:cstheme="minorBidi"/>
          <w:sz w:val="22"/>
          <w:szCs w:val="22"/>
        </w:rPr>
      </w:pPr>
    </w:p>
    <w:p w14:paraId="6282396A" w14:textId="77777777" w:rsidR="00182BBA" w:rsidRDefault="00182BBA">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r>
        <w:br w:type="page"/>
      </w:r>
    </w:p>
    <w:p w14:paraId="516F2356" w14:textId="44592677" w:rsidR="00182BBA" w:rsidRDefault="00182BBA" w:rsidP="00A72498">
      <w:pPr>
        <w:pStyle w:val="Heading2"/>
      </w:pPr>
      <w:r>
        <w:t xml:space="preserve">5.2 Technology Design</w:t>
      </w:r>
    </w:p>
    <w:p w14:paraId="475F437C" w14:textId="77777777" w:rsidR="00AF10E3" w:rsidRPr="00566FD9" w:rsidRDefault="00AF10E3" w:rsidP="00912AE9">
      <w:pPr>
        <w:rPr>
          <w:rFonts w:eastAsia="Aptos"/>
          <w:lang w:eastAsia="ja-JP"/>
        </w:rPr>
      </w:pPr>
      <w:r>
        <w:rPr>
          <w:rFonts w:eastAsia="Aptos"/>
        </w:rPr>
        <w:t>Deloitte will provide end-to-end technology design services to enable a scalable, secure, and supportable SAP S/4HANA EAM solution across a dual landscape. For purposes of this response, we assume the dual landscape includes coexistence between the target SAP S/4HANA environment and legacy or adjacent enterprise platforms during transition and steady-state operations.</w:t>
      </w:r>
    </w:p>
    <w:p w14:paraId="2CACD40D" w14:textId="179E0095" w:rsidR="00AF10E3" w:rsidRPr="00566FD9" w:rsidRDefault="00AF10E3" w:rsidP="00912AE9">
      <w:pPr>
        <w:rPr>
          <w:rFonts w:eastAsia="Aptos"/>
        </w:rPr>
      </w:pPr>
      <w:r>
        <w:rPr>
          <w:rFonts w:eastAsia="Aptos"/>
        </w:rPr>
        <w:t>Our technology design approach translates business and functional requirements into a deployable architecture that supports asset management processes across maintenance, work management, planning, inventory, procurement, mobility, and reporting. We will define the target-state landscape, integration architecture, data architecture, security model, environment strategy, and operational support model needed to enable stable delivery and long-term maintainability.</w:t>
      </w:r>
    </w:p>
    <w:p w14:paraId="5751CF36" w14:textId="77777777" w:rsidR="00256C81" w:rsidRPr="00566FD9" w:rsidRDefault="00256C81" w:rsidP="00912AE9">
      <w:r>
        <w:t>Deloitte’s technology design services will include:</w:t>
      </w:r>
    </w:p>
    <w:p w14:paraId="78873F47" w14:textId="77777777" w:rsidR="00256C81" w:rsidRPr="00566FD9" w:rsidRDefault="00256C81" w:rsidP="00912AE9">
      <w:pPr>
        <w:pStyle w:val="ListBullet"/>
        <w:ind w:left="357" w:hanging="357"/>
        <w:rPr>
          <w:sz w:val="22"/>
          <w:szCs w:val="22"/>
        </w:rPr>
      </w:pPr>
      <w:r>
        <w:t>Target-state application and technical architecture for SAP S/4HANA EAM within the broader enterprise landscape</w:t>
      </w:r>
    </w:p>
    <w:p w14:paraId="77937FE0" w14:textId="77777777" w:rsidR="00256C81" w:rsidRPr="00566FD9" w:rsidRDefault="00256C81" w:rsidP="00912AE9">
      <w:pPr>
        <w:pStyle w:val="ListBullet"/>
        <w:ind w:left="357" w:hanging="357"/>
        <w:rPr>
          <w:sz w:val="22"/>
          <w:szCs w:val="22"/>
        </w:rPr>
      </w:pPr>
      <w:r>
        <w:t>Dual-landscape design covering coexistence, synchronization, interface dependencies, and transition-state architecture</w:t>
      </w:r>
    </w:p>
    <w:p w14:paraId="709DA298" w14:textId="77777777" w:rsidR="00256C81" w:rsidRPr="00566FD9" w:rsidRDefault="00256C81" w:rsidP="00912AE9">
      <w:pPr>
        <w:pStyle w:val="ListBullet"/>
        <w:ind w:left="357" w:hanging="357"/>
        <w:rPr>
          <w:sz w:val="22"/>
          <w:szCs w:val="22"/>
        </w:rPr>
      </w:pPr>
      <w:r>
        <w:t>Integration design across SAP and non-SAP systems, including middleware, APIs, events, batch interfaces, and file-based exchanges</w:t>
      </w:r>
    </w:p>
    <w:p w14:paraId="6A73828C" w14:textId="77777777" w:rsidR="00256C81" w:rsidRPr="00566FD9" w:rsidRDefault="00256C81" w:rsidP="00912AE9">
      <w:pPr>
        <w:pStyle w:val="ListBullet"/>
        <w:ind w:left="357" w:hanging="357"/>
        <w:rPr>
          <w:sz w:val="22"/>
          <w:szCs w:val="22"/>
        </w:rPr>
      </w:pPr>
      <w:r>
        <w:t>Data design for EAM master and transactional data, including migration architecture, data ownership, quality controls, and reconciliation</w:t>
      </w:r>
    </w:p>
    <w:p w14:paraId="6C643343" w14:textId="77777777" w:rsidR="00256C81" w:rsidRPr="00566FD9" w:rsidRDefault="00256C81" w:rsidP="00912AE9">
      <w:pPr>
        <w:pStyle w:val="ListBullet"/>
        <w:ind w:left="357" w:hanging="357"/>
        <w:rPr>
          <w:sz w:val="22"/>
          <w:szCs w:val="22"/>
        </w:rPr>
      </w:pPr>
      <w:r>
        <w:t>Extensibility strategy defining standard functionality, side-by-side extensions, and approved custom development patterns</w:t>
      </w:r>
    </w:p>
    <w:p w14:paraId="5B0F7B96" w14:textId="77777777" w:rsidR="00256C81" w:rsidRPr="00566FD9" w:rsidRDefault="00256C81" w:rsidP="00912AE9">
      <w:pPr>
        <w:pStyle w:val="ListBullet"/>
        <w:ind w:left="357" w:hanging="357"/>
        <w:rPr>
          <w:sz w:val="22"/>
          <w:szCs w:val="22"/>
        </w:rPr>
      </w:pPr>
      <w:r>
        <w:t>Security and controls design, including role-based access, segregation of duties, authentication, and interface security</w:t>
      </w:r>
    </w:p>
    <w:p w14:paraId="7C05190F" w14:textId="77777777" w:rsidR="00256C81" w:rsidRPr="00566FD9" w:rsidRDefault="00256C81" w:rsidP="00912AE9">
      <w:pPr>
        <w:pStyle w:val="ListBullet"/>
        <w:ind w:left="357" w:hanging="357"/>
        <w:rPr>
          <w:sz w:val="22"/>
          <w:szCs w:val="22"/>
        </w:rPr>
      </w:pPr>
      <w:r>
        <w:t>Environment and release design covering development, test, training, cutover, and production landscapes, transport strategy, and deployment controls</w:t>
      </w:r>
    </w:p>
    <w:p w14:paraId="6A9F400B" w14:textId="77777777" w:rsidR="00256C81" w:rsidRPr="00566FD9" w:rsidRDefault="00256C81" w:rsidP="00912AE9">
      <w:pPr>
        <w:pStyle w:val="ListBullet"/>
        <w:ind w:left="357" w:hanging="357"/>
        <w:rPr>
          <w:sz w:val="22"/>
          <w:szCs w:val="22"/>
        </w:rPr>
      </w:pPr>
      <w:r>
        <w:t>Operations design including monitoring, alerting, batch controls, error handling, support procedures, and production-readiness requirements</w:t>
      </w:r>
    </w:p>
    <w:p w14:paraId="7A68DFE7" w14:textId="77777777" w:rsidR="00256C81" w:rsidRPr="00566FD9" w:rsidRDefault="00256C81" w:rsidP="00912AE9">
      <w:pPr>
        <w:pStyle w:val="ListBullet"/>
        <w:ind w:left="357" w:hanging="357"/>
        <w:rPr>
          <w:sz w:val="22"/>
          <w:szCs w:val="22"/>
        </w:rPr>
      </w:pPr>
      <w:r>
        <w:t>Non-functional design covering performance, resiliency, availability, auditability, and scalability</w:t>
      </w:r>
    </w:p>
    <w:p w14:paraId="7D107302" w14:textId="77777777" w:rsidR="00D81F6B" w:rsidRPr="00566FD9" w:rsidRDefault="00D81F6B" w:rsidP="00912AE9"/>
    <w:p w14:paraId="0DFA107E" w14:textId="62F21B5C" w:rsidR="00D81F6B" w:rsidRPr="00912AE9" w:rsidRDefault="00D81F6B" w:rsidP="00912AE9">
      <w:pPr>
        <w:rPr>
          <w:b/>
        </w:rPr>
      </w:pPr>
      <w:r>
        <w:rPr>
          <w:b/>
        </w:rPr>
        <w:t>Dual-Landscape Design Approach</w:t>
      </w:r>
    </w:p>
    <w:p w14:paraId="79815284" w14:textId="580FDE08" w:rsidR="00D008BA" w:rsidRPr="00566FD9" w:rsidRDefault="00A0312E" w:rsidP="00912AE9">
      <w:r>
        <w:t xml:space="preserve">Deloitte recommends a dual (N+1) landscape approach for the SAP S/4HANA 2025 EAM implementation to manage overlap with ASE’s parallel technical upgrade engagement from SAP S/4HANA 2021 to 2025. Under this model, the current 2021 production track remains dedicated for S/4 2021 to S/4 2025 technical upgrade, the maintenance path for business-as-usual changes and production defect fixes, while a separate 2025 project track is used to validate the upgrade and design, build, and test the new EAM capabilities. This approach helps preserve business continuity while reducing interference between the upgrade program and the EAM transformation, although it requires disciplined management of retrofit, integration synchronization, data consistency, release coordination, and cutover planning. Deloitte’s recommended sequencing is to first establish a stable “lift-and-shift” technical baseline on S/4HANA 2025, then activate EAM innovations in a controlled second phase, supported by automated retrofit tooling, early readiness and simplification checks, sandbox rehearsal upgrades, and a defined change freeze before cutover. </w:t>
      </w:r>
    </w:p>
    <w:p w14:paraId="4D61F5FC" w14:textId="77777777" w:rsidR="007015BB" w:rsidRPr="000B00F8" w:rsidRDefault="007015BB" w:rsidP="00912AE9">
      <w:r>
        <w:t>Our technology design methodology typically includes the following activities:</w:t>
      </w:r>
    </w:p>
    <w:p w14:paraId="4226AA26" w14:textId="77777777" w:rsidR="007015BB" w:rsidRPr="000B00F8" w:rsidRDefault="007015BB" w:rsidP="00912AE9">
      <w:pPr>
        <w:pStyle w:val="ListNumber"/>
        <w:rPr>
          <w:sz w:val="22"/>
          <w:szCs w:val="22"/>
        </w:rPr>
      </w:pPr>
      <w:r>
        <w:rPr>
          <w:rStyle w:val="Strong"/>
          <w:sz w:val="22"/>
          <w:szCs w:val="22"/>
        </w:rPr>
        <w:t>Assess and Align</w:t>
      </w:r>
      <w:r>
        <w:rPr>
          <w:sz w:val="22"/>
          <w:szCs w:val="22"/>
        </w:rPr>
        <w:br/>
        <w:t>Confirm business outcomes, functional scope, transition constraints, architecture standards, and non-functional requirements.</w:t>
      </w:r>
    </w:p>
    <w:p w14:paraId="605A5955" w14:textId="77777777" w:rsidR="007015BB" w:rsidRPr="000B00F8" w:rsidRDefault="007015BB" w:rsidP="00912AE9">
      <w:pPr>
        <w:pStyle w:val="ListNumber"/>
        <w:rPr>
          <w:sz w:val="22"/>
          <w:szCs w:val="22"/>
        </w:rPr>
      </w:pPr>
      <w:r>
        <w:rPr>
          <w:rStyle w:val="Strong"/>
          <w:sz w:val="22"/>
          <w:szCs w:val="22"/>
        </w:rPr>
        <w:t>Design the Landscape</w:t>
      </w:r>
      <w:r>
        <w:rPr>
          <w:sz w:val="22"/>
          <w:szCs w:val="22"/>
        </w:rPr>
        <w:br/>
        <w:t>Define target and interim architecture, system interactions, hosting considerations, environment strategy, and technical dependencies.</w:t>
      </w:r>
    </w:p>
    <w:p w14:paraId="0521F071" w14:textId="77777777" w:rsidR="007015BB" w:rsidRPr="000B00F8" w:rsidRDefault="007015BB" w:rsidP="00912AE9">
      <w:pPr>
        <w:pStyle w:val="ListNumber"/>
        <w:rPr>
          <w:sz w:val="22"/>
          <w:szCs w:val="22"/>
        </w:rPr>
      </w:pPr>
      <w:r>
        <w:rPr>
          <w:rStyle w:val="Strong"/>
          <w:sz w:val="22"/>
          <w:szCs w:val="22"/>
        </w:rPr>
        <w:t>Design Integrations and Data Flows</w:t>
      </w:r>
      <w:r>
        <w:rPr>
          <w:sz w:val="22"/>
          <w:szCs w:val="22"/>
        </w:rPr>
        <w:br/>
        <w:t>Document interface inventory, integration patterns, canonical mappings where appropriate, event and batch requirements, and data movement architecture.</w:t>
      </w:r>
    </w:p>
    <w:p w14:paraId="0211DB5F" w14:textId="77777777" w:rsidR="007015BB" w:rsidRPr="000B00F8" w:rsidRDefault="007015BB" w:rsidP="00912AE9">
      <w:pPr>
        <w:pStyle w:val="ListNumber"/>
        <w:rPr>
          <w:sz w:val="22"/>
          <w:szCs w:val="22"/>
        </w:rPr>
      </w:pPr>
      <w:r>
        <w:rPr>
          <w:rStyle w:val="Strong"/>
          <w:sz w:val="22"/>
          <w:szCs w:val="22"/>
        </w:rPr>
        <w:t>Define Security and Controls</w:t>
      </w:r>
      <w:r>
        <w:rPr>
          <w:sz w:val="22"/>
          <w:szCs w:val="22"/>
        </w:rPr>
        <w:br/>
        <w:t>Design access model, security roles, interface controls, logging, auditability, and compliance requirements.</w:t>
      </w:r>
    </w:p>
    <w:p w14:paraId="02198775" w14:textId="77777777" w:rsidR="007015BB" w:rsidRPr="000B00F8" w:rsidRDefault="007015BB" w:rsidP="00912AE9">
      <w:pPr>
        <w:pStyle w:val="ListNumber"/>
        <w:rPr>
          <w:sz w:val="22"/>
          <w:szCs w:val="22"/>
        </w:rPr>
      </w:pPr>
      <w:r>
        <w:rPr>
          <w:rStyle w:val="Strong"/>
          <w:sz w:val="22"/>
          <w:szCs w:val="22"/>
        </w:rPr>
        <w:t>Prepare for Build and Operations</w:t>
      </w:r>
      <w:r>
        <w:rPr>
          <w:sz w:val="22"/>
          <w:szCs w:val="22"/>
        </w:rPr>
        <w:br/>
        <w:t>Produce technical specifications, design standards, monitoring requirements, support model inputs, and implementation roadmap.</w:t>
      </w:r>
    </w:p>
    <w:p w14:paraId="6B4DE91E" w14:textId="19315C7B" w:rsidR="00C76839" w:rsidRPr="00943736" w:rsidRDefault="00C76839" w:rsidP="00912AE9">
      <w:r>
        <w:rPr>
          <w:highlight w:val="yellow"/>
        </w:rPr>
        <w:t>Below, we present a reference integration architecture tailored to your enterprise landscape, illustrating how these components can work together to enable seamless, secure, and scalable integration across your organization</w:t>
      </w:r>
      <w:r>
        <w:t xml:space="preserve"> – </w:t>
      </w:r>
      <w:r>
        <w:rPr>
          <w:highlight w:val="yellow"/>
        </w:rPr>
        <w:t>Include To-be integration architecture diagram</w:t>
      </w:r>
    </w:p>
    <w:p w14:paraId="241240D5" w14:textId="77777777" w:rsidR="00C76839" w:rsidRDefault="00C76839" w:rsidP="00912AE9"/>
    <w:p w14:paraId="6B02406B" w14:textId="4989042C" w:rsidR="00743488" w:rsidRDefault="00743488" w:rsidP="00912AE9">
      <w:r>
        <w:t>TO – BE  - ARCHITECTURE DIAGRAM</w:t>
      </w:r>
    </w:p>
    <w:p w14:paraId="009D03BB" w14:textId="77777777" w:rsidR="00803998" w:rsidRDefault="001542EC" w:rsidP="00912AE9">
      <w:r>
        <w:drawing>
          <wp:inline distT="0" distB="0" distL="0" distR="0" wp14:anchorId="361C4DFD" wp14:editId="301024DB">
            <wp:extent cx="6444593" cy="3662680"/>
            <wp:effectExtent l="0" t="0" r="0" b="0"/>
            <wp:docPr id="30525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59149" name=""/>
                    <pic:cNvPicPr/>
                  </pic:nvPicPr>
                  <pic:blipFill>
                    <a:blip r:embed="rId25"/>
                    <a:stretch>
                      <a:fillRect/>
                    </a:stretch>
                  </pic:blipFill>
                  <pic:spPr>
                    <a:xfrm>
                      <a:off x="0" y="0"/>
                      <a:ext cx="6450138" cy="3665831"/>
                    </a:xfrm>
                    <a:prstGeom prst="rect">
                      <a:avLst/>
                    </a:prstGeom>
                  </pic:spPr>
                </pic:pic>
              </a:graphicData>
            </a:graphic>
          </wp:inline>
        </w:drawing>
      </w:r>
      <w:r>
        <w:rPr>
          <w:noProof/>
        </w:rPr>
        <mc:AlternateContent>
          <mc:Choice Requires="wpg">
            <w:drawing>
              <wp:anchor distT="0" distB="0" distL="114300" distR="114300" simplePos="0" relativeHeight="251658258" behindDoc="0" locked="0" layoutInCell="1" allowOverlap="1" wp14:anchorId="7B694905" wp14:editId="08F4F690">
                <wp:simplePos x="0" y="0"/>
                <wp:positionH relativeFrom="column">
                  <wp:posOffset>9655175</wp:posOffset>
                </wp:positionH>
                <wp:positionV relativeFrom="paragraph">
                  <wp:posOffset>1645285</wp:posOffset>
                </wp:positionV>
                <wp:extent cx="2382321" cy="3956851"/>
                <wp:effectExtent l="0" t="0" r="0" b="5715"/>
                <wp:wrapNone/>
                <wp:docPr id="337" name="Group 336">
                  <a:extLst xmlns:a="http://schemas.openxmlformats.org/drawingml/2006/main">
                    <a:ext uri="{FF2B5EF4-FFF2-40B4-BE49-F238E27FC236}">
                      <a16:creationId xmlns:a16="http://schemas.microsoft.com/office/drawing/2014/main" id="{1DC521D3-BDF1-D728-145A-F00882E181D2}"/>
                    </a:ext>
                  </a:extLst>
                </wp:docPr>
                <wp:cNvGraphicFramePr/>
                <a:graphic xmlns:a="http://schemas.openxmlformats.org/drawingml/2006/main">
                  <a:graphicData uri="http://schemas.microsoft.com/office/word/2010/wordprocessingGroup">
                    <wpg:wgp>
                      <wpg:cNvGrpSpPr/>
                      <wpg:grpSpPr>
                        <a:xfrm>
                          <a:off x="0" y="0"/>
                          <a:ext cx="2382321" cy="3956851"/>
                          <a:chOff x="9655684" y="1646476"/>
                          <a:chExt cx="2382321" cy="2111488"/>
                        </a:xfrm>
                      </wpg:grpSpPr>
                      <wps:wsp>
                        <wps:cNvPr id="1711217546" name="Rectangle 1711217546">
                          <a:extLst>
                            <a:ext uri="{FF2B5EF4-FFF2-40B4-BE49-F238E27FC236}">
                              <a16:creationId xmlns:a16="http://schemas.microsoft.com/office/drawing/2014/main" id="{A0F00B03-276E-6C7F-B29B-8BD6512A18BF}"/>
                            </a:ext>
                          </a:extLst>
                        </wps:cNvPr>
                        <wps:cNvSpPr/>
                        <wps:spPr bwMode="gray">
                          <a:xfrm>
                            <a:off x="9655684" y="1646476"/>
                            <a:ext cx="2382321" cy="2111488"/>
                          </a:xfrm>
                          <a:prstGeom prst="rect">
                            <a:avLst/>
                          </a:prstGeom>
                          <a:solidFill>
                            <a:schemeClr val="tx2">
                              <a:lumMod val="20000"/>
                              <a:lumOff val="80000"/>
                            </a:schemeClr>
                          </a:solidFill>
                          <a:ln w="19050" algn="ctr">
                            <a:noFill/>
                            <a:miter lim="800000"/>
                            <a:headEnd/>
                            <a:tailEnd/>
                          </a:ln>
                        </wps:spPr>
                        <wps:txbx>
                          <w:txbxContent>
                            <w:p w14:paraId="01EA221B" w14:textId="77777777" w:rsidR="00FD3BF0" w:rsidRDefault="00FD3BF0" w:rsidP="00FD3BF0">
                              <w:pPr>
                                <w:jc w:val="center"/>
                                <w:rPr>
                                  <w:rFonts w:hAnsi="Aptos" w:cstheme="minorBidi"/>
                                  <w:b/>
                                  <w:color w:val="000000" w:themeColor="text1"/>
                                  <w:kern w:val="24"/>
                                  <w:sz w:val="16"/>
                                  <w:szCs w:val="16"/>
                                </w:rPr>
                              </w:pPr>
                              <w:r>
                                <w:rPr>
                                  <w:rFonts w:hAnsi="Aptos" w:cstheme="minorBidi"/>
                                  <w:b/>
                                  <w:color w:val="000000" w:themeColor="text1"/>
                                  <w:kern w:val="24"/>
                                  <w:sz w:val="16"/>
                                  <w:szCs w:val="16"/>
                                </w:rPr>
                                <w:t>Enterprise HANA</w:t>
                              </w:r>
                            </w:p>
                          </w:txbxContent>
                        </wps:txbx>
                        <wps:bodyPr wrap="square" lIns="0" tIns="45720" rIns="0" bIns="0" rtlCol="0" anchor="t"/>
                      </wps:wsp>
                      <wps:wsp>
                        <wps:cNvPr id="749197375" name="Rectangle 749197375">
                          <a:extLst>
                            <a:ext uri="{FF2B5EF4-FFF2-40B4-BE49-F238E27FC236}">
                              <a16:creationId xmlns:a16="http://schemas.microsoft.com/office/drawing/2014/main" id="{24D85B04-9246-8282-34DB-A335E97A30A2}"/>
                            </a:ext>
                          </a:extLst>
                        </wps:cNvPr>
                        <wps:cNvSpPr/>
                        <wps:spPr bwMode="gray">
                          <a:xfrm>
                            <a:off x="9655684" y="1646476"/>
                            <a:ext cx="2382321" cy="2111488"/>
                          </a:xfrm>
                          <a:prstGeom prst="rect">
                            <a:avLst/>
                          </a:prstGeom>
                          <a:solidFill>
                            <a:schemeClr val="tx2">
                              <a:lumMod val="20000"/>
                              <a:lumOff val="80000"/>
                            </a:schemeClr>
                          </a:solidFill>
                          <a:ln w="19050" algn="ctr">
                            <a:noFill/>
                            <a:miter lim="800000"/>
                            <a:headEnd/>
                            <a:tailEnd/>
                          </a:ln>
                        </wps:spPr>
                        <wps:txbx>
                          <w:txbxContent>
                            <w:p w14:paraId="0E2B1F35" w14:textId="77777777" w:rsidR="00FD3BF0" w:rsidRDefault="00FD3BF0" w:rsidP="00FD3BF0">
                              <w:pPr>
                                <w:jc w:val="center"/>
                                <w:rPr>
                                  <w:rFonts w:hAnsi="Aptos" w:cstheme="minorBidi"/>
                                  <w:b/>
                                  <w:color w:val="000000" w:themeColor="text1"/>
                                  <w:kern w:val="24"/>
                                  <w:sz w:val="16"/>
                                  <w:szCs w:val="16"/>
                                </w:rPr>
                              </w:pPr>
                              <w:r>
                                <w:rPr>
                                  <w:rFonts w:hAnsi="Aptos" w:cstheme="minorBidi"/>
                                  <w:b/>
                                  <w:color w:val="000000" w:themeColor="text1"/>
                                  <w:kern w:val="24"/>
                                  <w:sz w:val="16"/>
                                  <w:szCs w:val="16"/>
                                </w:rPr>
                                <w:t>Enterprise HANA</w:t>
                              </w:r>
                            </w:p>
                          </w:txbxContent>
                        </wps:txbx>
                        <wps:bodyPr wrap="square" lIns="0" tIns="45720" rIns="0" bIns="0" rtlCol="0" anchor="t"/>
                      </wps:wsp>
                      <wps:wsp>
                        <wps:cNvPr id="1809321479" name="Rectangle 1809321479">
                          <a:extLst>
                            <a:ext uri="{FF2B5EF4-FFF2-40B4-BE49-F238E27FC236}">
                              <a16:creationId xmlns:a16="http://schemas.microsoft.com/office/drawing/2014/main" id="{6AA2F536-1D76-28B5-BC81-964A12B49315}"/>
                            </a:ext>
                          </a:extLst>
                        </wps:cNvPr>
                        <wps:cNvSpPr/>
                        <wps:spPr bwMode="gray">
                          <a:xfrm>
                            <a:off x="9725957" y="1853745"/>
                            <a:ext cx="2245755" cy="237104"/>
                          </a:xfrm>
                          <a:prstGeom prst="rect">
                            <a:avLst/>
                          </a:prstGeom>
                          <a:solidFill>
                            <a:schemeClr val="bg1"/>
                          </a:solidFill>
                          <a:ln w="19050" algn="ctr">
                            <a:noFill/>
                            <a:miter lim="800000"/>
                            <a:headEnd/>
                            <a:tailEnd/>
                          </a:ln>
                        </wps:spPr>
                        <wps:txbx>
                          <w:txbxContent>
                            <w:p w14:paraId="2758ECFB"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Data Security (Analytic Privilege)</w:t>
                              </w:r>
                            </w:p>
                          </w:txbxContent>
                        </wps:txbx>
                        <wps:bodyPr wrap="square" lIns="0" tIns="0" rIns="0" bIns="0" rtlCol="0" anchor="ctr"/>
                      </wps:wsp>
                      <wps:wsp>
                        <wps:cNvPr id="1154448416" name="Rectangle 1154448416">
                          <a:extLst>
                            <a:ext uri="{FF2B5EF4-FFF2-40B4-BE49-F238E27FC236}">
                              <a16:creationId xmlns:a16="http://schemas.microsoft.com/office/drawing/2014/main" id="{318651CA-9412-E90D-ACE1-81C3EF7F4C5D}"/>
                            </a:ext>
                          </a:extLst>
                        </wps:cNvPr>
                        <wps:cNvSpPr/>
                        <wps:spPr bwMode="gray">
                          <a:xfrm>
                            <a:off x="9725957" y="2117920"/>
                            <a:ext cx="2245755" cy="237104"/>
                          </a:xfrm>
                          <a:prstGeom prst="rect">
                            <a:avLst/>
                          </a:prstGeom>
                          <a:solidFill>
                            <a:schemeClr val="bg1"/>
                          </a:solidFill>
                          <a:ln w="19050" algn="ctr">
                            <a:noFill/>
                            <a:miter lim="800000"/>
                            <a:headEnd/>
                            <a:tailEnd/>
                          </a:ln>
                        </wps:spPr>
                        <wps:txbx>
                          <w:txbxContent>
                            <w:p w14:paraId="1988108F"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Outbound Views</w:t>
                              </w:r>
                            </w:p>
                          </w:txbxContent>
                        </wps:txbx>
                        <wps:bodyPr wrap="square" lIns="0" tIns="0" rIns="0" bIns="0" rtlCol="0" anchor="ctr"/>
                      </wps:wsp>
                      <wps:wsp>
                        <wps:cNvPr id="764258093" name="Rectangle 764258093">
                          <a:extLst>
                            <a:ext uri="{FF2B5EF4-FFF2-40B4-BE49-F238E27FC236}">
                              <a16:creationId xmlns:a16="http://schemas.microsoft.com/office/drawing/2014/main" id="{8E4A752F-C1E7-2914-2B14-1B3AB6D09614}"/>
                            </a:ext>
                          </a:extLst>
                        </wps:cNvPr>
                        <wps:cNvSpPr/>
                        <wps:spPr bwMode="gray">
                          <a:xfrm>
                            <a:off x="9725957" y="2382095"/>
                            <a:ext cx="2245755" cy="237104"/>
                          </a:xfrm>
                          <a:prstGeom prst="rect">
                            <a:avLst/>
                          </a:prstGeom>
                          <a:solidFill>
                            <a:schemeClr val="bg1"/>
                          </a:solidFill>
                          <a:ln w="19050" algn="ctr">
                            <a:noFill/>
                            <a:miter lim="800000"/>
                            <a:headEnd/>
                            <a:tailEnd/>
                          </a:ln>
                        </wps:spPr>
                        <wps:txbx>
                          <w:txbxContent>
                            <w:p w14:paraId="7863C4E0"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Blended Views</w:t>
                              </w:r>
                            </w:p>
                          </w:txbxContent>
                        </wps:txbx>
                        <wps:bodyPr wrap="square" lIns="0" tIns="0" rIns="0" bIns="0" rtlCol="0" anchor="ctr"/>
                      </wps:wsp>
                      <wps:wsp>
                        <wps:cNvPr id="1181492180" name="Rectangle 1181492180">
                          <a:extLst>
                            <a:ext uri="{FF2B5EF4-FFF2-40B4-BE49-F238E27FC236}">
                              <a16:creationId xmlns:a16="http://schemas.microsoft.com/office/drawing/2014/main" id="{4882D461-D5FC-FE3D-E54E-E379C6B2DC85}"/>
                            </a:ext>
                          </a:extLst>
                        </wps:cNvPr>
                        <wps:cNvSpPr/>
                        <wps:spPr bwMode="gray">
                          <a:xfrm>
                            <a:off x="9725956" y="2646270"/>
                            <a:ext cx="1104956" cy="271325"/>
                          </a:xfrm>
                          <a:prstGeom prst="rect">
                            <a:avLst/>
                          </a:prstGeom>
                          <a:solidFill>
                            <a:schemeClr val="bg1"/>
                          </a:solidFill>
                          <a:ln w="19050" algn="ctr">
                            <a:noFill/>
                            <a:miter lim="800000"/>
                            <a:headEnd/>
                            <a:tailEnd/>
                          </a:ln>
                        </wps:spPr>
                        <wps:txbx>
                          <w:txbxContent>
                            <w:p w14:paraId="4FCA62DC"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 xml:space="preserve">Detailed </w:t>
                                <w:br/>
                                <w:t>Calculation Views</w:t>
                              </w:r>
                            </w:p>
                          </w:txbxContent>
                        </wps:txbx>
                        <wps:bodyPr wrap="square" lIns="0" tIns="0" rIns="0" bIns="0" rtlCol="0" anchor="ctr"/>
                      </wps:wsp>
                      <wps:wsp>
                        <wps:cNvPr id="1178363999" name="Rectangle 1178363999">
                          <a:extLst>
                            <a:ext uri="{FF2B5EF4-FFF2-40B4-BE49-F238E27FC236}">
                              <a16:creationId xmlns:a16="http://schemas.microsoft.com/office/drawing/2014/main" id="{1DA36FE0-AF45-4D70-54B8-8009B9929178}"/>
                            </a:ext>
                          </a:extLst>
                        </wps:cNvPr>
                        <wps:cNvSpPr/>
                        <wps:spPr bwMode="gray">
                          <a:xfrm>
                            <a:off x="9725957" y="2944667"/>
                            <a:ext cx="2245755" cy="761456"/>
                          </a:xfrm>
                          <a:prstGeom prst="rect">
                            <a:avLst/>
                          </a:prstGeom>
                          <a:solidFill>
                            <a:schemeClr val="bg1"/>
                          </a:solidFill>
                          <a:ln w="19050" algn="ctr">
                            <a:noFill/>
                            <a:miter lim="800000"/>
                            <a:headEnd/>
                            <a:tailEnd/>
                          </a:ln>
                        </wps:spPr>
                        <wps:txbx>
                          <w:txbxContent>
                            <w:p w14:paraId="74699CC7"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Staging Tables</w:t>
                              </w:r>
                            </w:p>
                          </w:txbxContent>
                        </wps:txbx>
                        <wps:bodyPr wrap="square" lIns="0" tIns="0" rIns="0" bIns="0" rtlCol="0" anchor="ctr"/>
                      </wps:wsp>
                      <wps:wsp>
                        <wps:cNvPr id="973183394" name="Rectangle 973183394">
                          <a:extLst>
                            <a:ext uri="{FF2B5EF4-FFF2-40B4-BE49-F238E27FC236}">
                              <a16:creationId xmlns:a16="http://schemas.microsoft.com/office/drawing/2014/main" id="{6625256E-6EC0-30FE-5E10-1B9E83C4F625}"/>
                            </a:ext>
                          </a:extLst>
                        </wps:cNvPr>
                        <wps:cNvSpPr/>
                        <wps:spPr bwMode="gray">
                          <a:xfrm>
                            <a:off x="10866756" y="2646270"/>
                            <a:ext cx="1104956" cy="271325"/>
                          </a:xfrm>
                          <a:prstGeom prst="rect">
                            <a:avLst/>
                          </a:prstGeom>
                          <a:solidFill>
                            <a:schemeClr val="bg1"/>
                          </a:solidFill>
                          <a:ln w="19050" algn="ctr">
                            <a:noFill/>
                            <a:miter lim="800000"/>
                            <a:headEnd/>
                            <a:tailEnd/>
                          </a:ln>
                        </wps:spPr>
                        <wps:txbx>
                          <w:txbxContent>
                            <w:p w14:paraId="17E90033"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Transformation Procedures</w:t>
                              </w:r>
                            </w:p>
                          </w:txbxContent>
                        </wps:txbx>
                        <wps:bodyPr wrap="square" lIns="0" tIns="0" rIns="0" bIns="0" rtlCol="0" anchor="ctr"/>
                      </wps:wsp>
                    </wpg:wgp>
                  </a:graphicData>
                </a:graphic>
              </wp:anchor>
            </w:drawing>
          </mc:Choice>
          <mc:Fallback>
            <w:pict>
              <v:group w14:anchorId="7B694905" id="Group 336" o:spid="_x0000_s1029" style="position:absolute;margin-left:760.25pt;margin-top:129.55pt;width:187.6pt;height:311.55pt;z-index:251658258" coordorigin="96556,16464" coordsize="23823,211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QFoAMAADoVAAAOAAAAZHJzL2Uyb0RvYy54bWzsWNtu3DYQfS/QfyD0XkuUKFESvM5DLkaB tgma5gO4EqUVQIkqSVvrv+9wtLfsboDEdoxi4ZddkUNxhodnzlC8frPuFbmXxnZ6WAT0KgqIHCpd d0O7CL788+G3PCDWiaEWSg9yETxIG7y5+fWX62ksZaxXWtXSEJhksOU0LoKVc2MZhrZayV7YKz3K AYyNNr1w0DRtWBsxwey9CuMoysJJm3o0upLWQu+72Rjc4PxNIyv3sWmsdEQtAojN4a/B36X/DW+u RdkaMa66ahOGeEQUvegGcLqb6p1wgtyZ7mSqvquMtrpxV5XuQ900XSVxDbAaGh2t5tbouxHX0pZT O+5gAmiPcHr0tNVf97dm/Dx+MoDENLaABbb8WtaN6f0/REnWCNnDDjK5dqSCzjjJ4ySmAanAlhRp lqd0BrVaAfL+vSJLoZsFBEbQjGWMZ9sR78/NElNKWZ77MeE2iPCr0KYRyGL3eNin4fF5JUaJMNsS 8PhkSFdDqJzSmPKUZQEZRA/c/RvYJIZWSXJgQ9jwvR2ItrSAJ1lOf+oaXgN2PSA3jvD8Ji5nsT2H iihHY92t1D3xD4vAQIToStz/Yd0M4HaI30mrVVd/6JTChs8x+VYZci8gO9w6xlfVXQ9xz32QYdEm R6Db7ycOzbfdsD+YqX4W3K2vHKiBTIBjEaWQeUK1IBCVM+hk0D4KCFCUfedAAVTXLwKcd+NvJUX9 fqhxiBOdmp/BoRrAk2eAB9lz1pZuvVzjniWeNL5nqesH2IIJEnsR2H/vhJEBUb8PwBSvAvjAUh5D w2x7l9sH49RbPeuFGKqVBrlwyMYN72YXP52AnBW04AlPT/m3N23WC7R9pd8Rv1+efuyS6EfzqABl Z7w45d+B7QkE5HFapHyuC3macJZ6/ES5078YUjQF+vvaEiecRgjwrig8q/wtW6xbXtEORfLlSYQg fK+Gfa9+ed0FbFE3QbheSMEoTRljOaPnSuje9jwUggLJCxD0VwoFeL66DArxjMWpV6JTEdqbnolA cJSNilcNgrMv/5FC9n/XoJyyIoaKdcogSne2p1IIFM4XKfi8ifmRBlGoW/BhtCljnCYxcuzCyxh+ v12GBkFhyZMsKYpzJ6G97akUmk9CccFYlmECfuMkxDPKgE7g7sIpVFyOCsF3HM2TpIBbkOO7hL3p 8QSiUQ6c8RrzKkKH9wEUpfinqxDeTsEFHWbk5jLR3wAetvHwvb/yvPkPAAD//wMAUEsDBBQABgAI AAAAIQBuXhVB4gAAAA0BAAAPAAAAZHJzL2Rvd25yZXYueG1sTI9RS8MwFIXfBf9DuIJvLm0k2tWm Ywz1aQhugvh219y1ZU1Smqzt/r3Zkz4e7sc53y1Ws+nYSINvnVWQLhJgZCunW1sr+Nq/PWTAfECr sXOWFFzIw6q8vSkw126ynzTuQs1iifU5KmhC6HPOfdWQQb9wPdl4O7rBYIhxqLkecIrlpuMiSZ64 wdbGhQZ72jRUnXZno+B9wmn9mL6O29Nxc/nZy4/vbUpK3d/N6xdggebwB8NVP6pDGZ0O7my1Z13M UiQysgqEXKbArki2lM/ADgqyTAjgZcH/f1H+AgAA//8DAFBLAQItABQABgAIAAAAIQC2gziS/gAA AOEBAAATAAAAAAAAAAAAAAAAAAAAAABbQ29udGVudF9UeXBlc10ueG1sUEsBAi0AFAAGAAgAAAAh ADj9If/WAAAAlAEAAAsAAAAAAAAAAAAAAAAALwEAAF9yZWxzLy5yZWxzUEsBAi0AFAAGAAgAAAAh AN36BAWgAwAAOhUAAA4AAAAAAAAAAAAAAAAALgIAAGRycy9lMm9Eb2MueG1sUEsBAi0AFAAGAAgA AAAhAG5eFUHiAAAADQEAAA8AAAAAAAAAAAAAAAAA+gUAAGRycy9kb3ducmV2LnhtbFBLBQYAAAAA BAAEAPMAAAAJBwAAAAA= ">
                <v:rect id="Rectangle 1711217546" o:spid="_x0000_s1030" style="position:absolute;left:96556;top:16464;width:23824;height:21115;visibility:visible;mso-wrap-style:square;v-text-anchor:top" o:bwmode="graySca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hlO5yAAAAOMAAAAPAAAAZHJzL2Rvd25yZXYueG1sRE/NSsNA EL4LvsMygje7SdC2xG5LEYReBBtF9DZmxySYnU2z0yZ5+25B8Djf/6w2o2vVifrQeDaQzhJQxKW3 DVcG3t+e75aggiBbbD2TgYkCbNbXVyvMrR94T6dCKhVDOORooBbpcq1DWZPDMPMdceR+fO9Q4tlX 2vY4xHDX6ixJ5tphw7Ghxo6eaip/i6MzIBl9F4fh6/VzPy2n8XiQ7e7jxZjbm3H7CEpolH/xn3tn 4/xFmmbp4uF+DpefIgB6fQYAAP//AwBQSwECLQAUAAYACAAAACEA2+H2y+4AAACFAQAAEwAAAAAA AAAAAAAAAAAAAAAAW0NvbnRlbnRfVHlwZXNdLnhtbFBLAQItABQABgAIAAAAIQBa9CxbvwAAABUB AAALAAAAAAAAAAAAAAAAAB8BAABfcmVscy8ucmVsc1BLAQItABQABgAIAAAAIQBDhlO5yAAAAOMA AAAPAAAAAAAAAAAAAAAAAAcCAABkcnMvZG93bnJldi54bWxQSwUGAAAAAAMAAwC3AAAA/AIAAAAA " fillcolor="#b7d4ef [671]" stroked="f" strokeweight="1.5pt">
                  <v:textbox inset="0,,0,0">
                    <w:txbxContent>
                      <w:p w14:paraId="01EA221B" w14:textId="77777777" w:rsidR="00FD3BF0" w:rsidRDefault="00FD3BF0" w:rsidP="00FD3BF0">
                        <w:pPr>
                          <w:jc w:val="center"/>
                          <w:rPr>
                            <w:rFonts w:hAnsi="Aptos" w:cstheme="minorBidi"/>
                            <w:b/>
                            <w:color w:val="000000" w:themeColor="text1"/>
                            <w:kern w:val="24"/>
                            <w:sz w:val="16"/>
                            <w:szCs w:val="16"/>
                          </w:rPr>
                        </w:pPr>
                        <w:r>
                          <w:rPr>
                            <w:rFonts w:hAnsi="Aptos" w:cstheme="minorBidi"/>
                            <w:b/>
                            <w:color w:val="000000" w:themeColor="text1"/>
                            <w:kern w:val="24"/>
                            <w:sz w:val="16"/>
                            <w:szCs w:val="16"/>
                          </w:rPr>
                          <w:t>Enterprise HANA</w:t>
                        </w:r>
                      </w:p>
                    </w:txbxContent>
                  </v:textbox>
                </v:rect>
                <v:rect id="Rectangle 749197375" o:spid="_x0000_s1031" style="position:absolute;left:96556;top:16464;width:23824;height:21115;visibility:visible;mso-wrap-style:square;v-text-anchor:top" o:bwmode="graySca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zttEzAAAAOIAAAAPAAAAZHJzL2Rvd25yZXYueG1sRI9fS8NA EMTfBb/DsYJv9tL6J23stRRB6Itgo0j7tubWJJjbS3PbJvn2niD4OMzMb5jlenCNOlMXas8GppME FHHhbc2lgfe355s5qCDIFhvPZGCkAOvV5cUSM+t73tE5l1JFCIcMDVQibaZ1KCpyGCa+JY7el+8c SpRdqW2HfYS7Rs+S5EE7rDkuVNjSU0XFd35yBmRGn/mxP7zud+N8HE5H2Ww/Xoy5vho2j6CEBvkP /7W31kB6t5gu0tv0Hn4vxTugVz8AAAD//wMAUEsBAi0AFAAGAAgAAAAhANvh9svuAAAAhQEAABMA AAAAAAAAAAAAAAAAAAAAAFtDb250ZW50X1R5cGVzXS54bWxQSwECLQAUAAYACAAAACEAWvQsW78A AAAVAQAACwAAAAAAAAAAAAAAAAAfAQAAX3JlbHMvLnJlbHNQSwECLQAUAAYACAAAACEAY87bRMwA AADiAAAADwAAAAAAAAAAAAAAAAAHAgAAZHJzL2Rvd25yZXYueG1sUEsFBgAAAAADAAMAtwAAAAAD AAAAAA== " fillcolor="#b7d4ef [671]" stroked="f" strokeweight="1.5pt">
                  <v:textbox inset="0,,0,0">
                    <w:txbxContent>
                      <w:p w14:paraId="0E2B1F35" w14:textId="77777777" w:rsidR="00FD3BF0" w:rsidRDefault="00FD3BF0" w:rsidP="00FD3BF0">
                        <w:pPr>
                          <w:jc w:val="center"/>
                          <w:rPr>
                            <w:rFonts w:hAnsi="Aptos" w:cstheme="minorBidi"/>
                            <w:b/>
                            <w:color w:val="000000" w:themeColor="text1"/>
                            <w:kern w:val="24"/>
                            <w:sz w:val="16"/>
                            <w:szCs w:val="16"/>
                          </w:rPr>
                        </w:pPr>
                        <w:r>
                          <w:rPr>
                            <w:rFonts w:hAnsi="Aptos" w:cstheme="minorBidi"/>
                            <w:b/>
                            <w:color w:val="000000" w:themeColor="text1"/>
                            <w:kern w:val="24"/>
                            <w:sz w:val="16"/>
                            <w:szCs w:val="16"/>
                          </w:rPr>
                          <w:t>Enterprise HANA</w:t>
                        </w:r>
                      </w:p>
                    </w:txbxContent>
                  </v:textbox>
                </v:rect>
                <v:rect id="Rectangle 1809321479" o:spid="_x0000_s1032" style="position:absolute;left:97259;top:18537;width:22458;height:2371;visibility:visible;mso-wrap-style:square;v-text-anchor:middle" o:bwmode="graySca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tCqnxgAAAOMAAAAPAAAAZHJzL2Rvd25yZXYueG1sRE/NTgIx EL6b+A7NmHiTLmgQVgohBAxHARM9TrbDduN2ZmkrrG9PTUw8zvc/s0XvW3WmEBthA8NBAYq4Ettw beD9sHmYgIoJ2WIrTAZ+KMJifnszw9LKhXd03qda5RCOJRpwKXWl1rFy5DEOpCPO3FGCx5TPUGsb 8JLDfatHRTHWHhvODQ47Wjmqvvbf3kC9OcgxnFZu+SGv6zedpBrHT2Pu7/rlC6hEffoX/7m3Ns+f FNPH0fDpeQq/P2UA9PwKAAD//wMAUEsBAi0AFAAGAAgAAAAhANvh9svuAAAAhQEAABMAAAAAAAAA AAAAAAAAAAAAAFtDb250ZW50X1R5cGVzXS54bWxQSwECLQAUAAYACAAAACEAWvQsW78AAAAVAQAA CwAAAAAAAAAAAAAAAAAfAQAAX3JlbHMvLnJlbHNQSwECLQAUAAYACAAAACEALrQqp8YAAADjAAAA DwAAAAAAAAAAAAAAAAAHAgAAZHJzL2Rvd25yZXYueG1sUEsFBgAAAAADAAMAtwAAAPoCAAAAAA== " fillcolor="white [3212]" stroked="f" strokeweight="1.5pt">
                  <v:textbox inset="0,0,0,0">
                    <w:txbxContent>
                      <w:p w14:paraId="2758ECFB"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Data Security (Analytic Privilege)</w:t>
                        </w:r>
                      </w:p>
                    </w:txbxContent>
                  </v:textbox>
                </v:rect>
                <v:rect id="Rectangle 1154448416" o:spid="_x0000_s1033" style="position:absolute;left:97259;top:21179;width:22458;height:2371;visibility:visible;mso-wrap-style:square;v-text-anchor:middle" o:bwmode="graySca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WbdFxgAAAOMAAAAPAAAAZHJzL2Rvd25yZXYueG1sRE9fS8Mw EH8X/A7hBr65tFLLqMvGGE581E3Qx6O5NWXNXU3iVr+9EQQf7/f/luvJD+pMIfbCBsp5AYq4Fdtz Z+DtsLtdgIoJ2eIgTAa+KcJ6dX21xMbKhV/pvE+dyiEcGzTgUhobrWPryGOcy0icuaMEjymfodM2 4CWH+0HfFUWtPfacGxyOtHXUnvZf3kC3O8gxfG7d5l2eHl90kraOH8bczKbNA6hEU/oX/7mfbZ5f 3ldVtajKGn5/ygDo1Q8AAAD//wMAUEsBAi0AFAAGAAgAAAAhANvh9svuAAAAhQEAABMAAAAAAAAA AAAAAAAAAAAAAFtDb250ZW50X1R5cGVzXS54bWxQSwECLQAUAAYACAAAACEAWvQsW78AAAAVAQAA CwAAAAAAAAAAAAAAAAAfAQAAX3JlbHMvLnJlbHNQSwECLQAUAAYACAAAACEA51m3RcYAAADjAAAA DwAAAAAAAAAAAAAAAAAHAgAAZHJzL2Rvd25yZXYueG1sUEsFBgAAAAADAAMAtwAAAPoCAAAAAA== " fillcolor="white [3212]" stroked="f" strokeweight="1.5pt">
                  <v:textbox inset="0,0,0,0">
                    <w:txbxContent>
                      <w:p w14:paraId="1988108F"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Outbound Views</w:t>
                        </w:r>
                      </w:p>
                    </w:txbxContent>
                  </v:textbox>
                </v:rect>
                <v:rect id="Rectangle 764258093" o:spid="_x0000_s1034" style="position:absolute;left:97259;top:23820;width:22458;height:2371;visibility:visible;mso-wrap-style:square;v-text-anchor:middle" o:bwmode="graySca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5XRGyQAAAOIAAAAPAAAAZHJzL2Rvd25yZXYueG1sRI9BSwMx FITvQv9DeII3m7XWta5NSylWPGor6PGxed0sbt7bJrHd/nsjCB6HmfmGmS8H36kjhdgKG7gZF6CI a7EtNwbed5vrGaiYkC12wmTgTBGWi9HFHCsrJ36j4zY1KkM4VmjApdRXWsfakcc4lp44e3sJHlOW odE24CnDfacnRVFqjy3nBYc9rR3VX9tvb6DZ7GQfDmu3+pDnp1edpC7jpzFXl8PqEVSiIf2H/9ov 1sB9OZ3czYqHW/i9lO+AXvwAAAD//wMAUEsBAi0AFAAGAAgAAAAhANvh9svuAAAAhQEAABMAAAAA AAAAAAAAAAAAAAAAAFtDb250ZW50X1R5cGVzXS54bWxQSwECLQAUAAYACAAAACEAWvQsW78AAAAV AQAACwAAAAAAAAAAAAAAAAAfAQAAX3JlbHMvLnJlbHNQSwECLQAUAAYACAAAACEA7eV0RskAAADi AAAADwAAAAAAAAAAAAAAAAAHAgAAZHJzL2Rvd25yZXYueG1sUEsFBgAAAAADAAMAtwAAAP0CAAAA AA== " fillcolor="white [3212]" stroked="f" strokeweight="1.5pt">
                  <v:textbox inset="0,0,0,0">
                    <w:txbxContent>
                      <w:p w14:paraId="7863C4E0"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Blended Views</w:t>
                        </w:r>
                      </w:p>
                    </w:txbxContent>
                  </v:textbox>
                </v:rect>
                <v:rect id="Rectangle 1181492180" o:spid="_x0000_s1035" style="position:absolute;left:97259;top:26462;width:11050;height:2713;visibility:visible;mso-wrap-style:square;v-text-anchor:middle" o:bwmode="graySca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VigUyQAAAOMAAAAPAAAAZHJzL2Rvd25yZXYueG1sRI9Bb8Iw DIXvk/YfIk/abaRFCJWOgBAaaMcNkNjRakxTrbG7JIPu3y+HSTvafn7vfcv16Ht1pRA7YQPlpABF 3IjtuDVwOu6eKlAxIVvshcnAD0VYr+7vllhbufE7XQ+pVdmEY40GXEpDrXVsHHmMExmI8+0iwWPK Y2i1DXjL5r7X06KYa48d5wSHA20dNZ+Hb2+g3R3lEr62bnOW/cubTtLM44cxjw/j5hlUojH9i/++ X22uX1blbDEtq0yRmfIC9OoXAAD//wMAUEsBAi0AFAAGAAgAAAAhANvh9svuAAAAhQEAABMAAAAA AAAAAAAAAAAAAAAAAFtDb250ZW50X1R5cGVzXS54bWxQSwECLQAUAAYACAAAACEAWvQsW78AAAAV AQAACwAAAAAAAAAAAAAAAAAfAQAAX3JlbHMvLnJlbHNQSwECLQAUAAYACAAAACEAFVYoFMkAAADj AAAADwAAAAAAAAAAAAAAAAAHAgAAZHJzL2Rvd25yZXYueG1sUEsFBgAAAAADAAMAtwAAAP0CAAAA AA== " fillcolor="white [3212]" stroked="f" strokeweight="1.5pt">
                  <v:textbox inset="0,0,0,0">
                    <w:txbxContent>
                      <w:p w14:paraId="4FCA62DC"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 xml:space="preserve">Detailed </w:t>
                          <w:br/>
                          <w:t>Calculation Views</w:t>
                        </w:r>
                      </w:p>
                    </w:txbxContent>
                  </v:textbox>
                </v:rect>
                <v:rect id="Rectangle 1178363999" o:spid="_x0000_s1036" style="position:absolute;left:97259;top:29446;width:22458;height:7615;visibility:visible;mso-wrap-style:square;v-text-anchor:middle" o:bwmode="graySca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5VHLxgAAAOMAAAAPAAAAZHJzL2Rvd25yZXYueG1sRE9fS8Mw EH8X/A7hBN9cOgd1rcvGGE581E3YHo/m1hSbu5rErX57Iwg+3u//LVaj79WZQuyEDUwnBSjiRmzH rYH3/fZuDiomZIu9MBn4pgir5fXVAmsrF36j8y61KodwrNGAS2motY6NI49xIgNx5k4SPKZ8hlbb gJcc7nt9XxSl9thxbnA40MZR87H78gba7V5O4XPj1gd5fnrVSZoyHo25vRnXj6ASjelf/Od+sXn+ 9GE+K2dVVcHvTxkAvfwBAAD//wMAUEsBAi0AFAAGAAgAAAAhANvh9svuAAAAhQEAABMAAAAAAAAA AAAAAAAAAAAAAFtDb250ZW50X1R5cGVzXS54bWxQSwECLQAUAAYACAAAACEAWvQsW78AAAAVAQAA CwAAAAAAAAAAAAAAAAAfAQAAX3JlbHMvLnJlbHNQSwECLQAUAAYACAAAACEAjeVRy8YAAADjAAAA DwAAAAAAAAAAAAAAAAAHAgAAZHJzL2Rvd25yZXYueG1sUEsFBgAAAAADAAMAtwAAAPoCAAAAAA== " fillcolor="white [3212]" stroked="f" strokeweight="1.5pt">
                  <v:textbox inset="0,0,0,0">
                    <w:txbxContent>
                      <w:p w14:paraId="74699CC7"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Staging Tables</w:t>
                        </w:r>
                      </w:p>
                    </w:txbxContent>
                  </v:textbox>
                </v:rect>
                <v:rect id="Rectangle 973183394" o:spid="_x0000_s1037" style="position:absolute;left:108667;top:26462;width:11050;height:2713;visibility:visible;mso-wrap-style:square;v-text-anchor:middle" o:bwmode="graySca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53lyQAAAOIAAAAPAAAAZHJzL2Rvd25yZXYueG1sRI9BSwMx FITvgv8hPMGbzdaV2m6bllKseLStoMfH5nWzdPPemsR2/fdGEDwOM/MNs1gNvlNnCrEVNjAeFaCI a7EtNwbeDtu7KaiYkC12wmTgmyKsltdXC6ysXHhH531qVIZwrNCAS6mvtI61I49xJD1x9o4SPKYs Q6NtwEuG+07fF8VEe2w5LzjsaeOoPu2/vIFme5Bj+Ny49bs8P73qJPUkfhhzezOs56ASDek//Nd+ sQZmj+V4WpazB/i9lO+AXv4AAAD//wMAUEsBAi0AFAAGAAgAAAAhANvh9svuAAAAhQEAABMAAAAA AAAAAAAAAAAAAAAAAFtDb250ZW50X1R5cGVzXS54bWxQSwECLQAUAAYACAAAACEAWvQsW78AAAAV AQAACwAAAAAAAAAAAAAAAAAfAQAAX3JlbHMvLnJlbHNQSwECLQAUAAYACAAAACEAwVed5ckAAADi AAAADwAAAAAAAAAAAAAAAAAHAgAAZHJzL2Rvd25yZXYueG1sUEsFBgAAAAADAAMAtwAAAP0CAAAA AA== " fillcolor="white [3212]" stroked="f" strokeweight="1.5pt">
                  <v:textbox inset="0,0,0,0">
                    <w:txbxContent>
                      <w:p w14:paraId="17E90033"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Transformation Procedures</w:t>
                        </w:r>
                      </w:p>
                    </w:txbxContent>
                  </v:textbox>
                </v:rect>
              </v:group>
            </w:pict>
          </mc:Fallback>
        </mc:AlternateContent>
      </w:r>
      <w:r>
        <mc:AlternateContent>
          <mc:Choice Requires="wps">
            <w:drawing>
              <wp:anchor distT="0" distB="0" distL="114300" distR="114300" simplePos="0" relativeHeight="251658242" behindDoc="0" locked="0" layoutInCell="1" allowOverlap="1" wp14:anchorId="0F49F784" wp14:editId="23A94C63">
                <wp:simplePos x="0" y="0"/>
                <wp:positionH relativeFrom="column">
                  <wp:posOffset>9042400</wp:posOffset>
                </wp:positionH>
                <wp:positionV relativeFrom="paragraph">
                  <wp:posOffset>2786380</wp:posOffset>
                </wp:positionV>
                <wp:extent cx="683230" cy="0"/>
                <wp:effectExtent l="0" t="76200" r="22225" b="95250"/>
                <wp:wrapNone/>
                <wp:docPr id="346" name="Straight Arrow Connector 345">
                  <a:extLst xmlns:a="http://schemas.openxmlformats.org/drawingml/2006/main">
                    <a:ext uri="{FF2B5EF4-FFF2-40B4-BE49-F238E27FC236}">
                      <a16:creationId xmlns:a16="http://schemas.microsoft.com/office/drawing/2014/main" id="{C0AFD844-D0E9-194C-686C-1AD1A338F77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230" cy="0"/>
                        </a:xfrm>
                        <a:prstGeom prst="straightConnector1">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071FC16" id="_x0000_t32" coordsize="21600,21600" o:spt="32" o:oned="t" path="m,l21600,21600e" filled="f">
                <v:path arrowok="t" fillok="f" o:connecttype="none"/>
                <o:lock v:ext="edit" shapetype="t"/>
              </v:shapetype>
              <v:shape id="Straight Arrow Connector 345" o:spid="_x0000_s1026" type="#_x0000_t32" style="position:absolute;margin-left:712pt;margin-top:219.4pt;width:53.8pt;height:0;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OI7W2QEAABkEAAAOAAAAZHJzL2Uyb0RvYy54bWysU01v2zAMvQ/YfxB8X5ykQFEYcXpI112K rVi3H6DKlC1MFgWJi+1/P0qO3X1hwIZdCEvkI997og+3Y2/FGUI06Opit9kWApzCxri2Lj5/un9z U4hI0jXSooO6mCAWt8fXrw6Dr2CPHdoGguAmLlaDr4uOyFdlGVUHvYwb9OA4qTH0kvgY2rIJcuDu vS332+11OWBofEAFMfLt3Zwsjrm/1qDog9YRSNi6YG6UY8jxOcXyeJBVG6TvjLrQkP/AopfG8dC1 1Z0kKb4G80ur3qiAETVtFPYlam0UZA2sZrf9Sc1TJz1kLWxO9KtN8f+1Ve/PJ/cYEnU1uif/gOpL ZFPKwcdqTaZD9HPZqEOfypm7GLOR02okjCQUX17fXO2v2G61pEpZLTgfIr0D7EX6qItIQZq2oxM6 x6+FYZd9lOeHSImHrBZAGmpdihGtae6NtfmQVgVONoiz5EemcZ8elXE/VJE09q1rBE2et5CCka61 cKlMXbPgWWNWS5OFeeJH0MI0rGpmllfzZZ5UChzt1k5cnWCa2a3AbZb0R+ClPkEhr+3fgFdEnoyO VnBvHIbfTadxoazn+sWBWXey4Bmb6TEsu8D7l129/Ctpwb8/Z/jLH338BgAA//8DAFBLAwQUAAYA CAAAACEA3LdKYd4AAAANAQAADwAAAGRycy9kb3ducmV2LnhtbEyPQUvDQBCF74L/YRnBm920ibXE bIpVBPFmtPQ6TcYkmp0N2U2b/nunIOjxvXm8eV+2nmynDjT41rGB+SwCRVy6quXawMf7880KlA/I FXaOycCJPKzzy4sM08od+Y0ORaiVlLBP0UATQp9q7cuGLPqZ64nl9ukGi0HkUOtqwKOU204vomip LbYsHxrs6bGh8rsYrYGvzRg96Xrzetq+lAXSXWxjtzPm+mp6uAcVaAp/YTjPl+mQy6a9G7nyqhOd LBKBCQaSeCUQ58htPF+C2v9aOs/0f4r8BwAA//8DAFBLAQItABQABgAIAAAAIQC2gziS/gAAAOEB AAATAAAAAAAAAAAAAAAAAAAAAABbQ29udGVudF9UeXBlc10ueG1sUEsBAi0AFAAGAAgAAAAhADj9 If/WAAAAlAEAAAsAAAAAAAAAAAAAAAAALwEAAF9yZWxzLy5yZWxzUEsBAi0AFAAGAAgAAAAhAMQ4 jtbZAQAAGQQAAA4AAAAAAAAAAAAAAAAALgIAAGRycy9lMm9Eb2MueG1sUEsBAi0AFAAGAAgAAAAh ANy3SmHeAAAADQEAAA8AAAAAAAAAAAAAAAAAMwQAAGRycy9kb3ducmV2LnhtbFBLBQYAAAAABAAE APMAAAA+BQAAAAA= " strokecolor="#0e2841 [3215]" strokeweight=".5pt">
                <v:stroke endarrow="block" joinstyle="miter"/>
                <o:lock v:ext="edit" shapetype="f"/>
              </v:shape>
            </w:pict>
          </mc:Fallback>
        </mc:AlternateContent>
        <mc:AlternateContent>
          <mc:Choice Requires="wps">
            <w:drawing>
              <wp:anchor distT="0" distB="0" distL="114300" distR="114300" simplePos="0" relativeHeight="251658243" behindDoc="0" locked="0" layoutInCell="1" allowOverlap="1" wp14:anchorId="30E425BE" wp14:editId="3B88B135">
                <wp:simplePos x="0" y="0"/>
                <wp:positionH relativeFrom="column">
                  <wp:posOffset>9191625</wp:posOffset>
                </wp:positionH>
                <wp:positionV relativeFrom="paragraph">
                  <wp:posOffset>2559685</wp:posOffset>
                </wp:positionV>
                <wp:extent cx="289518" cy="137204"/>
                <wp:effectExtent l="0" t="0" r="0" b="0"/>
                <wp:wrapNone/>
                <wp:docPr id="347" name="Rectangle 346">
                  <a:extLst xmlns:a="http://schemas.openxmlformats.org/drawingml/2006/main">
                    <a:ext uri="{FF2B5EF4-FFF2-40B4-BE49-F238E27FC236}">
                      <a16:creationId xmlns:a16="http://schemas.microsoft.com/office/drawing/2014/main" id="{C9DF707C-91C3-3F32-F71C-64793080C8BB}"/>
                    </a:ext>
                  </a:extLst>
                </wp:docPr>
                <wp:cNvGraphicFramePr/>
                <a:graphic xmlns:a="http://schemas.openxmlformats.org/drawingml/2006/main">
                  <a:graphicData uri="http://schemas.microsoft.com/office/word/2010/wordprocessingShape">
                    <wps:wsp>
                      <wps:cNvSpPr/>
                      <wps:spPr bwMode="gray">
                        <a:xfrm>
                          <a:off x="0" y="0"/>
                          <a:ext cx="289518" cy="137204"/>
                        </a:xfrm>
                        <a:prstGeom prst="rect">
                          <a:avLst/>
                        </a:prstGeom>
                        <a:noFill/>
                        <a:ln w="19050" algn="ctr">
                          <a:noFill/>
                          <a:miter lim="800000"/>
                          <a:headEnd/>
                          <a:tailEnd/>
                        </a:ln>
                      </wps:spPr>
                      <wps:txbx>
                        <w:txbxContent>
                          <w:p w14:paraId="433AFB79" w14:textId="77777777" w:rsidR="00FD3BF0" w:rsidRDefault="00FD3BF0" w:rsidP="00FD3BF0">
                            <w:pPr>
                              <w:jc w:val="center"/>
                              <w:rPr>
                                <w:rFonts w:hAnsi="Aptos" w:cstheme="minorBidi"/>
                                <w:b/>
                                <w:color w:val="000000" w:themeColor="text1"/>
                                <w:kern w:val="24"/>
                                <w:sz w:val="16"/>
                                <w:szCs w:val="16"/>
                              </w:rPr>
                            </w:pPr>
                            <w:r>
                              <w:rPr>
                                <w:rFonts w:hAnsi="Aptos" w:cstheme="minorBidi"/>
                                <w:b/>
                                <w:color w:val="000000" w:themeColor="text1"/>
                                <w:kern w:val="24"/>
                                <w:sz w:val="16"/>
                                <w:szCs w:val="16"/>
                              </w:rPr>
                              <w:t>SLT</w:t>
                            </w:r>
                          </w:p>
                        </w:txbxContent>
                      </wps:txbx>
                      <wps:bodyPr wrap="square" lIns="0" tIns="0" rIns="0" bIns="0" rtlCol="0" anchor="ctr"/>
                    </wps:wsp>
                  </a:graphicData>
                </a:graphic>
              </wp:anchor>
            </w:drawing>
          </mc:Choice>
          <mc:Fallback>
            <w:pict>
              <v:rect w14:anchorId="30E425BE" id="Rectangle 346" o:spid="_x0000_s1038" style="position:absolute;margin-left:723.75pt;margin-top:201.55pt;width:22.8pt;height:10.8pt;z-index:251658243;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z+ivwgEAAGcDAAAOAAAAZHJzL2Uyb0RvYy54bWysU8Fu1DAQvSPxD5bvbJKFwjbabA+UIiSg SIUPcGxnY8n2mLG7yf49Y6dZKrghcrDGnvHzvDcv+5vZWXbSGA34jjebmjPtJSjjjx3/8f3u1Y6z mIRXwoLXHT/ryG8OL1/sp9DqLYxglUZGID62U+j4mFJoqyrKUTsRNxC0p+QA6ESiLR4rhWIidGer bV2/rSZAFRCkjpFOb5ckPxT8YdAy3Q9D1InZjlNvqaxY1j6v1WEv2iOKMBr51Ib4hy6cMJ4evUDd iiTYI5q/oJyRCBGGtJHgKhgGI3XhQGya+g82D6MIunAhcWK4yBT/H6z8enoI35BkmEJsI4Wsn76A olGRKufCaR7QZW7ULZuLdOeLdHpOTNLhdnd91dCsJaWa1++29ZssbSXa9XLAmD5qcCwHHUeaTAEX p88xLaVrSX7Lw52xtkzHejYR6HV9RQMU9kg+kwnL5WdVziQykjWu47s6f8toRy3UB68KUBLGLjH1 ZT21t3Je2Ke5n5lR9FaTL+dkD+pMkkxkkI7Hn48CNWf2k6cJZDetAa5BvwaY7HtYPCe8HIEsl5vO RDMuTbOo8+S8bJfn+1L1+/84/AIAAP//AwBQSwMEFAAGAAgAAAAhAEJgbGHgAAAADQEAAA8AAABk cnMvZG93bnJldi54bWxMj8FOwzAQRO9I/QdrK3GJqNPWbSDEqSoE95KWuxO7SUS8DrHbBr6ezQlu O7uj2TfZbrQdu5rBtw4lLBcxMIOV0y3WEk7Ht4dHYD4o1KpzaCR8Gw+7fHaXqVS7G76baxFqRiHo UyWhCaFPOfdVY6zyC9cbpNvZDVYFkkPN9aBuFG47vorjLbeqRfrQqN68NKb6LC5WQhFtoh99fv3a Jx8iqrA9rI/lQcr7+bh/BhbMGP7MMOETOuTEVLoLas860kIkG/JKEPF6CWyyiKdpKmm1EgnwPOP/ W+S/AAAA//8DAFBLAQItABQABgAIAAAAIQC2gziS/gAAAOEBAAATAAAAAAAAAAAAAAAAAAAAAABb Q29udGVudF9UeXBlc10ueG1sUEsBAi0AFAAGAAgAAAAhADj9If/WAAAAlAEAAAsAAAAAAAAAAAAA AAAALwEAAF9yZWxzLy5yZWxzUEsBAi0AFAAGAAgAAAAhAJ/P6K/CAQAAZwMAAA4AAAAAAAAAAAAA AAAALgIAAGRycy9lMm9Eb2MueG1sUEsBAi0AFAAGAAgAAAAhAEJgbGHgAAAADQEAAA8AAAAAAAAA AAAAAAAAHAQAAGRycy9kb3ducmV2LnhtbFBLBQYAAAAABAAEAPMAAAApBQAAAAA= " filled="f" stroked="f" strokeweight="1.5pt">
                <v:textbox inset="0,0,0,0">
                  <w:txbxContent>
                    <w:p w14:paraId="433AFB79" w14:textId="77777777" w:rsidR="00FD3BF0" w:rsidRDefault="00FD3BF0" w:rsidP="00FD3BF0">
                      <w:pPr>
                        <w:jc w:val="center"/>
                        <w:rPr>
                          <w:rFonts w:hAnsi="Aptos" w:cstheme="minorBidi"/>
                          <w:b/>
                          <w:color w:val="000000" w:themeColor="text1"/>
                          <w:kern w:val="24"/>
                          <w:sz w:val="16"/>
                          <w:szCs w:val="16"/>
                        </w:rPr>
                      </w:pPr>
                      <w:r>
                        <w:rPr>
                          <w:rFonts w:hAnsi="Aptos" w:cstheme="minorBidi"/>
                          <w:b/>
                          <w:color w:val="000000" w:themeColor="text1"/>
                          <w:kern w:val="24"/>
                          <w:sz w:val="16"/>
                          <w:szCs w:val="16"/>
                        </w:rPr>
                        <w:t>SLT</w:t>
                      </w:r>
                    </w:p>
                  </w:txbxContent>
                </v:textbox>
              </v:rect>
            </w:pict>
          </mc:Fallback>
        </mc:AlternateContent>
        <mc:AlternateContent>
          <mc:Choice Requires="wps">
            <w:drawing>
              <wp:anchor distT="0" distB="0" distL="114300" distR="114300" simplePos="0" relativeHeight="251658244" behindDoc="0" locked="0" layoutInCell="1" allowOverlap="1" wp14:anchorId="0603072A" wp14:editId="3D367F9E">
                <wp:simplePos x="0" y="0"/>
                <wp:positionH relativeFrom="column">
                  <wp:posOffset>9017000</wp:posOffset>
                </wp:positionH>
                <wp:positionV relativeFrom="paragraph">
                  <wp:posOffset>5021580</wp:posOffset>
                </wp:positionV>
                <wp:extent cx="683230" cy="0"/>
                <wp:effectExtent l="0" t="76200" r="22225" b="95250"/>
                <wp:wrapNone/>
                <wp:docPr id="349" name="Straight Arrow Connector 348">
                  <a:extLst xmlns:a="http://schemas.openxmlformats.org/drawingml/2006/main">
                    <a:ext uri="{FF2B5EF4-FFF2-40B4-BE49-F238E27FC236}">
                      <a16:creationId xmlns:a16="http://schemas.microsoft.com/office/drawing/2014/main" id="{22A3F4B3-3A4C-4D50-F643-D928B3EE4B1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230" cy="0"/>
                        </a:xfrm>
                        <a:prstGeom prst="straightConnector1">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00D3E1" id="Straight Arrow Connector 348" o:spid="_x0000_s1026" type="#_x0000_t32" style="position:absolute;margin-left:710pt;margin-top:395.4pt;width:53.8pt;height:0;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OI7W2QEAABkEAAAOAAAAZHJzL2Uyb0RvYy54bWysU01v2zAMvQ/YfxB8X5ykQFEYcXpI112K rVi3H6DKlC1MFgWJi+1/P0qO3X1hwIZdCEvkI997og+3Y2/FGUI06Opit9kWApzCxri2Lj5/un9z U4hI0jXSooO6mCAWt8fXrw6Dr2CPHdoGguAmLlaDr4uOyFdlGVUHvYwb9OA4qTH0kvgY2rIJcuDu vS332+11OWBofEAFMfLt3Zwsjrm/1qDog9YRSNi6YG6UY8jxOcXyeJBVG6TvjLrQkP/AopfG8dC1 1Z0kKb4G80ur3qiAETVtFPYlam0UZA2sZrf9Sc1TJz1kLWxO9KtN8f+1Ve/PJ/cYEnU1uif/gOpL ZFPKwcdqTaZD9HPZqEOfypm7GLOR02okjCQUX17fXO2v2G61pEpZLTgfIr0D7EX6qItIQZq2oxM6 x6+FYZd9lOeHSImHrBZAGmpdihGtae6NtfmQVgVONoiz5EemcZ8elXE/VJE09q1rBE2et5CCka61 cKlMXbPgWWNWS5OFeeJH0MI0rGpmllfzZZ5UChzt1k5cnWCa2a3AbZb0R+ClPkEhr+3fgFdEnoyO VnBvHIbfTadxoazn+sWBWXey4Bmb6TEsu8D7l129/Ctpwb8/Z/jLH338BgAA//8DAFBLAwQUAAYA CAAAACEA3QcAWt0AAAANAQAADwAAAGRycy9kb3ducmV2LnhtbEyPQUvDQBCF74L/YRnBm9211UZj NsUqgvRmVLxOkzGJZmdDdtOm/94pCHp8bz7evJetJtepHQ2h9WzhcmZAEZe+arm28Pb6dHEDKkTk CjvPZOFAAVb56UmGaeX3/EK7ItZKQjikaKGJsU+1DmVDDsPM98Ry+/SDwyhyqHU14F7CXafnxiy1 w5blQ4M9PTRUfhejs/C1Hs2jrtebw/tzWSAlC7fwH9aen033d6AiTfEPhmN9qQ65dNr6kaugOtFX ki+sheTWyIgjcj1PlqC2v5bOM/1/Rf4DAAD//wMAUEsBAi0AFAAGAAgAAAAhALaDOJL+AAAA4QEA ABMAAAAAAAAAAAAAAAAAAAAAAFtDb250ZW50X1R5cGVzXS54bWxQSwECLQAUAAYACAAAACEAOP0h /9YAAACUAQAACwAAAAAAAAAAAAAAAAAvAQAAX3JlbHMvLnJlbHNQSwECLQAUAAYACAAAACEAxDiO 1tkBAAAZBAAADgAAAAAAAAAAAAAAAAAuAgAAZHJzL2Uyb0RvYy54bWxQSwECLQAUAAYACAAAACEA 3QcAWt0AAAANAQAADwAAAAAAAAAAAAAAAAAzBAAAZHJzL2Rvd25yZXYueG1sUEsFBgAAAAAEAAQA 8wAAAD0FAAAAAA== " strokecolor="#0e2841 [3215]" strokeweight=".5pt">
                <v:stroke endarrow="block" joinstyle="miter"/>
                <o:lock v:ext="edit" shapetype="f"/>
              </v:shape>
            </w:pict>
          </mc:Fallback>
        </mc:AlternateContent>
        <mc:AlternateContent>
          <mc:Choice Requires="wps">
            <w:drawing>
              <wp:anchor distT="0" distB="0" distL="114300" distR="114300" simplePos="0" relativeHeight="251658245" behindDoc="0" locked="0" layoutInCell="1" allowOverlap="1" wp14:anchorId="6ECAB46D" wp14:editId="7178A63E">
                <wp:simplePos x="0" y="0"/>
                <wp:positionH relativeFrom="column">
                  <wp:posOffset>9166225</wp:posOffset>
                </wp:positionH>
                <wp:positionV relativeFrom="paragraph">
                  <wp:posOffset>4794885</wp:posOffset>
                </wp:positionV>
                <wp:extent cx="289518" cy="137204"/>
                <wp:effectExtent l="0" t="0" r="0" b="0"/>
                <wp:wrapNone/>
                <wp:docPr id="350" name="Rectangle 349">
                  <a:extLst xmlns:a="http://schemas.openxmlformats.org/drawingml/2006/main">
                    <a:ext uri="{FF2B5EF4-FFF2-40B4-BE49-F238E27FC236}">
                      <a16:creationId xmlns:a16="http://schemas.microsoft.com/office/drawing/2014/main" id="{DC48F57E-A2F6-A442-152B-327B5098219E}"/>
                    </a:ext>
                  </a:extLst>
                </wp:docPr>
                <wp:cNvGraphicFramePr/>
                <a:graphic xmlns:a="http://schemas.openxmlformats.org/drawingml/2006/main">
                  <a:graphicData uri="http://schemas.microsoft.com/office/word/2010/wordprocessingShape">
                    <wps:wsp>
                      <wps:cNvSpPr/>
                      <wps:spPr bwMode="gray">
                        <a:xfrm>
                          <a:off x="0" y="0"/>
                          <a:ext cx="289518" cy="137204"/>
                        </a:xfrm>
                        <a:prstGeom prst="rect">
                          <a:avLst/>
                        </a:prstGeom>
                        <a:noFill/>
                        <a:ln w="19050" algn="ctr">
                          <a:noFill/>
                          <a:miter lim="800000"/>
                          <a:headEnd/>
                          <a:tailEnd/>
                        </a:ln>
                      </wps:spPr>
                      <wps:txbx>
                        <w:txbxContent>
                          <w:p w14:paraId="27C58BDD" w14:textId="77777777" w:rsidR="00FD3BF0" w:rsidRDefault="00FD3BF0" w:rsidP="00FD3BF0">
                            <w:pPr>
                              <w:jc w:val="center"/>
                              <w:rPr>
                                <w:rFonts w:hAnsi="Aptos" w:cstheme="minorBidi"/>
                                <w:b/>
                                <w:color w:val="000000" w:themeColor="text1"/>
                                <w:kern w:val="24"/>
                                <w:sz w:val="16"/>
                                <w:szCs w:val="16"/>
                              </w:rPr>
                            </w:pPr>
                            <w:r>
                              <w:rPr>
                                <w:rFonts w:hAnsi="Aptos" w:cstheme="minorBidi"/>
                                <w:b/>
                                <w:color w:val="000000" w:themeColor="text1"/>
                                <w:kern w:val="24"/>
                                <w:sz w:val="16"/>
                                <w:szCs w:val="16"/>
                              </w:rPr>
                              <w:t>SLT</w:t>
                            </w:r>
                          </w:p>
                        </w:txbxContent>
                      </wps:txbx>
                      <wps:bodyPr wrap="square" lIns="0" tIns="0" rIns="0" bIns="0" rtlCol="0" anchor="ctr"/>
                    </wps:wsp>
                  </a:graphicData>
                </a:graphic>
              </wp:anchor>
            </w:drawing>
          </mc:Choice>
          <mc:Fallback>
            <w:pict>
              <v:rect w14:anchorId="6ECAB46D" id="Rectangle 349" o:spid="_x0000_s1039" style="position:absolute;margin-left:721.75pt;margin-top:377.55pt;width:22.8pt;height:10.8pt;z-index:251658245;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2zHEwgEAAGcDAAAOAAAAZHJzL2Uyb0RvYy54bWysU8Fu1DAQvSPxD5bvbLKBwjbabA+UIiSg SIUPcGxnY8n2mLG7yf49Y6dZKrghcrDGnvHzvDcv+5vZWXbSGA34jm83NWfaS1DGHzv+4/vdqx1n MQmvhAWvO37Wkd8cXr7YT6HVDYxglUZGID62U+j4mFJoqyrKUTsRNxC0p+QA6ESiLR4rhWIidGer pq7fVhOgCghSx0int0uSHwr+MGiZ7och6sRsx6m3VFYsa5/X6rAX7RFFGI18akP8QxdOGE+PXqBu RRLsEc1fUM5IhAhD2khwFQyDkbpwIDbb+g82D6MIunAhcWK4yBT/H6z8enoI35BkmEJsI4Wsn76A olGRKufCaR7QZW7ULZuLdOeLdHpOTNJhs7u+2tKsJaW2r9819ZssbSXa9XLAmD5qcCwHHUeaTAEX p88xLaVrSX7Lw52xtkzHejYR6HV9RQMU9kg+kwnL5WdVziQykjWu47s6f8toRy3UB68KUBLGLjH1 ZT21t3Je2Ke5n5lR9FaTL+dkD+pMkkxkkI7Hn48CNWf2k6cJZDetAa5BvwaY7HtYPCe8HIEsl5vO RDMuTbOo8+S8bJfn+1L1+/84/AIAAP//AwBQSwMEFAAGAAgAAAAhALRCRl3gAAAADQEAAA8AAABk cnMvZG93bnJldi54bWxMj0FPwzAMhe9I/IfISFwmlo616yhNpwnBfevgnjZeW9E4pcm2wq/HO8HN z356/l6+mWwvzjj6zpGCxTwCgVQ701Gj4P3w9rAG4YMmo3tHqOAbPWyK25tcZ8ZdaI/nMjSCQ8hn WkEbwpBJ6esWrfZzNyDx7ehGqwPLsZFm1BcOt718jKKVtLoj/tDqAV9arD/Lk1VQzpLZjzm+fm3T j3hWU7dbHqqdUvd30/YZRMAp/Jnhis/oUDBT5U5kvOhZx/EyYa+CNEkWIK6WeP3EU8WrdJWCLHL5 v0XxCwAA//8DAFBLAQItABQABgAIAAAAIQC2gziS/gAAAOEBAAATAAAAAAAAAAAAAAAAAAAAAABb Q29udGVudF9UeXBlc10ueG1sUEsBAi0AFAAGAAgAAAAhADj9If/WAAAAlAEAAAsAAAAAAAAAAAAA AAAALwEAAF9yZWxzLy5yZWxzUEsBAi0AFAAGAAgAAAAhANjbMcTCAQAAZwMAAA4AAAAAAAAAAAAA AAAALgIAAGRycy9lMm9Eb2MueG1sUEsBAi0AFAAGAAgAAAAhALRCRl3gAAAADQEAAA8AAAAAAAAA AAAAAAAAHAQAAGRycy9kb3ducmV2LnhtbFBLBQYAAAAABAAEAPMAAAApBQAAAAA= " filled="f" stroked="f" strokeweight="1.5pt">
                <v:textbox inset="0,0,0,0">
                  <w:txbxContent>
                    <w:p w14:paraId="27C58BDD" w14:textId="77777777" w:rsidR="00FD3BF0" w:rsidRDefault="00FD3BF0" w:rsidP="00FD3BF0">
                      <w:pPr>
                        <w:jc w:val="center"/>
                        <w:rPr>
                          <w:rFonts w:hAnsi="Aptos" w:cstheme="minorBidi"/>
                          <w:b/>
                          <w:color w:val="000000" w:themeColor="text1"/>
                          <w:kern w:val="24"/>
                          <w:sz w:val="16"/>
                          <w:szCs w:val="16"/>
                        </w:rPr>
                      </w:pPr>
                      <w:r>
                        <w:rPr>
                          <w:rFonts w:hAnsi="Aptos" w:cstheme="minorBidi"/>
                          <w:b/>
                          <w:color w:val="000000" w:themeColor="text1"/>
                          <w:kern w:val="24"/>
                          <w:sz w:val="16"/>
                          <w:szCs w:val="16"/>
                        </w:rPr>
                        <w:t>SLT</w:t>
                      </w:r>
                    </w:p>
                  </w:txbxContent>
                </v:textbox>
              </v:rect>
            </w:pict>
          </mc:Fallback>
        </mc:AlternateContent>
        <mc:AlternateContent>
          <mc:Choice Requires="wps">
            <w:drawing>
              <wp:anchor distT="0" distB="0" distL="114300" distR="114300" simplePos="0" relativeHeight="251658246" behindDoc="0" locked="0" layoutInCell="1" allowOverlap="1" wp14:anchorId="3C8E810D" wp14:editId="41F9922F">
                <wp:simplePos x="0" y="0"/>
                <wp:positionH relativeFrom="column">
                  <wp:posOffset>7859077</wp:posOffset>
                </wp:positionH>
                <wp:positionV relativeFrom="paragraph">
                  <wp:posOffset>2739073</wp:posOffset>
                </wp:positionV>
                <wp:extent cx="1758874" cy="259458"/>
                <wp:effectExtent l="6668" t="0" r="20002" b="20003"/>
                <wp:wrapNone/>
                <wp:docPr id="351" name="Rectangle: Rounded Corners 46">
                  <a:extLst xmlns:a="http://schemas.openxmlformats.org/drawingml/2006/main">
                    <a:ext uri="{FF2B5EF4-FFF2-40B4-BE49-F238E27FC236}">
                      <a16:creationId xmlns:a16="http://schemas.microsoft.com/office/drawing/2014/main" id="{875DBA4C-F60F-448E-30A9-1699F4E2162F}"/>
                    </a:ext>
                  </a:extLst>
                </wp:docPr>
                <wp:cNvGraphicFramePr/>
                <a:graphic xmlns:a="http://schemas.openxmlformats.org/drawingml/2006/main">
                  <a:graphicData uri="http://schemas.microsoft.com/office/word/2010/wordprocessingShape">
                    <wps:wsp>
                      <wps:cNvSpPr/>
                      <wps:spPr bwMode="gray">
                        <a:xfrm rot="16200000">
                          <a:off x="0" y="0"/>
                          <a:ext cx="1758874" cy="259458"/>
                        </a:xfrm>
                        <a:prstGeom prst="rect">
                          <a:avLst/>
                        </a:prstGeom>
                        <a:solidFill>
                          <a:schemeClr val="bg1"/>
                        </a:solidFill>
                        <a:ln w="19050" algn="ctr">
                          <a:solidFill>
                            <a:schemeClr val="accent2"/>
                          </a:solidFill>
                          <a:miter lim="800000"/>
                          <a:headEnd/>
                          <a:tailEnd/>
                        </a:ln>
                      </wps:spPr>
                      <wps:txbx>
                        <w:txbxContent>
                          <w:p w14:paraId="0EC4B80F"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Virtual Data Model based on CDS</w:t>
                            </w:r>
                          </w:p>
                        </w:txbxContent>
                      </wps:txbx>
                      <wps:bodyPr wrap="square" lIns="0" tIns="0" rIns="0" bIns="0" rtlCol="0" anchor="ctr"/>
                    </wps:wsp>
                  </a:graphicData>
                </a:graphic>
              </wp:anchor>
            </w:drawing>
          </mc:Choice>
          <mc:Fallback>
            <w:pict>
              <v:rect w14:anchorId="3C8E810D" id="Rectangle: Rounded Corners 46" o:spid="_x0000_s1040" style="position:absolute;margin-left:618.8pt;margin-top:215.7pt;width:138.5pt;height:20.45pt;rotation:-90;z-index:251658246;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Rt6J6gEAAMsDAAAOAAAAZHJzL2Uyb0RvYy54bWysk8tu2zAQRfcF+g8E97VsN04cwXIWSVMU 6AtI+gEjkrII8NUhY8l/3yFlO02bVVEtiCE5uJw5c7W5Ga1he4VRe9fwxWzOmXLCS+12Df/xeP9u zVlM4CQY71TDDyrym+3bN5sh1Grpe2+kQkYiLtZDaHifUqirKopeWYgzH5Sjy86jhURb3FUSYSB1 a6rlfH5ZDR5lQC9UjHR6N13ybdHvOiXSt66LKjHTcKotlRXL2ua12m6g3iGEXotjGfAPVVjQjh49 S91BAvaE+i8pqwX66Ls0E95Wvuu0UKUH6mYx/6Obhx6CKr0QnBjOmOL/kxVf9w/hOxKGIcQ6Usja 4YuXNCqicig9jR1ahp7YLS6JOX3lmIpnYyF5OJNUY2KCDhdXq/X66oIzQXfL1fXFap1RV1BnsQwq YEwflbcsBw1HmlRRhf3nmKbUU0pOj95oea+NKZvsDnVrkO2B5truFkfxF1nGsYEquZ6vaPBgduRP kbA88iKveO1ZDYRQLi1fU7Q6kVmNtg1fTxyKfXoF8oOTJU6gzRRTr8ZRyyeuE+E0tiPTkup6n1/I l62XB8I+kAkbHn8+ASrOzCdHU86OPQV4CtpTgMnc+snX4ETvyda5wQwv65JjCvGju7Mlf9+XrOd/ cPsLAAD//wMAUEsDBBQABgAIAAAAIQB+JgC23wAAAA0BAAAPAAAAZHJzL2Rvd25yZXYueG1sTI/B TsMwEETvSPyDtUjcqFOcRDSNU7WRkHolhfs2XpKU2A6224a/xz3BcbRPM2/LzaxHdiHnB2skLBcJ MDKtVYPpJLwfXp9egPmARuFoDUn4IQ+b6v6uxELZq3mjSxM6FkuML1BCH8JUcO7bnjT6hZ3IxNun dRpDjK7jyuE1luuRPydJzjUOJi70OFHdU/vVnLUE/P6w+9SJ/bbuTjjsmjqMu1rKx4d5uwYWaA5/ MNz0ozpU0eloz0Z5NsYssiyPrASxFCmwGyJWeQbsKCFbJSnwquT/v6h+AQAA//8DAFBLAQItABQA BgAIAAAAIQC2gziS/gAAAOEBAAATAAAAAAAAAAAAAAAAAAAAAABbQ29udGVudF9UeXBlc10ueG1s UEsBAi0AFAAGAAgAAAAhADj9If/WAAAAlAEAAAsAAAAAAAAAAAAAAAAALwEAAF9yZWxzLy5yZWxz UEsBAi0AFAAGAAgAAAAhAFRG3onqAQAAywMAAA4AAAAAAAAAAAAAAAAALgIAAGRycy9lMm9Eb2Mu eG1sUEsBAi0AFAAGAAgAAAAhAH4mALbfAAAADQEAAA8AAAAAAAAAAAAAAAAARAQAAGRycy9kb3du cmV2LnhtbFBLBQYAAAAABAAEAPMAAABQBQAAAAA= " fillcolor="white [3212]" strokecolor="#e97132 [3205]" strokeweight="1.5pt">
                <v:textbox inset="0,0,0,0">
                  <w:txbxContent>
                    <w:p w14:paraId="0EC4B80F"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Virtual Data Model based on CDS</w:t>
                      </w:r>
                    </w:p>
                  </w:txbxContent>
                </v:textbox>
              </v:rect>
            </w:pict>
          </mc:Fallback>
        </mc:AlternateContent>
        <mc:AlternateContent>
          <mc:Choice Requires="wps">
            <w:drawing>
              <wp:anchor distT="0" distB="0" distL="114300" distR="114300" simplePos="0" relativeHeight="251658247" behindDoc="0" locked="0" layoutInCell="1" allowOverlap="1" wp14:anchorId="1E69F356" wp14:editId="61A8F10C">
                <wp:simplePos x="0" y="0"/>
                <wp:positionH relativeFrom="column">
                  <wp:posOffset>8133397</wp:posOffset>
                </wp:positionH>
                <wp:positionV relativeFrom="paragraph">
                  <wp:posOffset>4816793</wp:posOffset>
                </wp:positionV>
                <wp:extent cx="1220442" cy="278540"/>
                <wp:effectExtent l="0" t="5397" r="13017" b="13018"/>
                <wp:wrapNone/>
                <wp:docPr id="355" name="Rectangle: Rounded Corners 46">
                  <a:extLst xmlns:a="http://schemas.openxmlformats.org/drawingml/2006/main">
                    <a:ext uri="{FF2B5EF4-FFF2-40B4-BE49-F238E27FC236}">
                      <a16:creationId xmlns:a16="http://schemas.microsoft.com/office/drawing/2014/main" id="{6D9DBF68-753A-33CC-273E-E447A749D3D7}"/>
                    </a:ext>
                  </a:extLst>
                </wp:docPr>
                <wp:cNvGraphicFramePr/>
                <a:graphic xmlns:a="http://schemas.openxmlformats.org/drawingml/2006/main">
                  <a:graphicData uri="http://schemas.microsoft.com/office/word/2010/wordprocessingShape">
                    <wps:wsp>
                      <wps:cNvSpPr/>
                      <wps:spPr bwMode="gray">
                        <a:xfrm rot="16200000">
                          <a:off x="0" y="0"/>
                          <a:ext cx="1220442" cy="278540"/>
                        </a:xfrm>
                        <a:prstGeom prst="rect">
                          <a:avLst/>
                        </a:prstGeom>
                        <a:solidFill>
                          <a:schemeClr val="bg1"/>
                        </a:solidFill>
                        <a:ln w="19050" algn="ctr">
                          <a:solidFill>
                            <a:schemeClr val="accent2"/>
                          </a:solidFill>
                          <a:miter lim="800000"/>
                          <a:headEnd/>
                          <a:tailEnd/>
                        </a:ln>
                      </wps:spPr>
                      <wps:txbx>
                        <w:txbxContent>
                          <w:p w14:paraId="43891B43"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Virtual Data Model based on CDS</w:t>
                            </w:r>
                          </w:p>
                        </w:txbxContent>
                      </wps:txbx>
                      <wps:bodyPr wrap="square" lIns="0" tIns="0" rIns="0" bIns="0" rtlCol="0" anchor="ctr"/>
                    </wps:wsp>
                  </a:graphicData>
                </a:graphic>
              </wp:anchor>
            </w:drawing>
          </mc:Choice>
          <mc:Fallback>
            <w:pict>
              <v:rect w14:anchorId="1E69F356" id="_x0000_s1041" style="position:absolute;margin-left:640.4pt;margin-top:379.3pt;width:96.1pt;height:21.95pt;rotation:-90;z-index:251658247;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Vc6u6wEAAMsDAAAOAAAAZHJzL2Uyb0RvYy54bWysU8tu2zAQvBfoPxC815IFJ3UFyzkkTVGg jwBpPmBFUhYBvrpkLPnvu6Rjp2lzKqoDseSuhrOzw83VbA3bK4zau44vFzVnygkvtdt1/OHH7bs1 ZzGBk2C8Ux0/qMivtm/fbKbQqsaP3kiFjEBcbKfQ8TGl0FZVFKOyEBc+KEfJwaOFRFvcVRJhInRr qqauL6vJowzohYqRTm+OSb4t+MOgRPo+DFElZjpO3FJZsax9XqvtBtodQhi1eKIB/8DCgnZ06Rnq BhKwR9R/QVkt0Ec/pIXwtvLDoIUqPVA3y/qPbu5HCKr0QuLEcJYp/j9Y8W1/H+6QZJhCbCOFrJ++ ekmjIlUOpad5QMvQk3bLS9KcvnJM5NlclDyclVRzYoIOl01Tr1YNZ4Jyzfv1xapIXUGbwbJQAWP6 pLxlOeg40qQKKuy/xER0qPRUksujN1reamPKJrtDXRtke6C59rtlniP98aLKODYRkw/1BQ0ezI78 KRKWS17UFa89o4EQyqXmNUSrE5nVaNvx9VGHYp9RgfzoZIkTaHOMiY5xxOqk61HhNPcz05J4rfIN Odl7eSDZJzJhx+PPR0DFmfnsaMrZsacAT0F/CjCZa3/0NTgxerJ1bjBLkXHJMUWUJ3dnS/6+L1XP b3D7CwAA//8DAFBLAwQUAAYACAAAACEAJ51fFN8AAAANAQAADwAAAGRycy9kb3ducmV2LnhtbEyP y07DMBBF90j8gzVI7KgDSdM0xKnaSEjdEmA/jYck4Eew3Tb8Pe6KLq/m6M651WbWip3I+dEaAY+L BBiZzsrR9ALe314eCmA+oJGorCEBv+RhU9/eVFhKezavdGpDz2KJ8SUKGEKYSs59N5BGv7ATmXj7 tE5jiNH1XDo8x3Kt+FOS5FzjaOKHASdqBuq+26MWgD8fdp+5dL9t+i8cd20T1K4R4v5u3j4DCzSH fxgu+lEd6uh0sEcjPVMxp8tsHVkBeZEtgV2QdF3EOQcBxSpfAa8rfr2i/gMAAP//AwBQSwECLQAU AAYACAAAACEAtoM4kv4AAADhAQAAEwAAAAAAAAAAAAAAAAAAAAAAW0NvbnRlbnRfVHlwZXNdLnht bFBLAQItABQABgAIAAAAIQA4/SH/1gAAAJQBAAALAAAAAAAAAAAAAAAAAC8BAABfcmVscy8ucmVs c1BLAQItABQABgAIAAAAIQCvVc6u6wEAAMsDAAAOAAAAAAAAAAAAAAAAAC4CAABkcnMvZTJvRG9j LnhtbFBLAQItABQABgAIAAAAIQAnnV8U3wAAAA0BAAAPAAAAAAAAAAAAAAAAAEUEAABkcnMvZG93 bnJldi54bWxQSwUGAAAAAAQABADzAAAAUQUAAAAA " fillcolor="white [3212]" strokecolor="#e97132 [3205]" strokeweight="1.5pt">
                <v:textbox inset="0,0,0,0">
                  <w:txbxContent>
                    <w:p w14:paraId="43891B43" w14:textId="77777777" w:rsidR="00FD3BF0" w:rsidRDefault="00FD3BF0" w:rsidP="00FD3BF0">
                      <w:pPr>
                        <w:jc w:val="center"/>
                        <w:rPr>
                          <w:rFonts w:hAnsi="Aptos" w:cstheme="minorBidi"/>
                          <w:color w:val="000000" w:themeColor="text1"/>
                          <w:kern w:val="24"/>
                          <w:sz w:val="16"/>
                          <w:szCs w:val="16"/>
                        </w:rPr>
                      </w:pPr>
                      <w:r>
                        <w:rPr>
                          <w:rFonts w:hAnsi="Aptos" w:cstheme="minorBidi"/>
                          <w:color w:val="000000" w:themeColor="text1"/>
                          <w:kern w:val="24"/>
                          <w:sz w:val="16"/>
                          <w:szCs w:val="16"/>
                        </w:rPr>
                        <w:t>Virtual Data Model based on CDS</w:t>
                      </w:r>
                    </w:p>
                  </w:txbxContent>
                </v:textbox>
              </v:rect>
            </w:pict>
          </mc:Fallback>
        </mc:AlternateContent>
      </w:r>
      <w:r>
        <w:rPr>
          <w:noProof/>
        </w:rPr>
        <mc:AlternateContent>
          <mc:Choice Requires="wpg">
            <w:drawing>
              <wp:anchor distT="0" distB="0" distL="114300" distR="114300" simplePos="0" relativeHeight="251658259" behindDoc="0" locked="0" layoutInCell="1" allowOverlap="1" wp14:anchorId="29344C27" wp14:editId="565A3222">
                <wp:simplePos x="0" y="0"/>
                <wp:positionH relativeFrom="column">
                  <wp:posOffset>9806940</wp:posOffset>
                </wp:positionH>
                <wp:positionV relativeFrom="paragraph">
                  <wp:posOffset>-635</wp:posOffset>
                </wp:positionV>
                <wp:extent cx="2061932" cy="805496"/>
                <wp:effectExtent l="0" t="0" r="8255" b="7620"/>
                <wp:wrapNone/>
                <wp:docPr id="376" name="Group 375">
                  <a:extLst xmlns:a="http://schemas.openxmlformats.org/drawingml/2006/main">
                    <a:ext uri="{FF2B5EF4-FFF2-40B4-BE49-F238E27FC236}">
                      <a16:creationId xmlns:a16="http://schemas.microsoft.com/office/drawing/2014/main" id="{BAA074E8-6E29-BAE7-9BF5-34BA02106CFE}"/>
                    </a:ext>
                  </a:extLst>
                </wp:docPr>
                <wp:cNvGraphicFramePr/>
                <a:graphic xmlns:a="http://schemas.openxmlformats.org/drawingml/2006/main">
                  <a:graphicData uri="http://schemas.microsoft.com/office/word/2010/wordprocessingGroup">
                    <wpg:wgp>
                      <wpg:cNvGrpSpPr/>
                      <wpg:grpSpPr>
                        <a:xfrm>
                          <a:off x="0" y="0"/>
                          <a:ext cx="2061932" cy="805496"/>
                          <a:chOff x="9807349" y="0"/>
                          <a:chExt cx="2061932" cy="805496"/>
                        </a:xfrm>
                      </wpg:grpSpPr>
                      <wps:wsp>
                        <wps:cNvPr id="1535960705" name="Rectangle 1535960705">
                          <a:extLst>
                            <a:ext uri="{FF2B5EF4-FFF2-40B4-BE49-F238E27FC236}">
                              <a16:creationId xmlns:a16="http://schemas.microsoft.com/office/drawing/2014/main" id="{1A957D26-70F4-3EF7-48DA-587829F9483A}"/>
                            </a:ext>
                          </a:extLst>
                        </wps:cNvPr>
                        <wps:cNvSpPr/>
                        <wps:spPr>
                          <a:xfrm>
                            <a:off x="9807349" y="0"/>
                            <a:ext cx="2061932" cy="805496"/>
                          </a:xfrm>
                          <a:prstGeom prst="rect">
                            <a:avLst/>
                          </a:prstGeom>
                          <a:noFill/>
                          <a:ln w="12700" cmpd="sng">
                            <a:solidFill>
                              <a:srgbClr val="005B66"/>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9460791" name="Rectangle 749460791">
                          <a:extLst>
                            <a:ext uri="{FF2B5EF4-FFF2-40B4-BE49-F238E27FC236}">
                              <a16:creationId xmlns:a16="http://schemas.microsoft.com/office/drawing/2014/main" id="{247069BF-963A-59F4-66B3-EA977B854CF4}"/>
                            </a:ext>
                          </a:extLst>
                        </wps:cNvPr>
                        <wps:cNvSpPr/>
                        <wps:spPr bwMode="gray">
                          <a:xfrm>
                            <a:off x="10022480" y="336509"/>
                            <a:ext cx="1697631" cy="324000"/>
                          </a:xfrm>
                          <a:prstGeom prst="rect">
                            <a:avLst/>
                          </a:prstGeom>
                          <a:solidFill>
                            <a:srgbClr val="008080"/>
                          </a:solidFill>
                          <a:ln w="19050" algn="ctr">
                            <a:noFill/>
                            <a:miter lim="800000"/>
                            <a:headEnd/>
                            <a:tailEnd/>
                          </a:ln>
                        </wps:spPr>
                        <wps:txbx>
                          <w:txbxContent>
                            <w:p w14:paraId="3C2DE4C1" w14:textId="77777777" w:rsidR="00FD3BF0" w:rsidRDefault="00FD3BF0" w:rsidP="00FD3BF0">
                              <w:pPr>
                                <w:spacing w:line="254" w:lineRule="auto"/>
                                <w:jc w:val="center"/>
                                <w:textAlignment w:val="baseline"/>
                                <w:rPr>
                                  <w:rFonts w:ascii="Arial" w:hAnsi="Arial" w:cs="Arial"/>
                                  <w:b/>
                                  <w:color w:val="FFFFFF"/>
                                  <w:sz w:val="16"/>
                                  <w:szCs w:val="16"/>
                                </w:rPr>
                              </w:pPr>
                              <w:r>
                                <w:rPr>
                                  <w:rFonts w:ascii="Arial" w:hAnsi="Arial" w:cs="Arial"/>
                                  <w:b/>
                                  <w:color w:val="FFFFFF"/>
                                  <w:sz w:val="16"/>
                                  <w:szCs w:val="16"/>
                                </w:rPr>
                                <w:t>Power BI</w:t>
                              </w:r>
                            </w:p>
                          </w:txbxContent>
                        </wps:txbx>
                        <wps:bodyPr wrap="square" lIns="0" tIns="0" rIns="0" bIns="0" rtlCol="0" anchor="ctr"/>
                      </wps:wsp>
                      <wps:wsp>
                        <wps:cNvPr id="1682642421" name="TextBox 365">
                          <a:extLst>
                            <a:ext uri="{FF2B5EF4-FFF2-40B4-BE49-F238E27FC236}">
                              <a16:creationId xmlns:a16="http://schemas.microsoft.com/office/drawing/2014/main" id="{740C5D20-9B94-DEEF-AA6A-60906094F060}"/>
                            </a:ext>
                          </a:extLst>
                        </wps:cNvPr>
                        <wps:cNvSpPr txBox="1"/>
                        <wps:spPr>
                          <a:xfrm>
                            <a:off x="9861424" y="40487"/>
                            <a:ext cx="1489075" cy="353695"/>
                          </a:xfrm>
                          <a:prstGeom prst="rect">
                            <a:avLst/>
                          </a:prstGeom>
                          <a:noFill/>
                          <a:ln>
                            <a:noFill/>
                          </a:ln>
                        </wps:spPr>
                        <wps:txbx>
                          <w:txbxContent>
                            <w:p w14:paraId="6A9EAFCF" w14:textId="77777777" w:rsidR="00FD3BF0" w:rsidRDefault="00FD3BF0" w:rsidP="00FD3BF0">
                              <w:pPr>
                                <w:textAlignment w:val="baseline"/>
                                <w:rPr>
                                  <w:rFonts w:ascii="Arial" w:eastAsia="Segoe UI Black" w:hAnsi="Arial" w:cs="Arial"/>
                                  <w:b/>
                                  <w:bCs/>
                                  <w:color w:val="000000"/>
                                  <w:sz w:val="22"/>
                                  <w:szCs w:val="22"/>
                                </w:rPr>
                              </w:pPr>
                              <w:r>
                                <w:rPr>
                                  <w:rFonts w:ascii="Arial" w:eastAsia="Segoe UI Black" w:hAnsi="Arial" w:cs="Arial"/>
                                  <w:b/>
                                  <w:bCs/>
                                  <w:color w:val="000000"/>
                                  <w:sz w:val="22"/>
                                  <w:szCs w:val="22"/>
                                </w:rPr>
                                <w:t>Analytics</w:t>
                              </w:r>
                            </w:p>
                          </w:txbxContent>
                        </wps:txbx>
                        <wps:bodyPr wrap="square" rtlCol="0">
                          <a:spAutoFit/>
                        </wps:bodyPr>
                      </wps:wsp>
                    </wpg:wgp>
                  </a:graphicData>
                </a:graphic>
              </wp:anchor>
            </w:drawing>
          </mc:Choice>
          <mc:Fallback>
            <w:pict>
              <v:group w14:anchorId="29344C27" id="Group 375" o:spid="_x0000_s1042" style="position:absolute;margin-left:772.2pt;margin-top:-.05pt;width:162.35pt;height:63.4pt;z-index:251658259" coordorigin="98073" coordsize="20619,80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2yt/dwMAAJMJAAAOAAAAZHJzL2Uyb0RvYy54bWzMVmtvmzAU/T5p/8Hi+4ohQAJqWq1PTdqj arsf4BjzkIzNbLck/37X5pE0Tdupk6blAzH4Ps89PnB8um44emRK11IsveAIe4gJKvNalEvv5/3V p4WHtCEiJ1wKtvQ2THunJx8/HHdtxkJZSZ4zhSCI0FnXLr3KmDbzfU0r1hB9JFsmYLOQqiEGblXp 54p0EL3hfohx4ndS5a2SlGkNTy/6Te/ExS8KRs2PotDMIL70oDbjrspdV/bqnxyTrFSkrWo6lEHe UUVDagFJp1AXxBD0oOpnoZqaKqllYY6obHxZFDVlrgfoJsB73Vwr+dC6XsqsK9sJJoB2D6d3h6Xf H69Ve9feKECia0vAwt3ZXtaFauw/VInWDrLNBBlbG0ThYYiTIJ2FHqKwt8BxlCY9prQC4K1busDz WZR6aOtMq8vX3f0xuf+kpK4FkugtDvrvcLirSMscvDoDHG4UqnPgcDyL0wTPcewhQRrg7C2wiIiS M7Sz5+ByfhN4OtOA4wHkDkDwBn4TACRrlTbXTDbILpaegmIc08jjV22gCjAdTWxqIa9qzh2tuUAd 9BPOMTCfNi00p0XpnLXkdW4NrYtW5eqcK/RI7CHB8VniZgiBn5jZLBdEV72d27KjBjMu4M8Op+/f rcyGMxuci1tWALCWK31qe7TZlI9QyoQJ+q2K5KwPH2P4DeGdGFiPIRkEtJELKH+KPQQ4HLuvcrC3 rswpw+SMXyusd548XGYpzOTc1EKqQwE4dDVk7u1HkHpoLEormW+Adsrwc9kLFBG0kqBP1CjnPFDe ns1/wP15lEZA/TR4Tv3tFvRki4ETs8d8tOq+yRwODOjpxiGypyABxmEYLYCNoAWzWRLj1DYJ8xjk IEjSeTKD7FZNZmG05cAYaaT6H56GJwTe4/kCQyX9gJ6YDccmxTEUSngJ7zU7DVvnzuFqagMvLl43 VvZGspKsYiS/FLnrypCa9+vDZ8SsV+tBcmwdO4To4IUEh/XXA1HMQ/yLAKWzb69xocbFalz8NxQK kkWYRGEUThy6h+meyTWCeY9tDtxBZg0bIFHj8xf1MwkgpKNNhKPF3NrvsCZapHgOcu1YE8+S1CUC 0N/Jmp0xW2nbmftbg3TC+eIgt0OyQXX7+cGAWjsR3/oMKgHvObdyb34nfMNXiv202L13VttvqZPf AAAA//8DAFBLAwQUAAYACAAAACEA29lWGuEAAAALAQAADwAAAGRycy9kb3ducmV2LnhtbEyPQW+C QBCF7036HzbTpDddsEgtZTHGtD0Zk2oT422FEYjsLGFXwH/f8dTe3st8efNeuhxNI3rsXG1JQTgN QCDltqipVPCz/5wsQDivqdCNJVRwQwfL7PEh1UlhB/rGfudLwSHkEq2g8r5NpHR5hUa7qW2R+Ha2 ndGebVfKotMDh5tGzoIglkbXxB8q3eK6wvyyuxoFX4MeVi/hR7+5nNe3436+PWxCVOr5aVy9g/A4 +j8Y7vW5OmTc6WSvVDjRsJ9HUcSsgkkI4g4s4jdWJ1az+BVklsr/G7JfAAAA//8DAFBLAQItABQA BgAIAAAAIQC2gziS/gAAAOEBAAATAAAAAAAAAAAAAAAAAAAAAABbQ29udGVudF9UeXBlc10ueG1s UEsBAi0AFAAGAAgAAAAhADj9If/WAAAAlAEAAAsAAAAAAAAAAAAAAAAALwEAAF9yZWxzLy5yZWxz UEsBAi0AFAAGAAgAAAAhAM/bK393AwAAkwkAAA4AAAAAAAAAAAAAAAAALgIAAGRycy9lMm9Eb2Mu eG1sUEsBAi0AFAAGAAgAAAAhANvZVhrhAAAACwEAAA8AAAAAAAAAAAAAAAAA0QUAAGRycy9kb3du cmV2LnhtbFBLBQYAAAAABAAEAPMAAADfBgAAAAA= ">
                <v:rect id="Rectangle 1535960705" o:spid="_x0000_s1043" style="position:absolute;left:98073;width:20619;height:805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WIAYxQAAAOMAAAAPAAAAZHJzL2Rvd25yZXYueG1sRE9Li8Iw EL4v+B/CCF4WTdylPqpRZKHowYuPHzA0Y1tsJqWJtv77zcKCx/nes972thZPan3lWMN0okAQ585U XGi4XrLxAoQPyAZrx6ThRR62m8HHGlPjOj7R8xwKEUPYp6ihDKFJpfR5SRb9xDXEkbu51mKIZ1tI 02IXw20tv5SaSYsVx4YSG/opKb+fH1YDT12xVxniNbsfcH/pjvzpc61Hw363AhGoD2/xv/tg4vzk O1nO1Fwl8PdTBEBufgEAAP//AwBQSwECLQAUAAYACAAAACEA2+H2y+4AAACFAQAAEwAAAAAAAAAA AAAAAAAAAAAAW0NvbnRlbnRfVHlwZXNdLnhtbFBLAQItABQABgAIAAAAIQBa9CxbvwAAABUBAAAL AAAAAAAAAAAAAAAAAB8BAABfcmVscy8ucmVsc1BLAQItABQABgAIAAAAIQCNWIAYxQAAAOMAAAAP AAAAAAAAAAAAAAAAAAcCAABkcnMvZG93bnJldi54bWxQSwUGAAAAAAMAAwC3AAAA+QIAAAAA " filled="f" strokecolor="#005b66" strokeweight="1pt"/>
                <v:rect id="Rectangle 749460791" o:spid="_x0000_s1044" style="position:absolute;left:100224;top:3365;width:16977;height:3240;visibility:visible;mso-wrap-style:square;v-text-anchor:middle" o:bwmode="graySca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lm05ygAAAOIAAAAPAAAAZHJzL2Rvd25yZXYueG1sRI/NasMw EITvhb6D2EJvjezU2LETJYTQQHsp+ekDLNZWNrFWxlJjp09fFQo9DjPzDbPaTLYTVxp861hBOktA ENdOt2wUfJz3TwsQPiBr7ByTght52Kzv71ZYaTfyka6nYESEsK9QQRNCX0np64Ys+pnriaP36QaL IcrBSD3gGOG2k/MkyaXFluNCgz3tGqovpy+rYN+Vh7F4N7swpm9ZfuPv5xdzVurxYdouQQSawn/4 r/2qFRRZmeVJUabweyneAbn+AQAA//8DAFBLAQItABQABgAIAAAAIQDb4fbL7gAAAIUBAAATAAAA AAAAAAAAAAAAAAAAAABbQ29udGVudF9UeXBlc10ueG1sUEsBAi0AFAAGAAgAAAAhAFr0LFu/AAAA FQEAAAsAAAAAAAAAAAAAAAAAHwEAAF9yZWxzLy5yZWxzUEsBAi0AFAAGAAgAAAAhADCWbTnKAAAA 4gAAAA8AAAAAAAAAAAAAAAAABwIAAGRycy9kb3ducmV2LnhtbFBLBQYAAAAAAwADALcAAAD+AgAA AAA= " fillcolor="teal" stroked="f" strokeweight="1.5pt">
                  <v:textbox inset="0,0,0,0">
                    <w:txbxContent>
                      <w:p w14:paraId="3C2DE4C1" w14:textId="77777777" w:rsidR="00FD3BF0" w:rsidRDefault="00FD3BF0" w:rsidP="00FD3BF0">
                        <w:pPr>
                          <w:spacing w:line="254" w:lineRule="auto"/>
                          <w:jc w:val="center"/>
                          <w:textAlignment w:val="baseline"/>
                          <w:rPr>
                            <w:rFonts w:ascii="Arial" w:hAnsi="Arial" w:cs="Arial"/>
                            <w:b/>
                            <w:color w:val="FFFFFF"/>
                            <w:sz w:val="16"/>
                            <w:szCs w:val="16"/>
                          </w:rPr>
                        </w:pPr>
                        <w:r>
                          <w:rPr>
                            <w:rFonts w:ascii="Arial" w:hAnsi="Arial" w:cs="Arial"/>
                            <w:b/>
                            <w:color w:val="FFFFFF"/>
                            <w:sz w:val="16"/>
                            <w:szCs w:val="16"/>
                          </w:rPr>
                          <w:t>Power BI</w:t>
                        </w:r>
                      </w:p>
                    </w:txbxContent>
                  </v:textbox>
                </v:rect>
                <v:shape id="TextBox 365" o:spid="_x0000_s1045" type="#_x0000_t202" style="position:absolute;left:98614;top:404;width:14890;height:353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b9NxQAAAOMAAAAPAAAAZHJzL2Rvd25yZXYueG1sRE/NSsNA EL4LfYdlBG92k9CGErstpSr04MUa70N2zAazsyE7Nunbu0LB43z/s93PvlcXGmMX2EC+zEARN8F2 3BqoP14fN6CiIFvsA5OBK0XY7xZ3W6xsmPidLmdpVQrhWKEBJzJUWsfGkce4DANx4r7C6FHSObba jjilcN/rIstK7bHj1OBwoKOj5vv84w2I2EN+rV98PH3Ob8+Ty5o11sY83M+HJ1BCs/yLb+6TTfPL TVGuilWRw99PCQC9+wUAAP//AwBQSwECLQAUAAYACAAAACEA2+H2y+4AAACFAQAAEwAAAAAAAAAA AAAAAAAAAAAAW0NvbnRlbnRfVHlwZXNdLnhtbFBLAQItABQABgAIAAAAIQBa9CxbvwAAABUBAAAL AAAAAAAAAAAAAAAAAB8BAABfcmVscy8ucmVsc1BLAQItABQABgAIAAAAIQBe+b9NxQAAAOMAAAAP AAAAAAAAAAAAAAAAAAcCAABkcnMvZG93bnJldi54bWxQSwUGAAAAAAMAAwC3AAAA+QIAAAAA " filled="f" stroked="f">
                  <v:textbox style="mso-fit-shape-to-text:t">
                    <w:txbxContent>
                      <w:p w14:paraId="6A9EAFCF" w14:textId="77777777" w:rsidR="00FD3BF0" w:rsidRDefault="00FD3BF0" w:rsidP="00FD3BF0">
                        <w:pPr>
                          <w:textAlignment w:val="baseline"/>
                          <w:rPr>
                            <w:rFonts w:ascii="Arial" w:eastAsia="Segoe UI Black" w:hAnsi="Arial" w:cs="Arial"/>
                            <w:b/>
                            <w:bCs/>
                            <w:color w:val="000000"/>
                            <w:sz w:val="22"/>
                            <w:szCs w:val="22"/>
                          </w:rPr>
                        </w:pPr>
                        <w:r>
                          <w:rPr>
                            <w:rFonts w:ascii="Arial" w:eastAsia="Segoe UI Black" w:hAnsi="Arial" w:cs="Arial"/>
                            <w:b/>
                            <w:bCs/>
                            <w:color w:val="000000"/>
                            <w:sz w:val="22"/>
                            <w:szCs w:val="22"/>
                          </w:rPr>
                          <w:t>Analytics</w:t>
                        </w:r>
                      </w:p>
                    </w:txbxContent>
                  </v:textbox>
                </v:shape>
              </v:group>
            </w:pict>
          </mc:Fallback>
        </mc:AlternateContent>
      </w:r>
      <w:r>
        <mc:AlternateContent>
          <mc:Choice Requires="wps">
            <w:drawing>
              <wp:anchor distT="0" distB="0" distL="114300" distR="114300" simplePos="0" relativeHeight="251658248" behindDoc="0" locked="0" layoutInCell="1" allowOverlap="1" wp14:anchorId="2BA3C636" wp14:editId="44F7D710">
                <wp:simplePos x="0" y="0"/>
                <wp:positionH relativeFrom="column">
                  <wp:posOffset>7640955</wp:posOffset>
                </wp:positionH>
                <wp:positionV relativeFrom="paragraph">
                  <wp:posOffset>842645</wp:posOffset>
                </wp:positionV>
                <wp:extent cx="5195" cy="744421"/>
                <wp:effectExtent l="76200" t="38100" r="71120" b="55880"/>
                <wp:wrapNone/>
                <wp:docPr id="373" name="Straight Arrow Connector 372">
                  <a:extLst xmlns:a="http://schemas.openxmlformats.org/drawingml/2006/main">
                    <a:ext uri="{FF2B5EF4-FFF2-40B4-BE49-F238E27FC236}">
                      <a16:creationId xmlns:a16="http://schemas.microsoft.com/office/drawing/2014/main" id="{434E0B71-99A7-B589-A10B-CFF216616E25}"/>
                    </a:ext>
                  </a:extLst>
                </wp:docPr>
                <wp:cNvGraphicFramePr/>
                <a:graphic xmlns:a="http://schemas.openxmlformats.org/drawingml/2006/main">
                  <a:graphicData uri="http://schemas.microsoft.com/office/word/2010/wordprocessingShape">
                    <wps:wsp>
                      <wps:cNvCnPr/>
                      <wps:spPr>
                        <a:xfrm flipV="1">
                          <a:off x="0" y="0"/>
                          <a:ext cx="5195" cy="744421"/>
                        </a:xfrm>
                        <a:prstGeom prst="straightConnector1">
                          <a:avLst/>
                        </a:prstGeom>
                        <a:ln w="1905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313D26" id="Straight Arrow Connector 372" o:spid="_x0000_s1026" type="#_x0000_t32" style="position:absolute;margin-left:601.65pt;margin-top:66.35pt;width:.4pt;height:58.6pt;flip:y;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UoME0QEAAPEDAAAOAAAAZHJzL2Uyb0RvYy54bWysU02P0zAQvSPxHyzfadKqBTZquocucEGw YmHvXmecWPhLtmmSf8/YbrNoYSWEuFi2x+/NezPj/fWkFTmBD9Kalq5XNSVguO2k6Vv67ev7V28p CZGZjilroKUzBHp9ePliP7oGNnawqgNPkMSEZnQtHWJ0TVUFPoBmYWUdGAwK6zWLePR91Xk2IrtW 1aauX1ej9Z3zlkMIeHtTgvSQ+YUAHj8LESAS1VLUFvPq8/qQ1uqwZ03vmRskP8tg/6BCM2kw6UJ1 wyIjP7z8jUpL7m2wIq641ZUVQnLIHtDNun7i5m5gDrIXLE5wS5nC/6Pln05Hc+uxDKMLTXC3PrmY hNdEKOnusafZFyolUy7bvJQNpkg4Xu7WVztKOAbebLfbzToVtSokicz5ED+A1SRtWhqiZ7If4tEa g+2xviRgp48hFuAFkMDKkBE1XNW7OusYgHXvTEfi7HCaopfM9ApKGyOT6s8xVKMMinr0mHdxVlCS fAFBZIdeipg8fnBUnpwYDk73/eJJGXyZIEIqtYCKtGdB57cJBnkk/xa4vM4ZrYkLUEtjfS7Ik6xx ukgV5f3FdfGabD/Ybs4dz+XAucrdOv+BNLi/njP88acefgIAAP//AwBQSwMEFAAGAAgAAAAhAIcq utPhAAAADQEAAA8AAABkcnMvZG93bnJldi54bWxMj7FOwzAQhnck3sE6JDZq14mAhjgVKspAO7Uw wObGR2I1tqPYbdO35zrBdr/u03/flcvJ9eyEY7TBK5jPBDD0TTDWtwo+P+qHZ2AxaW90HzwquGCE ZXV7U+rChLPf4mmXWkYlPhZaQZfSUHAemw6djrMwoKfdTxidThTHlptRn6nc9VwK8cidtp4udHrA VYfNYXd0CtB8pcP3evVe10O+ueDaDps3q9T93fT6AizhlP5guOqTOlTktA9HbyLrKUuRZcTSlMkn YFdEinwObK9A5osF8Krk/7+ofgEAAP//AwBQSwECLQAUAAYACAAAACEAtoM4kv4AAADhAQAAEwAA AAAAAAAAAAAAAAAAAAAAW0NvbnRlbnRfVHlwZXNdLnhtbFBLAQItABQABgAIAAAAIQA4/SH/1gAA AJQBAAALAAAAAAAAAAAAAAAAAC8BAABfcmVscy8ucmVsc1BLAQItABQABgAIAAAAIQDCUoME0QEA APEDAAAOAAAAAAAAAAAAAAAAAC4CAABkcnMvZTJvRG9jLnhtbFBLAQItABQABgAIAAAAIQCHKrrT 4QAAAA0BAAAPAAAAAAAAAAAAAAAAACsEAABkcnMvZG93bnJldi54bWxQSwUGAAAAAAQABADzAAAA OQUAAAAA " strokecolor="black [3200]" strokeweight="1.5pt">
                <v:stroke startarrow="block" endarrow="block" joinstyle="miter"/>
              </v:shape>
            </w:pict>
          </mc:Fallback>
        </mc:AlternateContent>
        <mc:AlternateContent>
          <mc:Choice Requires="wps">
            <w:drawing>
              <wp:anchor distT="0" distB="0" distL="114300" distR="114300" simplePos="0" relativeHeight="251658249" behindDoc="0" locked="0" layoutInCell="1" allowOverlap="1" wp14:anchorId="73026BA8" wp14:editId="3EE90CFC">
                <wp:simplePos x="0" y="0"/>
                <wp:positionH relativeFrom="column">
                  <wp:posOffset>10830560</wp:posOffset>
                </wp:positionH>
                <wp:positionV relativeFrom="paragraph">
                  <wp:posOffset>842645</wp:posOffset>
                </wp:positionV>
                <wp:extent cx="15933" cy="840980"/>
                <wp:effectExtent l="76200" t="38100" r="60325" b="16510"/>
                <wp:wrapNone/>
                <wp:docPr id="375" name="Straight Arrow Connector 374">
                  <a:extLst xmlns:a="http://schemas.openxmlformats.org/drawingml/2006/main">
                    <a:ext uri="{FF2B5EF4-FFF2-40B4-BE49-F238E27FC236}">
                      <a16:creationId xmlns:a16="http://schemas.microsoft.com/office/drawing/2014/main" id="{4B681A0F-CDB4-D7D5-AD85-C38B42687670}"/>
                    </a:ext>
                  </a:extLst>
                </wp:docPr>
                <wp:cNvGraphicFramePr/>
                <a:graphic xmlns:a="http://schemas.openxmlformats.org/drawingml/2006/main">
                  <a:graphicData uri="http://schemas.microsoft.com/office/word/2010/wordprocessingShape">
                    <wps:wsp>
                      <wps:cNvCnPr/>
                      <wps:spPr>
                        <a:xfrm flipH="1" flipV="1">
                          <a:off x="0" y="0"/>
                          <a:ext cx="15933" cy="84098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27EFAF" id="Straight Arrow Connector 374" o:spid="_x0000_s1026" type="#_x0000_t32" style="position:absolute;margin-left:852.8pt;margin-top:66.35pt;width:1.25pt;height:66.2pt;flip:x y;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R0xizwEAAOADAAAOAAAAZHJzL2Uyb0RvYy54bWysU8lu2zAQvRfoPxC815KTprAFyzk4XQ5F G3S7M9RQIsoNQ9aS/75DylaKLkBR9EKRHL43782MdreTNewIGLV3LV+vas7ASd9p17f886dXzzac xSRcJ4x30PITRH67f/pkN4YGrvzgTQfIiMTFZgwtH1IKTVVFOYAVceUDOAoqj1YkOmJfdShGYrem uqrrF9XosQvoJcRIt3dzkO8Lv1Ig03ulIiRmWk7aUlmxrA95rfY70fQowqDlWYb4BxVWaEdJF6o7 kQT7hvoXKqsl+uhVWklvK6+UllA8kJt1/ZObj4MIULxQcWJYyhT/H618dzy4e6QyjCE2MdxjdjEp tEwZHd5QT3nZfcm7HCPNbCoFPC0FhCkxSZfrm+31NWeSIpvn9XZT6lvNfBkbMKbX4C3Lm5bHhEL3 Qzp456hTHucM4vg2JlJEwAsgg41jI6XY1jd1EZKENi9dx9Ip0GAl1ML1BnJHCWgcfR4tlV06GZiJ PoBiusuCC1OZNjgYZEdBc9J9XS8s9DJDlDZmAc3p/wg6v80wKBP4t8DldcnoXVqAVjuPv5OapotU Nb+/uJ69ZtsPvjuVBpdy0BiV+pxHPs/pj+cCf/wx998BAAD//wMAUEsDBBQABgAIAAAAIQA4s8U1 5AAAAA0BAAAPAAAAZHJzL2Rvd25yZXYueG1sTI/LTsMwEEX3SPyDNUhsELUT1CQKcSoeKhKqWFCy YOnG08RqbEex24a/Z7qC3VzN0Z0z1Wq2AzvhFIx3EpKFAIau9dq4TkLztb4vgIWonFaDdyjhBwOs 6uurSpXan90nnraxY1TiQqkk9DGOJeeh7dGqsPAjOtrt/WRVpDh1XE/qTOV24KkQGbfKOLrQqxFf emwP26OVYIxInpvv5m2d3o3F5v21/Tjsg5S3N/PTI7CIc/yD4aJP6lCT084fnQ5soJyLZUYsTQ9p DuyC5KJIgO0kpNkyAV5X/P8X9S8AAAD//wMAUEsBAi0AFAAGAAgAAAAhALaDOJL+AAAA4QEAABMA AAAAAAAAAAAAAAAAAAAAAFtDb250ZW50X1R5cGVzXS54bWxQSwECLQAUAAYACAAAACEAOP0h/9YA AACUAQAACwAAAAAAAAAAAAAAAAAvAQAAX3JlbHMvLnJlbHNQSwECLQAUAAYACAAAACEAd0dMYs8B AADgAwAADgAAAAAAAAAAAAAAAAAuAgAAZHJzL2Uyb0RvYy54bWxQSwECLQAUAAYACAAAACEAOLPF NeQAAAANAQAADwAAAAAAAAAAAAAAAAApBAAAZHJzL2Rvd25yZXYueG1sUEsFBgAAAAAEAAQA8wAA ADoFAAAAAA== " strokecolor="black [3200]" strokeweight="1.5pt">
                <v:stroke endarrow="block" joinstyle="miter"/>
              </v:shape>
            </w:pict>
          </mc:Fallback>
        </mc:AlternateContent>
        <mc:AlternateContent>
          <mc:Choice Requires="wps">
            <w:drawing>
              <wp:anchor distT="0" distB="0" distL="114300" distR="114300" simplePos="0" relativeHeight="251658250" behindDoc="0" locked="0" layoutInCell="1" allowOverlap="1" wp14:anchorId="0DA3EA41" wp14:editId="645E76C2">
                <wp:simplePos x="0" y="0"/>
                <wp:positionH relativeFrom="column">
                  <wp:posOffset>7640955</wp:posOffset>
                </wp:positionH>
                <wp:positionV relativeFrom="paragraph">
                  <wp:posOffset>3876040</wp:posOffset>
                </wp:positionV>
                <wp:extent cx="0" cy="382299"/>
                <wp:effectExtent l="76200" t="38100" r="95250" b="55880"/>
                <wp:wrapNone/>
                <wp:docPr id="378" name="Straight Arrow Connector 377">
                  <a:extLst xmlns:a="http://schemas.openxmlformats.org/drawingml/2006/main">
                    <a:ext uri="{FF2B5EF4-FFF2-40B4-BE49-F238E27FC236}">
                      <a16:creationId xmlns:a16="http://schemas.microsoft.com/office/drawing/2014/main" id="{CFE2CD27-4598-7858-1017-90AAAC4E2FA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82299"/>
                        </a:xfrm>
                        <a:prstGeom prst="straightConnector1">
                          <a:avLst/>
                        </a:prstGeom>
                        <a:ln w="1905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F3C73B" id="Straight Arrow Connector 377" o:spid="_x0000_s1026" type="#_x0000_t32" style="position:absolute;margin-left:601.65pt;margin-top:305.2pt;width:0;height:30.1pt;flip:y;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n+Je2gEAAAoEAAAOAAAAZHJzL2Uyb0RvYy54bWysU01v1DAQvSPxH6zc2WQXgbrRZnvYApcK Klq4u/Y4seov2WaT/HvGdjagAhJCXKzYM+/NezOTw/WkFTmDD9KartpumoqAYZZL03fVl4f3r64q EiI1nCproKtmCNX18eWLw+ha2NnBKg6eIIkJ7ei6aojRtXUd2ACaho11YDAorNc04tX3Nfd0RHat 6l3TvK1H67nzlkEI+HpTgtUx8wsBLH4SIkAkqqtQW8ynz+djOuvjgba9p26QbJFB/0GFptJg0ZXq hkZKvnn5C5WWzNtgRdwwq2srhGSQPaCbbfPMzf1AHWQv2Jzg1jaF/0fLPp5P5s4n6Wwy9+7WsqeA TalHF9o1mC7BlbRJeE2Eku4rzjt7Rhdkyi2d15bCFAkrjwxfX1/tdvt96nZN28SQCjof4gewmqSP rgrRU9kP8WSNwblZX9jp+TbEArwAElgZMqKAffOmySIGoPyd4STODtcseklNr6DMN1Kpfh9DNcos bovBbDXOCkqRzyCI5GikiMl7CSflyZniRvGn7eJJGcxMECGVWkFF2h9BS26CQd7VvwWu2bmiNXEF ammszw15VjVOF6mi5F9cF6/J9qPl852/DB8XLk9r+TnSRv98z/Afv/DxOwAAAP//AwBQSwMEFAAG AAgAAAAhAId/3B7fAAAADQEAAA8AAABkcnMvZG93bnJldi54bWxMj81OwzAQhO9IvIO1SNyo3R8F FOJUqCgH2hOFA9zceEmsxusodtv07dmKAz3O7KfZmWI5+k4ccYgukIbpRIFAqoN11Gj4/KgenkDE ZMiaLhBqOGOEZXl7U5jchhO943GbGsEhFHOjoU2pz6WMdYvexEnokfj2EwZvEsuhkXYwJw73nZwp lUlvHPGH1vS4arHebw9eA9qvtP9er96qql9szrh2/ebVaX1/N748g0g4pn8YLvW5OpTcaRcOZKPo WM/UfM6shmyqFiAuyJ+1Y+tRZSDLQl6vKH8BAAD//wMAUEsBAi0AFAAGAAgAAAAhALaDOJL+AAAA 4QEAABMAAAAAAAAAAAAAAAAAAAAAAFtDb250ZW50X1R5cGVzXS54bWxQSwECLQAUAAYACAAAACEA OP0h/9YAAACUAQAACwAAAAAAAAAAAAAAAAAvAQAAX3JlbHMvLnJlbHNQSwECLQAUAAYACAAAACEA Mp/iXtoBAAAKBAAADgAAAAAAAAAAAAAAAAAuAgAAZHJzL2Uyb0RvYy54bWxQSwECLQAUAAYACAAA ACEAh3/cHt8AAAANAQAADwAAAAAAAAAAAAAAAAA0BAAAZHJzL2Rvd25yZXYueG1sUEsFBgAAAAAE AAQA8wAAAEAFAAAAAA== " strokecolor="black [3200]" strokeweight="1.5pt">
                <v:stroke startarrow="block" endarrow="block" joinstyle="miter"/>
                <o:lock v:ext="edit" shapetype="f"/>
              </v:shape>
            </w:pict>
          </mc:Fallback>
        </mc:AlternateContent>
      </w:r>
      <w:ins w:id="30" w:author="Microsoft Word" w:date="2026-07-12T22:48:00Z" w16du:dateUtc="2026-07-13T03:48:00Z">
        <w:r>
          <w:br w:type="page"/>
        </w:r>
      </w:ins>
    </w:p>
    <w:p w14:paraId="3A0406E1" w14:textId="22CE10C9" w:rsidR="00803998" w:rsidRDefault="00997812" w:rsidP="00803998">
      <w:ins w:id="31" w:author="Microsoft Word" w:date="2026-07-12T22:48:00Z" w16du:dateUtc="2026-07-13T03:48:00Z">
        <w:r>
          <w:t xml:space="preserve">Deloitte’s Technology Design will enforce a clean core through BTP. Every line of code and every extension introduced into ASE’s S/4HANA is assessed against five clean core principles before deployment. All new interfaces and innovations will be built on BTP, not in the core.</w:t>
        </w:r>
      </w:ins>
    </w:p>
    <w:p w14:paraId="5FEEA794" w14:textId="4BF3A4E0" w:rsidR="00BD18C2" w:rsidRPr="00EC01E1" w:rsidRDefault="00BD18C2" w:rsidP="00D269F2">
      <w:pPr>
        <w:rPr>
          <w:b/>
        </w:rPr>
      </w:pPr>
      <w:r>
        <w:rPr>
          <w:b/>
        </w:rPr>
        <w:t xml:space="preserve">Transport Management during and post </w:t>
      </w:r>
      <w:r>
        <w:rPr>
          <w:b/>
          <w:bCs/>
        </w:rPr>
        <w:t>S/4 2025 upgrade:</w:t>
      </w:r>
    </w:p>
    <w:p w14:paraId="5B53C4C1" w14:textId="5C811AD1" w:rsidR="00BD18C2" w:rsidRDefault="00BD18C2" w:rsidP="00D269F2">
      <w:r>
        <w:t>Below, we present a proposed transport management approach during and after the S/4 2025 upgrade. Keeping the N and N+1 SAP S/4 landscapes in sync is critical during parallel programs because it ensures that technical upgrades, configuration changes, and production fixes are consistently reflected across both environments. Without tight synchronization, the upgrade path and the EAM implementation can diverge, creating avoidable rework, test failures, and cutover risk.</w:t>
      </w:r>
    </w:p>
    <w:p w14:paraId="27F5A15C" w14:textId="10FFAA1A" w:rsidR="00803998" w:rsidRDefault="008E3803" w:rsidP="00D269F2">
      <w:r>
        <w:t xml:space="preserve">In practical terms, disciplined synchronization reduces retrofit gaps, preserves interface and data consistency, and makes testing and release decisions more reliable. It also helps protect the April 2027 go-live by ensuring the target landscape reflects the latest approved business and technical changes.</w:t>
      </w:r>
    </w:p>
    <w:p w14:paraId="798FC06B" w14:textId="2CA2A929" w:rsidR="00803998" w:rsidRPr="00EC01E1" w:rsidRDefault="00C34F80" w:rsidP="00D269F2">
      <w:pPr>
        <w:rPr>
          <w:b/>
        </w:rPr>
      </w:pPr>
      <w:r>
        <w:rPr>
          <w:b/>
        </w:rPr>
        <w:t>Proposed Dual (N+1) Landscape for SAP EAM engagement</w:t>
      </w:r>
      <w:r>
        <w:rPr>
          <w:b/>
          <w:bCs/>
        </w:rPr>
        <w:t xml:space="preserve"> during S/4 2025 upgrade:</w:t>
      </w:r>
    </w:p>
    <w:p w14:paraId="13C6CFBA" w14:textId="4C3AD663" w:rsidR="00803998" w:rsidRDefault="003F0D61" w:rsidP="00803998">
      <w:r>
        <w:drawing>
          <wp:inline distT="0" distB="0" distL="0" distR="0" wp14:anchorId="754B468B" wp14:editId="75AD726C">
            <wp:extent cx="6683955" cy="2918388"/>
            <wp:effectExtent l="0" t="0" r="0" b="3175"/>
            <wp:docPr id="157171682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16828" name="Picture 15717168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20439" cy="2934318"/>
                    </a:xfrm>
                    <a:prstGeom prst="rect">
                      <a:avLst/>
                    </a:prstGeom>
                  </pic:spPr>
                </pic:pic>
              </a:graphicData>
            </a:graphic>
          </wp:inline>
        </w:drawing>
      </w:r>
    </w:p>
    <w:p w14:paraId="3C72B894" w14:textId="77777777" w:rsidR="00803998" w:rsidRDefault="00803998" w:rsidP="00803998"/>
    <w:p w14:paraId="166B162B" w14:textId="77777777" w:rsidR="00803998" w:rsidRDefault="00803998" w:rsidP="00803998"/>
    <w:p w14:paraId="7B16E249" w14:textId="77777777" w:rsidR="00EC01E1" w:rsidRDefault="00EC01E1" w:rsidP="003F0D61">
      <w:pPr>
        <w:rPr>
          <w:b/>
          <w:bCs/>
          <w:highlight w:val="yellow"/>
        </w:rPr>
      </w:pPr>
    </w:p>
    <w:p w14:paraId="289CA956" w14:textId="77777777" w:rsidR="00EC01E1" w:rsidRDefault="00EC01E1" w:rsidP="003F0D61">
      <w:pPr>
        <w:rPr>
          <w:b/>
          <w:bCs/>
          <w:highlight w:val="yellow"/>
        </w:rPr>
      </w:pPr>
    </w:p>
    <w:p w14:paraId="636C28C8" w14:textId="77777777" w:rsidR="00EC01E1" w:rsidRDefault="00EC01E1" w:rsidP="003F0D61">
      <w:pPr>
        <w:rPr>
          <w:b/>
          <w:bCs/>
          <w:highlight w:val="yellow"/>
        </w:rPr>
      </w:pPr>
    </w:p>
    <w:p w14:paraId="16B7E707" w14:textId="77777777" w:rsidR="00EC01E1" w:rsidRDefault="00EC01E1" w:rsidP="003F0D61">
      <w:pPr>
        <w:rPr>
          <w:b/>
          <w:bCs/>
          <w:highlight w:val="yellow"/>
        </w:rPr>
      </w:pPr>
    </w:p>
    <w:p w14:paraId="6E8FCF95" w14:textId="77777777" w:rsidR="00EC01E1" w:rsidRDefault="00EC01E1" w:rsidP="003F0D61">
      <w:pPr>
        <w:rPr>
          <w:b/>
          <w:bCs/>
          <w:highlight w:val="yellow"/>
        </w:rPr>
      </w:pPr>
    </w:p>
    <w:p w14:paraId="1CBFAC1F" w14:textId="77777777" w:rsidR="00EC01E1" w:rsidRDefault="00EC01E1" w:rsidP="003F0D61">
      <w:pPr>
        <w:rPr>
          <w:b/>
          <w:bCs/>
          <w:highlight w:val="yellow"/>
        </w:rPr>
      </w:pPr>
    </w:p>
    <w:p w14:paraId="62A9F07E" w14:textId="4B456C55" w:rsidR="003F0D61" w:rsidRDefault="003F0D61" w:rsidP="003F0D61">
      <w:pPr>
        <w:rPr>
          <w:b/>
        </w:rPr>
      </w:pPr>
      <w:r>
        <w:rPr>
          <w:b/>
          <w:bCs/>
          <w:highlight w:val="yellow"/>
        </w:rPr>
        <w:t>Proposed Dual (N+1) Landscape for SAP EAM engagemen</w:t>
      </w:r>
      <w:r>
        <w:rPr>
          <w:b/>
          <w:bCs/>
        </w:rPr>
        <w:t xml:space="preserve">t post S/4 2025 upgrade:</w:t>
      </w:r>
    </w:p>
    <w:p w14:paraId="31471857" w14:textId="77777777" w:rsidR="009764F9" w:rsidRDefault="009764F9" w:rsidP="003F0D61">
      <w:pPr>
        <w:rPr>
          <w:b/>
          <w:bCs/>
        </w:rPr>
      </w:pPr>
    </w:p>
    <w:p w14:paraId="5CEFE20E" w14:textId="744FF868" w:rsidR="009764F9" w:rsidRDefault="00BA7596" w:rsidP="003F0D61">
      <w:r>
        <w:rPr>
          <w:noProof/>
        </w:rPr>
        <w:drawing>
          <wp:inline distT="0" distB="0" distL="0" distR="0" wp14:anchorId="3AF9A8E4" wp14:editId="668DB3DE">
            <wp:extent cx="6576969" cy="3210872"/>
            <wp:effectExtent l="0" t="0" r="1905" b="2540"/>
            <wp:docPr id="93311068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0681" name="Picture 9331106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16930" cy="3230381"/>
                    </a:xfrm>
                    <a:prstGeom prst="rect">
                      <a:avLst/>
                    </a:prstGeom>
                  </pic:spPr>
                </pic:pic>
              </a:graphicData>
            </a:graphic>
          </wp:inline>
        </w:drawing>
      </w:r>
    </w:p>
    <w:p w14:paraId="5EEBC430" w14:textId="77777777" w:rsidR="00803998" w:rsidRDefault="00803998" w:rsidP="00803998"/>
    <w:p w14:paraId="70C4C32A" w14:textId="5AF4E54A" w:rsidR="00301961" w:rsidRPr="00943736" w:rsidRDefault="007B7192" w:rsidP="00D269F2">
      <w:r>
        <w:t xml:space="preserve">In a summary, Deloitte will bring a pragmatic, delivery-oriented approach to technology design for SAP S/4HANA EAM programs. Our teams combine SAP EAM process knowledge with enterprise architecture, integration, data, and environment design capabilities. We focus not only on the target-state solution, but also on the transition-state decisions required to operate effectively in a dual-landscape model. This helps clients reduce delivery risk, improve solution maintainability, and accelerate progress from design through build, testing, cutover, and production support.</w:t>
      </w:r>
    </w:p>
    <w:p w14:paraId="180A8DD0" w14:textId="5842C3E1" w:rsidR="00301961" w:rsidRPr="00943736" w:rsidRDefault="00301961" w:rsidP="00D269F2">
      <w:r>
        <w:t xml:space="preserve">Through this approach, Deloitte will help the ASE:</w:t>
      </w:r>
    </w:p>
    <w:p w14:paraId="67EF17D0" w14:textId="77777777" w:rsidR="00301961" w:rsidRPr="00943736" w:rsidRDefault="00301961" w:rsidP="00D269F2">
      <w:pPr>
        <w:pStyle w:val="ListBullet"/>
        <w:ind w:left="357" w:hanging="357"/>
        <w:rPr>
          <w:sz w:val="22"/>
          <w:szCs w:val="22"/>
        </w:rPr>
      </w:pPr>
      <w:r>
        <w:t>Enable a stable and scalable SAP S/4HANA EAM technology foundation</w:t>
      </w:r>
    </w:p>
    <w:p w14:paraId="5A7169B1" w14:textId="77777777" w:rsidR="00301961" w:rsidRPr="00943736" w:rsidRDefault="00301961" w:rsidP="00D269F2">
      <w:pPr>
        <w:pStyle w:val="ListBullet"/>
        <w:ind w:left="357" w:hanging="357"/>
        <w:rPr>
          <w:sz w:val="22"/>
          <w:szCs w:val="22"/>
        </w:rPr>
      </w:pPr>
      <w:r>
        <w:t>Reduce complexity from point-to-point integrations and fragmented interfaces</w:t>
      </w:r>
    </w:p>
    <w:p w14:paraId="4BF0910E" w14:textId="77777777" w:rsidR="00301961" w:rsidRPr="00943736" w:rsidRDefault="00301961" w:rsidP="00D269F2">
      <w:pPr>
        <w:pStyle w:val="ListBullet"/>
        <w:ind w:left="357" w:hanging="357"/>
        <w:rPr>
          <w:sz w:val="22"/>
          <w:szCs w:val="22"/>
        </w:rPr>
      </w:pPr>
      <w:r>
        <w:t>Improve control over data, security, and cross-system processing</w:t>
      </w:r>
    </w:p>
    <w:p w14:paraId="66F9932F" w14:textId="77777777" w:rsidR="00301961" w:rsidRPr="00943736" w:rsidRDefault="00301961" w:rsidP="00D269F2">
      <w:pPr>
        <w:pStyle w:val="ListBullet"/>
        <w:ind w:left="357" w:hanging="357"/>
        <w:rPr>
          <w:sz w:val="22"/>
          <w:szCs w:val="22"/>
        </w:rPr>
      </w:pPr>
      <w:r>
        <w:t>Support phased deployment while maintaining business continuity</w:t>
      </w:r>
    </w:p>
    <w:p w14:paraId="40649AD9" w14:textId="1AF4D606" w:rsidR="00803998" w:rsidRDefault="00301961" w:rsidP="00D269F2">
      <w:pPr>
        <w:pStyle w:val="ListBullet"/>
        <w:ind w:left="357" w:hanging="357"/>
      </w:pPr>
      <w:r>
        <w:t>Establish a production-ready architecture that is supportable and extensible over time</w:t>
      </w:r>
    </w:p>
    <w:p w14:paraId="7380AE6B" w14:textId="77777777" w:rsidR="00803998" w:rsidRDefault="00803998" w:rsidP="00803998"/>
    <w:p w14:paraId="1ECEB0B7" w14:textId="77777777" w:rsidR="00803998" w:rsidRDefault="00803998" w:rsidP="00803998"/>
    <w:p w14:paraId="0A4B657E" w14:textId="77777777" w:rsidR="00803998" w:rsidRDefault="00803998" w:rsidP="00803998"/>
    <w:p w14:paraId="3F541837" w14:textId="77777777" w:rsidR="00803998" w:rsidRDefault="00803998" w:rsidP="00803998"/>
    <w:p w14:paraId="4A5A78D2" w14:textId="77777777" w:rsidR="00803998" w:rsidRPr="00803998" w:rsidRDefault="00803998" w:rsidP="00803998"/>
    <w:p w14:paraId="6C50516B" w14:textId="77777777" w:rsidR="00DA6B85" w:rsidRDefault="00DA6B85">
      <w:pPr>
        <w:spacing w:after="160" w:line="278" w:lineRule="auto"/>
        <w:rPr>
          <w:rFonts w:asciiTheme="majorHAnsi" w:eastAsiaTheme="majorEastAsia" w:hAnsiTheme="majorHAnsi" w:cstheme="majorBidi"/>
          <w:color w:val="0F4761" w:themeColor="accent1" w:themeShade="BF"/>
          <w:kern w:val="2"/>
          <w:sz w:val="32"/>
          <w:szCs w:val="32"/>
          <w14:ligatures w14:val="standardContextual"/>
        </w:rPr>
      </w:pPr>
      <w:r>
        <w:br w:type="page"/>
      </w:r>
    </w:p>
    <w:p w14:paraId="1F2C2E8E" w14:textId="06ABE77E" w:rsidR="007F06AE" w:rsidRDefault="00182BBA" w:rsidP="00A72498">
      <w:pPr>
        <w:pStyle w:val="Heading2"/>
      </w:pPr>
      <w:r>
        <w:t>Security Design</w:t>
      </w:r>
    </w:p>
    <w:p w14:paraId="43F7AE6C" w14:textId="6AFF1113" w:rsidR="00E63994" w:rsidRPr="009317E7" w:rsidRDefault="00E63994" w:rsidP="00F5627A">
      <w:pPr>
        <w:rPr>
          <w:rFonts w:ascii="Times New Roman" w:hAnsi="Times New Roman"/>
          <w:lang w:eastAsia="ja-JP"/>
        </w:rPr>
      </w:pPr>
      <w:r>
        <w:t>A key component to both our process and technical design is to embed security and controls from Day 1. Our integrated security workstream will adopt a</w:t>
      </w:r>
      <w:r>
        <w:rPr>
          <w:rFonts w:ascii="Times New Roman" w:hAnsi="Times New Roman"/>
          <w:lang w:eastAsia="ja-JP"/>
        </w:rPr>
        <w:t xml:space="preserve"> scalable risk-based approach, using our predefined, industry-specific roles and segregation of duties (SODs) rules for SAP S/4HANA and Fiori, and tailor them for Project 3’s Plant Maintenance business processes to design the comprehensive future state of SAP security and control environment,  providing alignment with Sarbanes-Oxley (SOX), Federal Energy Regulatory Commission (FERC), Indiana Utility Regulatory Commission (IURC), Public Utilities Commission of Ohio (PUCO) and other compliance requirements identified within the imagine phase. Additionally, we will collaborate with you to implement essential security settings and configurations in S/4HANA such as audit logging, in alignment with your information security policies and existing IT General Control Framework.</w:t>
      </w:r>
    </w:p>
    <w:p w14:paraId="5FCA8B24" w14:textId="0C54ACDD" w:rsidR="00163017" w:rsidRPr="009317E7" w:rsidRDefault="00163017" w:rsidP="00F5627A">
      <w:pPr>
        <w:rPr>
          <w:rFonts w:ascii="Times New Roman" w:hAnsi="Times New Roman"/>
          <w:szCs w:val="20"/>
          <w:lang w:eastAsia="ja-JP"/>
        </w:rPr>
      </w:pPr>
      <w:r>
        <w:t xml:space="preserve">Our </w:t>
      </w:r>
      <w:r>
        <w:rPr>
          <w:rFonts w:ascii="Times New Roman" w:hAnsi="Times New Roman"/>
          <w:szCs w:val="20"/>
          <w:lang w:eastAsia="ja-JP"/>
        </w:rPr>
        <w:t xml:space="preserve">security strategy for Project 3 focuses on implementing a least-privilege approach through clearly defined policies and procedures, a structured security roles framework, automation and workflows, and integrated compliance for risk and change management. </w:t>
      </w:r>
    </w:p>
    <w:p w14:paraId="645C52BE" w14:textId="77777777" w:rsidR="00163017" w:rsidRPr="009317E7" w:rsidRDefault="00163017" w:rsidP="001232C0">
      <w:pPr>
        <w:rPr>
          <w:szCs w:val="20"/>
          <w:lang w:eastAsia="ja-JP"/>
        </w:rPr>
      </w:pPr>
    </w:p>
    <w:p w14:paraId="4D055271" w14:textId="77E9C14B" w:rsidR="00A15B2F" w:rsidRDefault="00FD088D" w:rsidP="001232C0">
      <w:r>
        <w:t xml:space="preserve">Below is a summary of our approach to Project 3 security services to establish a holistic, compliant security model early in the project complying with your access data restrictions by location: </w:t>
      </w:r>
    </w:p>
    <w:p w14:paraId="73D87879" w14:textId="2AAD0478" w:rsidR="00A15B2F" w:rsidRDefault="00505A56" w:rsidP="001232C0">
      <w:commentRangeStart w:id="32"/>
      <w:r>
        <w:drawing>
          <wp:inline distT="0" distB="0" distL="0" distR="0" wp14:anchorId="4A913D4B" wp14:editId="73AA7D15">
            <wp:extent cx="6182742" cy="2337684"/>
            <wp:effectExtent l="0" t="0" r="8890" b="5715"/>
            <wp:docPr id="678934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34613" name="Picture 6789346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98242" cy="2343545"/>
                    </a:xfrm>
                    <a:prstGeom prst="rect">
                      <a:avLst/>
                    </a:prstGeom>
                  </pic:spPr>
                </pic:pic>
              </a:graphicData>
            </a:graphic>
          </wp:inline>
        </w:drawing>
      </w:r>
      <w:commentRangeEnd w:id="32"/>
      <w:r>
        <w:rPr>
          <w:rStyle w:val="CommentReference"/>
          <w:sz w:val="24"/>
          <w:szCs w:val="24"/>
        </w:rPr>
        <w:commentReference w:id="32"/>
      </w:r>
    </w:p>
    <w:p w14:paraId="7F909B6C" w14:textId="0296BADA" w:rsidR="0085441E" w:rsidRDefault="00944F9A" w:rsidP="001232C0">
      <w:r>
        <w:t xml:space="preserve">Our Controls strategy for Project 3 focuses on implementing a risk based, preventive control framework which is standardized cross locations with deviations only where required for compliance identified and validated through specific control workshops. The approach focuses on stakeholder identification early within the design phase, including internal controls and internal audit. The transparent communication with these stakeholders of the definition, refinement and alignment of the control activities and metadata allows for knowledge transfer early in the project, limits control gaps or expectations of activities, testing/process documentation or requirements. We maintain a clear audit interaction plan defining key activities and a timeline of when documentation will be available for review to collaboratively plan resources and address observations as identified.</w:t>
      </w:r>
    </w:p>
    <w:p w14:paraId="742EC12E" w14:textId="36C8F2E3" w:rsidR="00A15B2F" w:rsidRDefault="00FD2266" w:rsidP="001232C0">
      <w:r>
        <w:drawing>
          <wp:inline distT="0" distB="0" distL="0" distR="0" wp14:anchorId="561ABF76" wp14:editId="587728B9">
            <wp:extent cx="5834209" cy="3281743"/>
            <wp:effectExtent l="0" t="0" r="0" b="0"/>
            <wp:docPr id="16761487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48784"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912105" cy="3325560"/>
                    </a:xfrm>
                    <a:prstGeom prst="rect">
                      <a:avLst/>
                    </a:prstGeom>
                  </pic:spPr>
                </pic:pic>
              </a:graphicData>
            </a:graphic>
          </wp:inline>
        </w:drawing>
      </w:r>
    </w:p>
    <w:p w14:paraId="3258FEC5" w14:textId="6D7DA522" w:rsidR="008D7364" w:rsidRDefault="00CA4D45" w:rsidP="001232C0">
      <w:r>
        <w:t xml:space="preserve">In addition to the security and controls workstreams, we embed Segregation of Duties (SOD) throughout the imagine and design phases based on Project 3’s risk appetite. Our process is based on your risk assessment and security design to manage and monitor the risks which maybe present in the landscape. We continuously run access risk reports throughout build and testing phases at various levels of granularity (task role, composite role and user) to prevent risks from entering the security design or risks which result from unanticipated changes.  Risks deemed required to be present in the environment are mitigated at the user level for monitoring compliance.</w:t>
      </w:r>
    </w:p>
    <w:p w14:paraId="44F8CBC5" w14:textId="00E351B9" w:rsidR="00182BBA" w:rsidRPr="00A15B2F" w:rsidRDefault="008D7364" w:rsidP="001232C0">
      <w:r>
        <w:drawing>
          <wp:inline distT="0" distB="0" distL="0" distR="0" wp14:anchorId="2BC2C66E" wp14:editId="3575C10F">
            <wp:extent cx="5733232" cy="3187293"/>
            <wp:effectExtent l="0" t="0" r="1270" b="0"/>
            <wp:docPr id="16548569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56982"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787851" cy="3217658"/>
                    </a:xfrm>
                    <a:prstGeom prst="rect">
                      <a:avLst/>
                    </a:prstGeom>
                  </pic:spPr>
                </pic:pic>
              </a:graphicData>
            </a:graphic>
          </wp:inline>
        </w:drawing>
        <w:br w:type="page"/>
      </w:r>
    </w:p>
    <w:p w14:paraId="1F9A91EE" w14:textId="1ECA08B1" w:rsidR="00182BBA" w:rsidRDefault="00182BBA" w:rsidP="001232C0">
      <w:pPr>
        <w:pStyle w:val="Heading1"/>
      </w:pPr>
      <w:bookmarkStart w:id="34" w:name="_Toc234865022"/>
      <w:r>
        <w:t>Development &amp; Integration Methodology</w:t>
      </w:r>
      <w:bookmarkEnd w:id="34"/>
    </w:p>
    <w:p w14:paraId="37BB0EC2" w14:textId="0DFAB51A" w:rsidR="00B668E7" w:rsidRPr="00D80459" w:rsidRDefault="00B668E7" w:rsidP="001232C0">
      <w:r>
        <w:t xml:space="preserve">Deloitte’s development and integration approach will enforce a clean core through SAP BTP. Every line of code and every extension introduced into ASE’s S/4HANA is assessed against five clean core principles before deployment. </w:t>
      </w:r>
    </w:p>
    <w:p w14:paraId="55F8755B" w14:textId="6DC3B85B" w:rsidR="00B668E7" w:rsidRDefault="00E41C0D" w:rsidP="001232C0">
      <w:r>
        <w:t xml:space="preserve"> </w:t>
      </w:r>
      <w:r>
        <w:rPr>
          <w:noProof/>
        </w:rPr>
        <w:drawing>
          <wp:inline distT="0" distB="0" distL="0" distR="0" wp14:anchorId="47527DF9" wp14:editId="05F35D31">
            <wp:extent cx="6264912" cy="999720"/>
            <wp:effectExtent l="0" t="0" r="0" b="0"/>
            <wp:docPr id="973230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0053" name="Picture 973230053"/>
                    <pic:cNvPicPr/>
                  </pic:nvPicPr>
                  <pic:blipFill>
                    <a:blip r:embed="rId33">
                      <a:extLst>
                        <a:ext uri="{28A0092B-C50C-407E-A947-70E740481C1C}">
                          <a14:useLocalDpi xmlns:a14="http://schemas.microsoft.com/office/drawing/2010/main"/>
                        </a:ext>
                      </a:extLst>
                    </a:blip>
                    <a:stretch>
                      <a:fillRect/>
                    </a:stretch>
                  </pic:blipFill>
                  <pic:spPr>
                    <a:xfrm>
                      <a:off x="0" y="0"/>
                      <a:ext cx="6264912" cy="999720"/>
                    </a:xfrm>
                    <a:prstGeom prst="rect">
                      <a:avLst/>
                    </a:prstGeom>
                  </pic:spPr>
                </pic:pic>
              </a:graphicData>
            </a:graphic>
          </wp:inline>
        </w:drawing>
      </w:r>
    </w:p>
    <w:p w14:paraId="6585B90E" w14:textId="2479211F" w:rsidR="00745776" w:rsidRPr="001232C0" w:rsidRDefault="00013669" w:rsidP="001232C0">
      <w:pPr>
        <w:rPr>
          <w:b/>
        </w:rPr>
      </w:pPr>
      <w:r>
        <w:rPr>
          <w:b/>
        </w:rPr>
        <w:t>Clean Core Approach for Custom Development</w:t>
      </w:r>
    </w:p>
    <w:p w14:paraId="0E6BB89F" w14:textId="0E2CC6A9" w:rsidR="00013669" w:rsidRPr="00055FD8" w:rsidRDefault="00AA3024" w:rsidP="001232C0">
      <w:r>
        <w:t xml:space="preserve">At the end of Imagine/Design phase of the project,  all requriements and process gaps will be identified and documented in the Requirements Traceability Matrix (RTM). FRICEW list identified for the gaps are rationalized, key design decisions are made, keeping in mind S/4 HANA clean core principles and long-term transformation goals. Deloitte’s strategy for custom development will be to adopt a ‘Clean Core’ approach that goes beyond merely moving extensions to cloud; it drives a scalable, flexible, and agile enterprise, bringing various value enablers that support long-term success. This will provide Project 3 with a solution which has substantially low technical debt, unique business requriements will be composed using APIs, extension and low-code approach enabling you to adopt incremental innovation adoption with signifiantly less burden than a heavily customized SAP solution. </w:t>
      </w:r>
    </w:p>
    <w:p w14:paraId="7CD5AD6F" w14:textId="77777777" w:rsidR="00777E0B" w:rsidRPr="001232C0" w:rsidRDefault="00777E0B" w:rsidP="001232C0">
      <w:pPr>
        <w:rPr>
          <w:rFonts w:eastAsiaTheme="minorHAnsi"/>
          <w:b/>
          <w:shd w:val="clear" w:color="auto" w:fill="FFFFFF"/>
        </w:rPr>
      </w:pPr>
      <w:r>
        <w:rPr>
          <w:rFonts w:eastAsiaTheme="minorHAnsi"/>
          <w:b/>
          <w:shd w:val="clear" w:color="auto" w:fill="FFFFFF"/>
        </w:rPr>
        <w:t>Our approach includes:</w:t>
      </w:r>
    </w:p>
    <w:p w14:paraId="2C6B7CBA" w14:textId="77777777" w:rsidR="00777E0B" w:rsidRPr="001232C0" w:rsidRDefault="00777E0B" w:rsidP="001232C0">
      <w:pPr>
        <w:pStyle w:val="ListBullet"/>
        <w:ind w:left="357" w:hanging="357"/>
      </w:pPr>
      <w:r>
        <w:t>Foster cloud mindset through 'Fit to Standard' or 'Why not standard' approach</w:t>
      </w:r>
    </w:p>
    <w:p w14:paraId="329CB9B9" w14:textId="77777777" w:rsidR="00777E0B" w:rsidRPr="001A3213" w:rsidRDefault="00777E0B" w:rsidP="001A3213">
      <w:pPr>
        <w:pStyle w:val="ListBullet2"/>
      </w:pPr>
      <w:r>
        <w:t>We prioritize using out-of-the-box features and functionalities provided by SAP S/4HANA and other in-scope modules </w:t>
      </w:r>
    </w:p>
    <w:p w14:paraId="418DB2FE" w14:textId="77777777" w:rsidR="00777E0B" w:rsidRPr="001A3213" w:rsidRDefault="00777E0B" w:rsidP="001A3213">
      <w:pPr>
        <w:pStyle w:val="ListBullet2"/>
      </w:pPr>
      <w:r>
        <w:t>Our approach includes rigorous evaluation of standard functionalities to meet business requirements before considering customizations </w:t>
      </w:r>
    </w:p>
    <w:p w14:paraId="74188A5E" w14:textId="77777777" w:rsidR="00777E0B" w:rsidRPr="001A3213" w:rsidRDefault="00777E0B" w:rsidP="001A3213">
      <w:pPr>
        <w:pStyle w:val="ListBullet"/>
        <w:ind w:left="357" w:hanging="357"/>
      </w:pPr>
      <w:r>
        <w:t>Fit-to-platform philosophy</w:t>
      </w:r>
    </w:p>
    <w:p w14:paraId="6C813F04" w14:textId="77777777" w:rsidR="00777E0B" w:rsidRPr="001A3213" w:rsidRDefault="00777E0B" w:rsidP="001A3213">
      <w:pPr>
        <w:pStyle w:val="ListBullet2"/>
      </w:pPr>
      <w:r>
        <w:t>We adhere to the fit-to-platform philosophy, which emphasizes aligning business processes with the capabilities of the platform </w:t>
      </w:r>
    </w:p>
    <w:p w14:paraId="355B7ADC" w14:textId="77777777" w:rsidR="00777E0B" w:rsidRPr="001A3213" w:rsidRDefault="00777E0B" w:rsidP="001A3213">
      <w:pPr>
        <w:pStyle w:val="ListBullet2"/>
      </w:pPr>
      <w:r>
        <w:t>Review and refine the solution so that it remains aligned with business objectives and industry standards </w:t>
      </w:r>
    </w:p>
    <w:p w14:paraId="11850DE3" w14:textId="77777777" w:rsidR="00777E0B" w:rsidRPr="001A3213" w:rsidRDefault="00777E0B" w:rsidP="001A3213">
      <w:pPr>
        <w:pStyle w:val="ListBullet2"/>
      </w:pPr>
      <w:r>
        <w:t xml:space="preserve">Implement a governance framework to manage and control customizations, validating that they are justified and add significant value </w:t>
      </w:r>
    </w:p>
    <w:p w14:paraId="38726747" w14:textId="77777777" w:rsidR="00777E0B" w:rsidRPr="001A3213" w:rsidRDefault="00777E0B" w:rsidP="001A3213">
      <w:pPr>
        <w:pStyle w:val="ListBullet"/>
        <w:ind w:left="357" w:hanging="357"/>
      </w:pPr>
      <w:r>
        <w:t>Usage of modern Integration and Extension technologies</w:t>
      </w:r>
    </w:p>
    <w:p w14:paraId="17F0CFE9" w14:textId="77777777" w:rsidR="00777E0B" w:rsidRPr="001A3213" w:rsidRDefault="00777E0B" w:rsidP="001A3213">
      <w:pPr>
        <w:pStyle w:val="ListBullet2"/>
      </w:pPr>
      <w:r>
        <w:t>Use API-based and event-based approach for integrations</w:t>
      </w:r>
    </w:p>
    <w:p w14:paraId="0C64CB34" w14:textId="77777777" w:rsidR="00777E0B" w:rsidRPr="001A3213" w:rsidRDefault="00777E0B" w:rsidP="001A3213">
      <w:pPr>
        <w:pStyle w:val="ListBullet2"/>
      </w:pPr>
      <w:r>
        <w:t>Use In-app or key user extensibility for S/4 HANA extensions</w:t>
      </w:r>
    </w:p>
    <w:p w14:paraId="79CFFC96" w14:textId="77777777" w:rsidR="00321F91" w:rsidRPr="001A3213" w:rsidRDefault="00777E0B" w:rsidP="001A3213">
      <w:pPr>
        <w:pStyle w:val="ListBullet2"/>
      </w:pPr>
      <w:r>
        <w:t>Develop customer extensions in a side-by-side approach using SAP BTP as applicable.</w:t>
      </w:r>
    </w:p>
    <w:p w14:paraId="5F28CFAB" w14:textId="139297A3" w:rsidR="00A267EC" w:rsidRPr="001A3213" w:rsidRDefault="00777E0B" w:rsidP="001A3213">
      <w:pPr>
        <w:pStyle w:val="ListBullet2"/>
      </w:pPr>
      <w:r>
        <w:t>Use of patterns to drive standardization and reusability</w:t>
      </w:r>
    </w:p>
    <w:p w14:paraId="5374176D" w14:textId="77777777" w:rsidR="00820C99" w:rsidRPr="00F77C7D" w:rsidRDefault="00820C99" w:rsidP="001A3213">
      <w:pPr>
        <w:pStyle w:val="ListBullet"/>
        <w:ind w:left="357" w:hanging="357"/>
      </w:pPr>
      <w:r>
        <w:t xml:space="preserve">Collaboration with SAP Services and Product teams</w:t>
      </w:r>
    </w:p>
    <w:p w14:paraId="27B39C59" w14:textId="77777777" w:rsidR="00820C99" w:rsidRPr="00F77C7D" w:rsidRDefault="00820C99" w:rsidP="001A3213">
      <w:pPr>
        <w:pStyle w:val="ListBullet2"/>
        <w:rPr>
          <w:lang w:val="en-GB"/>
        </w:rPr>
      </w:pPr>
      <w:r>
        <w:rPr>
          <w:lang w:val="en-GB"/>
        </w:rPr>
        <w:t xml:space="preserve">Establish a well-governed framework </w:t>
      </w:r>
      <w:r>
        <w:rPr>
          <w:bCs/>
          <w:lang w:val="en-GB"/>
        </w:rPr>
        <w:t xml:space="preserve">or an </w:t>
      </w:r>
      <w:r>
        <w:rPr>
          <w:b/>
          <w:lang w:val="en-GB"/>
        </w:rPr>
        <w:t>Architecture Governance Board</w:t>
      </w:r>
      <w:r>
        <w:rPr>
          <w:lang w:val="en-GB"/>
        </w:rPr>
        <w:t xml:space="preserve">, to scrutinize any needs for SAP enhancement</w:t>
      </w:r>
      <w:r>
        <w:rPr>
          <w:bCs/>
          <w:lang w:val="en-GB"/>
        </w:rPr>
        <w:t xml:space="preserve"> except select case dictated by Project 3’s unique scenarios and to finalize the appropriate design decision using the detailed frameworks and decision matrix grounded clean core principles.</w:t>
      </w:r>
    </w:p>
    <w:p w14:paraId="3081BD74" w14:textId="77777777" w:rsidR="00820C99" w:rsidRPr="00F77C7D" w:rsidRDefault="00820C99" w:rsidP="001A3213">
      <w:pPr>
        <w:pStyle w:val="ListBullet2"/>
      </w:pPr>
      <w:r>
        <w:rPr>
          <w:lang w:val="en-GB"/>
        </w:rPr>
        <w:t xml:space="preserve">Engage closely with SAP to address and resolve critical enhancements that may be currently absent in the product but considered essential</w:t>
      </w:r>
      <w:r>
        <w:t> </w:t>
      </w:r>
    </w:p>
    <w:p w14:paraId="7C4DCAAD" w14:textId="77777777" w:rsidR="00820C99" w:rsidRPr="00F77C7D" w:rsidRDefault="00820C99" w:rsidP="001A3213">
      <w:pPr>
        <w:pStyle w:val="ListBullet2"/>
      </w:pPr>
      <w:r>
        <w:t>Analyze results of volume testing with the SAP and other vendor teams so that products related performance, integration issues are addressed by Project 3 vendors and SAP product/ services teams including MaxAttention, CAS Package delivery teams.</w:t>
      </w:r>
    </w:p>
    <w:p w14:paraId="4F655040" w14:textId="77777777" w:rsidR="00820C99" w:rsidRPr="00F77C7D" w:rsidRDefault="00820C99" w:rsidP="001A3213">
      <w:pPr>
        <w:pStyle w:val="ListBullet2"/>
        <w:rPr>
          <w:lang w:val="en-GB"/>
        </w:rPr>
      </w:pPr>
      <w:r>
        <w:rPr>
          <w:lang w:val="en-GB"/>
        </w:rPr>
        <w:t xml:space="preserve">Utilize our strong relationships with the product innovation team to prioritize and expedite the release of features relevant to Project 3.</w:t>
      </w:r>
    </w:p>
    <w:p w14:paraId="6BD1A369" w14:textId="751FCBEC" w:rsidR="008C6A4A" w:rsidRPr="001A3213" w:rsidRDefault="008C6A4A" w:rsidP="001A3213">
      <w:pPr>
        <w:rPr>
          <w:b/>
        </w:rPr>
      </w:pPr>
      <w:r>
        <w:rPr>
          <w:b/>
        </w:rPr>
        <w:t xml:space="preserve">Fiori / UX Implementation Approach</w:t>
      </w:r>
    </w:p>
    <w:p w14:paraId="012C332E" w14:textId="740EEAF7" w:rsidR="005300F6" w:rsidRPr="005300F6" w:rsidRDefault="005300F6" w:rsidP="001A3213">
      <w:r>
        <w:t xml:space="preserve">As part of Fiori/UX approach, we will identify both the must-have and new Fiori apps based on assessment outcomes. Working closely with Project 3 business and IT teams, we will refine and finalize the inventory of required applications and activate Fiori apps using Deloitte’s D-FACT tool. We will then partner with change management to address end-user training requirements. The Fiori Launchpad will serve as the single point of access for SAP applications.</w:t>
      </w:r>
    </w:p>
    <w:p w14:paraId="4730DC2C" w14:textId="4B41CAA4" w:rsidR="003E0EE8" w:rsidRPr="005300F6" w:rsidRDefault="007A7AAB" w:rsidP="001A3213">
      <w:r>
        <w:drawing>
          <wp:inline distT="0" distB="0" distL="0" distR="0" wp14:anchorId="3607D51D" wp14:editId="7301A461">
            <wp:extent cx="6548120" cy="1331375"/>
            <wp:effectExtent l="0" t="0" r="5080" b="2540"/>
            <wp:docPr id="7463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63904" name=""/>
                    <pic:cNvPicPr/>
                  </pic:nvPicPr>
                  <pic:blipFill>
                    <a:blip r:embed="rId34"/>
                    <a:stretch>
                      <a:fillRect/>
                    </a:stretch>
                  </pic:blipFill>
                  <pic:spPr>
                    <a:xfrm>
                      <a:off x="0" y="0"/>
                      <a:ext cx="6587744" cy="1339432"/>
                    </a:xfrm>
                    <a:prstGeom prst="rect">
                      <a:avLst/>
                    </a:prstGeom>
                  </pic:spPr>
                </pic:pic>
              </a:graphicData>
            </a:graphic>
          </wp:inline>
        </w:drawing>
      </w:r>
    </w:p>
    <w:p w14:paraId="6D542653" w14:textId="77777777" w:rsidR="008C6A4A" w:rsidRDefault="008C6A4A" w:rsidP="001A3213"/>
    <w:p w14:paraId="490D0C2D" w14:textId="60C7E036" w:rsidR="00A74160" w:rsidRPr="001A3213" w:rsidRDefault="00A74160" w:rsidP="001A3213">
      <w:pPr>
        <w:rPr>
          <w:b/>
        </w:rPr>
      </w:pPr>
      <w:r>
        <w:rPr>
          <w:b/>
        </w:rPr>
        <w:t>Integration Approach</w:t>
      </w:r>
    </w:p>
    <w:p w14:paraId="3B4781BF" w14:textId="04FBF454" w:rsidR="00A74160" w:rsidRPr="00F372E6" w:rsidRDefault="007942BA" w:rsidP="001A3213">
      <w:r>
        <w:t xml:space="preserve">Deloitte brings extensive experience implementing SAP S/4HANA solutions for energy and utilities organizations across the United States and around the globe. Our integration methodology is customized for each client, ensuring alignment with their enterprise vision, innovation roadmap, existing technology landscape, available resources, and specific business requirements. We focus on delivering integration architectures that support critical operational objectives, including high system availability, the ability to process </w:t>
        <w:drawing>
          <wp:anchor distT="0" distB="0" distL="114300" distR="114300" simplePos="0" relativeHeight="251658251" behindDoc="0" locked="0" layoutInCell="1" allowOverlap="1" wp14:anchorId="5DA8A7E1" wp14:editId="784BEB7E">
            <wp:simplePos x="0" y="0"/>
            <wp:positionH relativeFrom="column">
              <wp:posOffset>2691386</wp:posOffset>
            </wp:positionH>
            <wp:positionV relativeFrom="paragraph">
              <wp:posOffset>359095</wp:posOffset>
            </wp:positionV>
            <wp:extent cx="3571875" cy="3640455"/>
            <wp:effectExtent l="0" t="0" r="0" b="4445"/>
            <wp:wrapSquare wrapText="bothSides"/>
            <wp:docPr id="77629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90537" name=""/>
                    <pic:cNvPicPr/>
                  </pic:nvPicPr>
                  <pic:blipFill>
                    <a:blip r:embed="rId35">
                      <a:extLst>
                        <a:ext uri="{28A0092B-C50C-407E-A947-70E740481C1C}">
                          <a14:useLocalDpi xmlns:a14="http://schemas.microsoft.com/office/drawing/2010/main" val="0"/>
                        </a:ext>
                      </a:extLst>
                    </a:blip>
                    <a:stretch>
                      <a:fillRect/>
                    </a:stretch>
                  </pic:blipFill>
                  <pic:spPr>
                    <a:xfrm>
                      <a:off x="0" y="0"/>
                      <a:ext cx="3571875" cy="3640455"/>
                    </a:xfrm>
                    <a:prstGeom prst="rect">
                      <a:avLst/>
                    </a:prstGeom>
                  </pic:spPr>
                </pic:pic>
              </a:graphicData>
            </a:graphic>
            <wp14:sizeRelH relativeFrom="page">
              <wp14:pctWidth>0</wp14:pctWidth>
            </wp14:sizeRelH>
            <wp14:sizeRelV relativeFrom="page">
              <wp14:pctHeight>0</wp14:pctHeight>
            </wp14:sizeRelV>
          </wp:anchor>
        </w:drawing>
        <w:t>large transaction volumes, and adherence to leading security standards</w:t>
      </w:r>
    </w:p>
    <w:p w14:paraId="70A8416D" w14:textId="1284A007" w:rsidR="007942BA" w:rsidRPr="00F372E6" w:rsidRDefault="00DC455F" w:rsidP="001A3213">
      <w:r>
        <w:t>Our approach is designed to create a robust, scalable, and future-ready integration environment that supports both current business needs and adoption of emerging SAP capabilities.</w:t>
      </w:r>
    </w:p>
    <w:p w14:paraId="6FBD3882" w14:textId="75148A1F" w:rsidR="008F02E8" w:rsidRPr="008F02E8" w:rsidRDefault="008F02E8" w:rsidP="001A3213">
      <w:pPr>
        <w:pStyle w:val="ListBullet"/>
      </w:pPr>
      <w:r>
        <w:t>Deloitte brings a modern, AI-enabled integration approach that applies the right patterns, tools, and delivery methods to accelerate scalable, consistent outcomes with Project 3. Our principle-led, platform-agnostic approach enables selection of the right patterns and technologies for each use case while maintaining flexibility and reuse.</w:t>
      </w:r>
    </w:p>
    <w:p w14:paraId="612CB392" w14:textId="77777777" w:rsidR="00DA26E0" w:rsidRPr="00F372E6" w:rsidRDefault="00DA26E0" w:rsidP="001A3213"/>
    <w:p w14:paraId="78A82894" w14:textId="77777777" w:rsidR="00BA7252" w:rsidRPr="00BA7252" w:rsidRDefault="00BA7252" w:rsidP="001A3213">
      <w:r>
        <w:t>Deloitte recommends a single, secure, and scalable integration layer to support end-to-end SAP S/4HANA EAM processes across ASE’s legacy and external applications. This approach avoids brittle point-to-point connections, enabling ASE to integrate consistently, accelerate connectivity, and govern integrations more effectively.</w:t>
      </w:r>
    </w:p>
    <w:p w14:paraId="674BB8EC" w14:textId="3ED394DB" w:rsidR="009D6904" w:rsidRPr="00BA7252" w:rsidRDefault="009D6904" w:rsidP="001A3213">
      <w:r>
        <w:t>Our proposed integration backbone is SAP BTP Integration Suite, using SAP Cloud Integration to orchestrate and standardize integrations across S/4HANA EAM, ASE on-premises applications, and third parties through clear interface specifications and data mappings. We will leverage SAP-delivered standard integration content such as prepackaged iFlows, connectors, APIs, and patterns where available to reduce custom build and accelerate delivery. Our methodology will also enforce consistent API governance, including versioning, policies, and throttling, while enabling API-led integration where applicable for third-party and digital channels. In addition, we will implement production-grade monitoring and operations with alerting, retries, standardized error handling, and controlled reprocessing to improve reliability.</w:t>
      </w:r>
    </w:p>
    <w:p w14:paraId="371C3417" w14:textId="642C7E4F" w:rsidR="00AD5761" w:rsidRPr="0000487F" w:rsidRDefault="00AD5761" w:rsidP="001A3213">
      <w:pPr>
        <w:rPr>
          <w:rFonts w:eastAsiaTheme="minorHAnsi"/>
          <w:shd w:val="clear" w:color="auto" w:fill="FFFFFF"/>
        </w:rPr>
      </w:pPr>
      <w:r>
        <w:rPr>
          <w:rFonts w:eastAsiaTheme="minorHAnsi"/>
          <w:shd w:val="clear" w:color="auto" w:fill="FFFFFF"/>
        </w:rPr>
        <w:t xml:space="preserve">Deloitte brings deep, proven experience tailoring SAP BTP Integration Suite, including Cloud Integration, to address custom integration requirements across SAP and non-SAP utility ecosystems. Our delivery approach starts by aligning on business outcomes and non-functional requirements such as real-time versus batch processing, volumes, security and PII, and resiliency. We then select the right integration patterns and implement reusable CPI iFlows with standardized transformation, routing, error handling, and monitoring helping ensure the solution is scalable, supportable, and audit-ready in production.</w:t>
      </w:r>
    </w:p>
    <w:p w14:paraId="5007204F" w14:textId="77777777" w:rsidR="00AD5761" w:rsidRPr="001A3213" w:rsidRDefault="00AD5761" w:rsidP="001A3213">
      <w:pPr>
        <w:rPr>
          <w:b/>
        </w:rPr>
      </w:pPr>
      <w:r>
        <w:rPr>
          <w:b/>
        </w:rPr>
        <w:t>Methodology</w:t>
      </w:r>
    </w:p>
    <w:p w14:paraId="3C6F5B41" w14:textId="77777777" w:rsidR="00AD5761" w:rsidRPr="00AD5761" w:rsidRDefault="00AD5761" w:rsidP="001A3213">
      <w:pPr>
        <w:pStyle w:val="ListBullet"/>
        <w:ind w:left="357" w:hanging="357"/>
      </w:pPr>
      <w:r>
        <w:t>Confirm outcomes and non-functional requirements: real-time vs. batch, volumes, security/PII, resiliency, and SLAs</w:t>
      </w:r>
    </w:p>
    <w:p w14:paraId="170C9D50" w14:textId="77777777" w:rsidR="00AD5761" w:rsidRPr="00AD5761" w:rsidRDefault="00AD5761" w:rsidP="001A3213">
      <w:pPr>
        <w:pStyle w:val="ListBullet"/>
        <w:ind w:left="357" w:hanging="357"/>
      </w:pPr>
      <w:r>
        <w:t>Design integration patterns: APIs, events, files, orchestration vs. point-to-point, and data standards</w:t>
      </w:r>
    </w:p>
    <w:p w14:paraId="59FBD197" w14:textId="77777777" w:rsidR="00AD5761" w:rsidRPr="00AD5761" w:rsidRDefault="00AD5761" w:rsidP="001A3213">
      <w:pPr>
        <w:pStyle w:val="ListBullet"/>
        <w:ind w:left="357" w:hanging="357"/>
      </w:pPr>
      <w:r>
        <w:t>Build reusable CPI iFlows: connectors/adapters, mappings and transformations, routing, and enrichment</w:t>
      </w:r>
    </w:p>
    <w:p w14:paraId="2CA46B4B" w14:textId="77777777" w:rsidR="00AD5761" w:rsidRPr="00AD5761" w:rsidRDefault="00AD5761" w:rsidP="001A3213">
      <w:pPr>
        <w:pStyle w:val="ListBullet"/>
        <w:ind w:left="357" w:hanging="357"/>
      </w:pPr>
      <w:r>
        <w:t>Harden for production: standardized error handling, retries, idempotency, reprocessing, and logging</w:t>
      </w:r>
    </w:p>
    <w:p w14:paraId="3AB4E321" w14:textId="77777777" w:rsidR="00AD5761" w:rsidRDefault="00AD5761" w:rsidP="001A3213">
      <w:pPr>
        <w:pStyle w:val="ListBullet"/>
        <w:ind w:left="357" w:hanging="357"/>
      </w:pPr>
      <w:r>
        <w:t>Monitor and operate alerts: dashboards, runbooks, and ongoing optimization</w:t>
      </w:r>
    </w:p>
    <w:p w14:paraId="087963DA" w14:textId="77777777" w:rsidR="0000487F" w:rsidRDefault="0000487F" w:rsidP="001A3213"/>
    <w:p w14:paraId="61DCC325" w14:textId="555F78DB" w:rsidR="00AD5761" w:rsidRPr="00F372E6" w:rsidRDefault="0000487F" w:rsidP="001A3213">
      <w:r>
        <w:t>Deloittes integration design and development will adopt following integration methods, prioritized by best practice and future readiness.</w:t>
      </w:r>
    </w:p>
    <w:tbl>
      <w:tblPr>
        <w:tblStyle w:val="Deloittetable10"/>
        <w:tblpPr w:leftFromText="180" w:rightFromText="180" w:vertAnchor="text" w:horzAnchor="margin" w:tblpY="129"/>
        <w:tblW w:w="5000" w:type="pct"/>
        <w:tblInd w:w="0" w:type="dxa"/>
        <w:tblBorders>
          <w:top w:val="none" w:sz="0" w:space="0" w:color="auto"/>
          <w:bottom w:val="single" w:sz="4" w:space="0" w:color="D1D1D1" w:themeColor="background2" w:themeShade="E6"/>
          <w:insideH w:val="single" w:sz="4" w:space="0" w:color="D1D1D1" w:themeColor="background2" w:themeShade="E6"/>
        </w:tblBorders>
        <w:tblLook w:val="0420" w:firstRow="1" w:lastRow="0" w:firstColumn="0" w:lastColumn="0" w:noHBand="0" w:noVBand="1"/>
      </w:tblPr>
      <w:tblGrid>
        <w:gridCol w:w="1726"/>
        <w:gridCol w:w="8354"/>
      </w:tblGrid>
      <w:tr w:rsidR="00F11DD5" w:rsidRPr="00F372E6" w14:paraId="4FB14DB6" w14:textId="77777777" w:rsidTr="001A3213">
        <w:trPr>
          <w:cnfStyle w:val="100000000000" w:firstRow="1" w:lastRow="0" w:firstColumn="0" w:lastColumn="0" w:oddVBand="0" w:evenVBand="0" w:oddHBand="0" w:evenHBand="0" w:firstRowFirstColumn="0" w:firstRowLastColumn="0" w:lastRowFirstColumn="0" w:lastRowLastColumn="0"/>
          <w:trHeight w:val="17"/>
          <w:tblHeader/>
        </w:trPr>
        <w:tc>
          <w:tcPr>
            <w:tcW w:w="856" w:type="pct"/>
            <w:shd w:val="clear" w:color="auto" w:fill="4EA72E" w:themeFill="accent6"/>
          </w:tcPr>
          <w:p w14:paraId="074940F2" w14:textId="77777777" w:rsidR="00F11DD5" w:rsidRPr="00F372E6" w:rsidRDefault="00F11DD5" w:rsidP="001A3213">
            <w:pPr>
              <w:pStyle w:val="Tabletitle"/>
              <w:rPr>
                <w:rFonts w:asciiTheme="minorHAnsi" w:eastAsia="Aptos" w:hAnsiTheme="minorHAnsi"/>
                <w:b w:val="0"/>
                <w:color w:val="43B02A"/>
              </w:rPr>
            </w:pPr>
            <w:r>
              <w:t>Type</w:t>
            </w:r>
          </w:p>
        </w:tc>
        <w:tc>
          <w:tcPr>
            <w:tcW w:w="4144" w:type="pct"/>
            <w:shd w:val="clear" w:color="auto" w:fill="4EA72E" w:themeFill="accent6"/>
          </w:tcPr>
          <w:p w14:paraId="204D4734" w14:textId="77777777" w:rsidR="00F11DD5" w:rsidRPr="00F372E6" w:rsidRDefault="00F11DD5" w:rsidP="001A3213">
            <w:pPr>
              <w:pStyle w:val="Tabletitle"/>
              <w:rPr>
                <w:rFonts w:asciiTheme="minorHAnsi" w:eastAsia="Aptos" w:hAnsiTheme="minorHAnsi"/>
                <w:b w:val="0"/>
                <w:color w:val="43B02A"/>
              </w:rPr>
            </w:pPr>
            <w:r>
              <w:t xml:space="preserve">Description </w:t>
            </w:r>
          </w:p>
        </w:tc>
      </w:tr>
      <w:tr w:rsidR="00F11DD5" w:rsidRPr="00F372E6" w14:paraId="2FC6D1D8" w14:textId="77777777" w:rsidTr="001A3213">
        <w:trPr>
          <w:trHeight w:val="17"/>
        </w:trPr>
        <w:tc>
          <w:tcPr>
            <w:tcW w:w="856" w:type="pct"/>
          </w:tcPr>
          <w:p w14:paraId="5FFF2551" w14:textId="77777777" w:rsidR="00F11DD5" w:rsidRPr="00F372E6" w:rsidRDefault="00F11DD5" w:rsidP="001A3213">
            <w:pPr>
              <w:pStyle w:val="Tabletextbold"/>
              <w:rPr>
                <w:rFonts w:asciiTheme="minorHAnsi" w:eastAsia="Aptos" w:hAnsiTheme="minorHAnsi"/>
                <w:b w:val="0"/>
              </w:rPr>
            </w:pPr>
            <w:r>
              <w:t xml:space="preserve">Standard SAP Integration Content </w:t>
            </w:r>
          </w:p>
        </w:tc>
        <w:tc>
          <w:tcPr>
            <w:tcW w:w="4144" w:type="pct"/>
          </w:tcPr>
          <w:p w14:paraId="5A478B56" w14:textId="77777777" w:rsidR="00F11DD5" w:rsidRPr="008E38FF" w:rsidRDefault="00F11DD5" w:rsidP="008E38FF">
            <w:pPr>
              <w:pStyle w:val="Tabletext"/>
            </w:pPr>
            <w:r>
              <w:t>Leverage SAP’s native, out-of-the-box integration content wherever possible. This includes pre-delivered content for SuccessFactors, Service cloud and several other solutions.</w:t>
            </w:r>
          </w:p>
          <w:p w14:paraId="05B94633" w14:textId="77777777" w:rsidR="00F11DD5" w:rsidRPr="008E38FF" w:rsidRDefault="00F11DD5" w:rsidP="008E38FF">
            <w:pPr>
              <w:pStyle w:val="Tabletext"/>
            </w:pPr>
            <w:r>
              <w:t>Benefits: Standard content accelerates implementation, ensures compatibility with SAP’s roadmap, and reduces maintenance overhead.</w:t>
            </w:r>
          </w:p>
        </w:tc>
      </w:tr>
      <w:tr w:rsidR="00F11DD5" w:rsidRPr="00F372E6" w14:paraId="57AC61BB" w14:textId="77777777" w:rsidTr="001A3213">
        <w:trPr>
          <w:trHeight w:val="17"/>
        </w:trPr>
        <w:tc>
          <w:tcPr>
            <w:tcW w:w="856" w:type="pct"/>
          </w:tcPr>
          <w:p w14:paraId="796D1199" w14:textId="77777777" w:rsidR="00F11DD5" w:rsidRPr="00F372E6" w:rsidRDefault="00F11DD5" w:rsidP="001A3213">
            <w:pPr>
              <w:pStyle w:val="Tabletextbold"/>
              <w:rPr>
                <w:rFonts w:asciiTheme="minorHAnsi" w:eastAsia="Aptos" w:hAnsiTheme="minorHAnsi"/>
                <w:b w:val="0"/>
              </w:rPr>
            </w:pPr>
            <w:r>
              <w:t xml:space="preserve">Application Programming Interface (API) </w:t>
            </w:r>
          </w:p>
        </w:tc>
        <w:tc>
          <w:tcPr>
            <w:tcW w:w="4144" w:type="pct"/>
          </w:tcPr>
          <w:p w14:paraId="68491B62" w14:textId="77777777" w:rsidR="00F11DD5" w:rsidRPr="008E38FF" w:rsidRDefault="00F11DD5" w:rsidP="008E38FF">
            <w:pPr>
              <w:pStyle w:val="Tabletext"/>
            </w:pPr>
            <w:r>
              <w:t>Prioritize the use of standard, whitelisted APIs published in the SAP API Hub for all integration requirements. Where necessary, extend these APIs using SAP’s “clean core” principles, leveraging both in-app and side-by-side extensibility options. In direct migration scenarios, we will try to reuse existing ABAP proxy code after code remediation.</w:t>
            </w:r>
          </w:p>
        </w:tc>
      </w:tr>
      <w:tr w:rsidR="00F11DD5" w:rsidRPr="00F372E6" w14:paraId="7BBD16F2" w14:textId="77777777" w:rsidTr="001A3213">
        <w:trPr>
          <w:trHeight w:val="17"/>
        </w:trPr>
        <w:tc>
          <w:tcPr>
            <w:tcW w:w="856" w:type="pct"/>
          </w:tcPr>
          <w:p w14:paraId="0B2E28B1" w14:textId="77777777" w:rsidR="00F11DD5" w:rsidRPr="00F372E6" w:rsidRDefault="00F11DD5" w:rsidP="001A3213">
            <w:pPr>
              <w:pStyle w:val="Tabletextbold"/>
              <w:rPr>
                <w:rFonts w:asciiTheme="minorHAnsi" w:eastAsia="Aptos" w:hAnsiTheme="minorHAnsi"/>
                <w:b w:val="0"/>
              </w:rPr>
            </w:pPr>
            <w:r>
              <w:t>SAP Events</w:t>
            </w:r>
          </w:p>
        </w:tc>
        <w:tc>
          <w:tcPr>
            <w:tcW w:w="4144" w:type="pct"/>
          </w:tcPr>
          <w:p w14:paraId="04DBB50B" w14:textId="77777777" w:rsidR="00F11DD5" w:rsidRPr="008E38FF" w:rsidRDefault="00F11DD5" w:rsidP="008E38FF">
            <w:pPr>
              <w:pStyle w:val="Tabletext"/>
            </w:pPr>
            <w:r>
              <w:t>Where real-time, event-driven integration is required, leverage SAP’s standard event framework (or leverage ASAPIO add-on for custom events) to enable asynchronous event-driven communication. This approach supports scalable, decoupled architectures and enhances responsiveness across business processes.</w:t>
            </w:r>
          </w:p>
        </w:tc>
      </w:tr>
      <w:tr w:rsidR="00F11DD5" w:rsidRPr="00F372E6" w14:paraId="55BC7A08" w14:textId="77777777" w:rsidTr="001A3213">
        <w:trPr>
          <w:trHeight w:val="17"/>
        </w:trPr>
        <w:tc>
          <w:tcPr>
            <w:tcW w:w="856" w:type="pct"/>
          </w:tcPr>
          <w:p w14:paraId="20264BB6" w14:textId="77777777" w:rsidR="00F11DD5" w:rsidRPr="00F372E6" w:rsidRDefault="00F11DD5" w:rsidP="001A3213">
            <w:pPr>
              <w:pStyle w:val="Tabletextbold"/>
            </w:pPr>
            <w:r>
              <w:rPr>
                <w:rFonts w:eastAsia="PMingLiU"/>
                <w:szCs w:val="18"/>
              </w:rPr>
              <w:t>IDOCs</w:t>
            </w:r>
          </w:p>
        </w:tc>
        <w:tc>
          <w:tcPr>
            <w:tcW w:w="4144" w:type="pct"/>
          </w:tcPr>
          <w:p w14:paraId="78333A17" w14:textId="77777777" w:rsidR="00F11DD5" w:rsidRPr="008E38FF" w:rsidRDefault="00F11DD5" w:rsidP="008E38FF">
            <w:pPr>
              <w:pStyle w:val="Tabletext"/>
            </w:pPr>
            <w:r>
              <w:t>IDocs remain a preferred approach for certain scenarios, such as EDI integrations. SAP S/4HANA also provides a robust, out-of-the-box framework for IDoc monitoring and reprocessing.</w:t>
            </w:r>
          </w:p>
          <w:p w14:paraId="60486E4D" w14:textId="77777777" w:rsidR="00F11DD5" w:rsidRPr="008E38FF" w:rsidRDefault="00F11DD5" w:rsidP="008E38FF">
            <w:pPr>
              <w:pStyle w:val="Tabletext"/>
            </w:pPr>
            <w:r>
              <w:t>Best Practice: We recommend using only future-ready, cloud-compatible IDocs and avoiding complex customizations. This ensures alignment with SAP’s strategic direction and simplifies ongoing support.</w:t>
            </w:r>
          </w:p>
        </w:tc>
      </w:tr>
      <w:tr w:rsidR="00F11DD5" w:rsidRPr="00F372E6" w14:paraId="2B66122E" w14:textId="77777777" w:rsidTr="001A3213">
        <w:trPr>
          <w:trHeight w:val="17"/>
        </w:trPr>
        <w:tc>
          <w:tcPr>
            <w:tcW w:w="856" w:type="pct"/>
          </w:tcPr>
          <w:p w14:paraId="3AA25AA0" w14:textId="77777777" w:rsidR="00F11DD5" w:rsidRPr="00F372E6" w:rsidRDefault="00F11DD5" w:rsidP="001A3213">
            <w:pPr>
              <w:pStyle w:val="Tabletextbold"/>
              <w:rPr>
                <w:rFonts w:asciiTheme="minorHAnsi" w:eastAsia="Aptos" w:hAnsiTheme="minorHAnsi"/>
                <w:b w:val="0"/>
              </w:rPr>
            </w:pPr>
            <w:r>
              <w:t xml:space="preserve">File based integration </w:t>
            </w:r>
          </w:p>
        </w:tc>
        <w:tc>
          <w:tcPr>
            <w:tcW w:w="4144" w:type="pct"/>
          </w:tcPr>
          <w:p w14:paraId="017B7E2D" w14:textId="77777777" w:rsidR="00F11DD5" w:rsidRPr="008E38FF" w:rsidRDefault="00F11DD5" w:rsidP="008E38FF">
            <w:pPr>
              <w:pStyle w:val="Tabletext"/>
            </w:pPr>
            <w:r>
              <w:t>File-based integration should be reserved and approved for exception cases, such as when standard SAP programs require or generate specific file formats (for e.g. XML and BAI formats for banks) when handling confidential files with sensitive PII data, or for high-volume, full-load data exchanges between on-premise systems.</w:t>
            </w:r>
          </w:p>
          <w:p w14:paraId="79A433D9" w14:textId="77777777" w:rsidR="00F11DD5" w:rsidRPr="008E38FF" w:rsidRDefault="00F11DD5" w:rsidP="008E38FF">
            <w:pPr>
              <w:pStyle w:val="Tabletext"/>
            </w:pPr>
            <w:r>
              <w:t>These integrations should follow an asynchronous pattern, and comprehensive stress and performance testing must be conducted. Our team has extensive experience designing such solutions, often combining file-based methods with an API-first approach to maintain a clean core.</w:t>
            </w:r>
          </w:p>
        </w:tc>
      </w:tr>
    </w:tbl>
    <w:p w14:paraId="56D90326" w14:textId="77777777" w:rsidR="002C0382" w:rsidRDefault="002C0382">
      <w:pPr>
        <w:spacing w:after="160" w:line="278" w:lineRule="auto"/>
        <w:rPr>
          <w:rFonts w:eastAsiaTheme="minorEastAsia"/>
          <w:b/>
        </w:rPr>
      </w:pPr>
      <w:r>
        <w:rPr>
          <w:rFonts w:eastAsiaTheme="minorEastAsia"/>
          <w:b/>
        </w:rPr>
        <w:br w:type="page"/>
      </w:r>
    </w:p>
    <w:p w14:paraId="0DB5F772" w14:textId="6B1A5B13" w:rsidR="00F96C4A" w:rsidRPr="00BC5945" w:rsidRDefault="00F96C4A" w:rsidP="00F96C4A">
      <w:pPr>
        <w:rPr>
          <w:rFonts w:eastAsiaTheme="minorEastAsia"/>
          <w:b/>
        </w:rPr>
      </w:pPr>
      <w:r>
        <w:rPr>
          <w:rFonts w:eastAsiaTheme="minorEastAsia"/>
          <w:b/>
        </w:rPr>
        <w:t>High volume and critical interfaces:</w:t>
      </w:r>
    </w:p>
    <w:p w14:paraId="2FE718EB" w14:textId="2DBED9CA" w:rsidR="00F96C4A" w:rsidRPr="00F96C4A" w:rsidRDefault="00F96C4A" w:rsidP="00F96C4A">
      <w:pPr>
        <w:rPr>
          <w:rFonts w:eastAsiaTheme="minorEastAsia"/>
        </w:rPr>
      </w:pPr>
      <w:r>
        <w:rPr>
          <w:rFonts w:eastAsiaTheme="minorEastAsia"/>
        </w:rPr>
        <w:t>With our extensive experience in utility area, the most difficult challenge is designing the approach for High Volume Interfaces in SAP Cloud Integration:</w:t>
      </w:r>
    </w:p>
    <w:tbl>
      <w:tblPr>
        <w:tblStyle w:val="Deloittetable"/>
        <w:tblW w:w="5000" w:type="pct"/>
        <w:tblInd w:w="0" w:type="dxa"/>
        <w:tblBorders>
          <w:top w:val="none" w:sz="0" w:space="0" w:color="auto"/>
          <w:bottom w:val="single" w:sz="4" w:space="0" w:color="D1D1D1" w:themeColor="background2" w:themeShade="E6"/>
          <w:insideH w:val="single" w:sz="4" w:space="0" w:color="D1D1D1" w:themeColor="background2" w:themeShade="E6"/>
        </w:tblBorders>
        <w:tblLook w:val="0420" w:firstRow="1" w:lastRow="0" w:firstColumn="0" w:lastColumn="0" w:noHBand="0" w:noVBand="1"/>
      </w:tblPr>
      <w:tblGrid>
        <w:gridCol w:w="1891"/>
        <w:gridCol w:w="8189"/>
      </w:tblGrid>
      <w:tr w:rsidR="00F96C4A" w:rsidRPr="00F96C4A" w14:paraId="026B9985" w14:textId="77777777" w:rsidTr="00BC5945">
        <w:trPr>
          <w:cnfStyle w:val="100000000000" w:firstRow="1" w:lastRow="0" w:firstColumn="0" w:lastColumn="0" w:oddVBand="0" w:evenVBand="0" w:oddHBand="0" w:evenHBand="0" w:firstRowFirstColumn="0" w:firstRowLastColumn="0" w:lastRowFirstColumn="0" w:lastRowLastColumn="0"/>
          <w:trHeight w:val="20"/>
          <w:tblHeader/>
        </w:trPr>
        <w:tc>
          <w:tcPr>
            <w:tcW w:w="938" w:type="pct"/>
            <w:shd w:val="clear" w:color="auto" w:fill="4EA72E" w:themeFill="accent6"/>
          </w:tcPr>
          <w:p w14:paraId="4FB3BC06" w14:textId="77777777" w:rsidR="00F96C4A" w:rsidRPr="00BC5945" w:rsidRDefault="00F96C4A">
            <w:pPr>
              <w:pStyle w:val="Tabletitle"/>
            </w:pPr>
            <w:r>
              <w:t xml:space="preserve">Approach/Technique </w:t>
            </w:r>
          </w:p>
        </w:tc>
        <w:tc>
          <w:tcPr>
            <w:tcW w:w="4062" w:type="pct"/>
            <w:shd w:val="clear" w:color="auto" w:fill="4EA72E" w:themeFill="accent6"/>
          </w:tcPr>
          <w:p w14:paraId="3D41050D" w14:textId="77777777" w:rsidR="00F96C4A" w:rsidRPr="00BC5945" w:rsidRDefault="00F96C4A">
            <w:pPr>
              <w:pStyle w:val="Tabletitle"/>
            </w:pPr>
            <w:r>
              <w:t xml:space="preserve">Description / Best Practice </w:t>
            </w:r>
          </w:p>
        </w:tc>
      </w:tr>
      <w:tr w:rsidR="00F96C4A" w:rsidRPr="00F96C4A" w14:paraId="60F6FB77" w14:textId="77777777" w:rsidTr="00BC5945">
        <w:trPr>
          <w:trHeight w:val="20"/>
        </w:trPr>
        <w:tc>
          <w:tcPr>
            <w:tcW w:w="938" w:type="pct"/>
          </w:tcPr>
          <w:p w14:paraId="74ED35F7" w14:textId="77777777" w:rsidR="00F96C4A" w:rsidRPr="00F96C4A" w:rsidRDefault="00F96C4A">
            <w:pPr>
              <w:pStyle w:val="Tabletextbold"/>
            </w:pPr>
            <w:r>
              <w:t xml:space="preserve">Parallel Processing </w:t>
            </w:r>
          </w:p>
        </w:tc>
        <w:tc>
          <w:tcPr>
            <w:tcW w:w="4062" w:type="pct"/>
          </w:tcPr>
          <w:p w14:paraId="4B3C3CD8" w14:textId="77777777" w:rsidR="00F96C4A" w:rsidRPr="00F96C4A" w:rsidRDefault="00F96C4A">
            <w:pPr>
              <w:pStyle w:val="Tabletext"/>
            </w:pPr>
            <w:r>
              <w:t xml:space="preserve">Enable parallelization in iFlows to process multiple messages simultaneously, improving throughput. </w:t>
            </w:r>
          </w:p>
        </w:tc>
      </w:tr>
      <w:tr w:rsidR="00F96C4A" w:rsidRPr="00F96C4A" w14:paraId="724E114A" w14:textId="77777777" w:rsidTr="00BC5945">
        <w:trPr>
          <w:trHeight w:val="20"/>
        </w:trPr>
        <w:tc>
          <w:tcPr>
            <w:tcW w:w="938" w:type="pct"/>
          </w:tcPr>
          <w:p w14:paraId="7E19EBA1" w14:textId="77777777" w:rsidR="00F96C4A" w:rsidRPr="00F96C4A" w:rsidRDefault="00F96C4A">
            <w:pPr>
              <w:pStyle w:val="Tabletextbold"/>
            </w:pPr>
            <w:r>
              <w:t xml:space="preserve">Message Splitting </w:t>
            </w:r>
          </w:p>
        </w:tc>
        <w:tc>
          <w:tcPr>
            <w:tcW w:w="4062" w:type="pct"/>
          </w:tcPr>
          <w:p w14:paraId="437172CE" w14:textId="77777777" w:rsidR="00F96C4A" w:rsidRPr="00F96C4A" w:rsidRDefault="00F96C4A">
            <w:pPr>
              <w:pStyle w:val="Tabletext"/>
            </w:pPr>
            <w:r>
              <w:t xml:space="preserve">Split large payloads into smaller chunks/messages for more efficient processing and reduced memory consumption. </w:t>
            </w:r>
          </w:p>
        </w:tc>
      </w:tr>
      <w:tr w:rsidR="00F96C4A" w:rsidRPr="00F96C4A" w14:paraId="503F21AE" w14:textId="77777777" w:rsidTr="00BC5945">
        <w:trPr>
          <w:trHeight w:val="20"/>
        </w:trPr>
        <w:tc>
          <w:tcPr>
            <w:tcW w:w="938" w:type="pct"/>
          </w:tcPr>
          <w:p w14:paraId="37FA3686" w14:textId="77777777" w:rsidR="00F96C4A" w:rsidRPr="00F96C4A" w:rsidRDefault="00F96C4A">
            <w:pPr>
              <w:pStyle w:val="Tabletextbold"/>
            </w:pPr>
            <w:r>
              <w:t xml:space="preserve">Asynchronous Processing </w:t>
            </w:r>
          </w:p>
        </w:tc>
        <w:tc>
          <w:tcPr>
            <w:tcW w:w="4062" w:type="pct"/>
          </w:tcPr>
          <w:p w14:paraId="150A893A" w14:textId="77777777" w:rsidR="00F96C4A" w:rsidRPr="00F96C4A" w:rsidRDefault="00F96C4A">
            <w:pPr>
              <w:pStyle w:val="Tabletext"/>
            </w:pPr>
            <w:r>
              <w:t xml:space="preserve">Use asynchronous patterns (e.g., data store, JMS queues) to decouple sender and receiver, allowing for better scaling. </w:t>
            </w:r>
          </w:p>
        </w:tc>
      </w:tr>
      <w:tr w:rsidR="00F96C4A" w:rsidRPr="00F96C4A" w14:paraId="33F5860C" w14:textId="77777777" w:rsidTr="00BC5945">
        <w:trPr>
          <w:trHeight w:val="20"/>
        </w:trPr>
        <w:tc>
          <w:tcPr>
            <w:tcW w:w="938" w:type="pct"/>
          </w:tcPr>
          <w:p w14:paraId="20FBDF1D" w14:textId="77777777" w:rsidR="00F96C4A" w:rsidRPr="00F96C4A" w:rsidRDefault="00F96C4A">
            <w:pPr>
              <w:pStyle w:val="Tabletextbold"/>
            </w:pPr>
            <w:r>
              <w:t xml:space="preserve">Batch Processing </w:t>
            </w:r>
          </w:p>
        </w:tc>
        <w:tc>
          <w:tcPr>
            <w:tcW w:w="4062" w:type="pct"/>
          </w:tcPr>
          <w:p w14:paraId="79AB1946" w14:textId="77777777" w:rsidR="00F96C4A" w:rsidRPr="00F96C4A" w:rsidRDefault="00F96C4A">
            <w:pPr>
              <w:pStyle w:val="Tabletext"/>
            </w:pPr>
            <w:r>
              <w:t xml:space="preserve">Group multiple records/messages into batches to reduce the number of calls and optimize resource usage. </w:t>
            </w:r>
          </w:p>
        </w:tc>
      </w:tr>
      <w:tr w:rsidR="00F96C4A" w:rsidRPr="00F96C4A" w14:paraId="6C3F70BD" w14:textId="77777777" w:rsidTr="00BC5945">
        <w:trPr>
          <w:trHeight w:val="20"/>
        </w:trPr>
        <w:tc>
          <w:tcPr>
            <w:tcW w:w="938" w:type="pct"/>
          </w:tcPr>
          <w:p w14:paraId="6D243853" w14:textId="77777777" w:rsidR="00F96C4A" w:rsidRPr="00F96C4A" w:rsidRDefault="00F96C4A">
            <w:pPr>
              <w:pStyle w:val="Tabletextbold"/>
            </w:pPr>
            <w:r>
              <w:t xml:space="preserve">Data Store / JMS Queues </w:t>
            </w:r>
          </w:p>
        </w:tc>
        <w:tc>
          <w:tcPr>
            <w:tcW w:w="4062" w:type="pct"/>
          </w:tcPr>
          <w:p w14:paraId="2191AA50" w14:textId="77777777" w:rsidR="00F96C4A" w:rsidRPr="00F96C4A" w:rsidRDefault="00F96C4A">
            <w:pPr>
              <w:pStyle w:val="Tabletext"/>
            </w:pPr>
            <w:r>
              <w:t xml:space="preserve">Leverage Data Store or JMS queues for buffering, retry, and decoupling high-volume message flows. </w:t>
            </w:r>
          </w:p>
        </w:tc>
      </w:tr>
      <w:tr w:rsidR="00F96C4A" w:rsidRPr="00F96C4A" w14:paraId="1582832C" w14:textId="77777777" w:rsidTr="00BC5945">
        <w:trPr>
          <w:trHeight w:val="20"/>
        </w:trPr>
        <w:tc>
          <w:tcPr>
            <w:tcW w:w="938" w:type="pct"/>
          </w:tcPr>
          <w:p w14:paraId="58D4ECE8" w14:textId="77777777" w:rsidR="00F96C4A" w:rsidRPr="00F96C4A" w:rsidRDefault="00F96C4A">
            <w:pPr>
              <w:pStyle w:val="Tabletextbold"/>
            </w:pPr>
            <w:r>
              <w:t xml:space="preserve">Resource Scaling </w:t>
            </w:r>
          </w:p>
        </w:tc>
        <w:tc>
          <w:tcPr>
            <w:tcW w:w="4062" w:type="pct"/>
          </w:tcPr>
          <w:p w14:paraId="7B916FFF" w14:textId="77777777" w:rsidR="00F96C4A" w:rsidRPr="00F96C4A" w:rsidRDefault="00F96C4A">
            <w:pPr>
              <w:pStyle w:val="Tabletext"/>
            </w:pPr>
            <w:r>
              <w:t xml:space="preserve">Monitor tenant resource usage and request scaling (CPU, memory) from SAP if sustained high volume is expected. </w:t>
            </w:r>
          </w:p>
        </w:tc>
      </w:tr>
      <w:tr w:rsidR="00F96C4A" w:rsidRPr="00F96C4A" w14:paraId="24A3D689" w14:textId="77777777" w:rsidTr="00BC5945">
        <w:trPr>
          <w:trHeight w:val="20"/>
        </w:trPr>
        <w:tc>
          <w:tcPr>
            <w:tcW w:w="938" w:type="pct"/>
          </w:tcPr>
          <w:p w14:paraId="4AEEFA70" w14:textId="77777777" w:rsidR="00F96C4A" w:rsidRPr="00F96C4A" w:rsidRDefault="00F96C4A">
            <w:pPr>
              <w:pStyle w:val="Tabletextbold"/>
            </w:pPr>
            <w:r>
              <w:t xml:space="preserve">Exception Handling &amp; Retry </w:t>
            </w:r>
          </w:p>
        </w:tc>
        <w:tc>
          <w:tcPr>
            <w:tcW w:w="4062" w:type="pct"/>
          </w:tcPr>
          <w:p w14:paraId="4D0A7127" w14:textId="77777777" w:rsidR="00F96C4A" w:rsidRPr="00F96C4A" w:rsidRDefault="00F96C4A">
            <w:pPr>
              <w:pStyle w:val="Tabletext"/>
            </w:pPr>
            <w:r>
              <w:t xml:space="preserve">Implement robust error handling and automated retry mechanisms to avoid data loss during spikes or failures. </w:t>
            </w:r>
          </w:p>
        </w:tc>
      </w:tr>
      <w:tr w:rsidR="00F96C4A" w:rsidRPr="00F96C4A" w14:paraId="0CD9E650" w14:textId="77777777" w:rsidTr="00BC5945">
        <w:trPr>
          <w:trHeight w:val="20"/>
        </w:trPr>
        <w:tc>
          <w:tcPr>
            <w:tcW w:w="938" w:type="pct"/>
          </w:tcPr>
          <w:p w14:paraId="3C6A18CA" w14:textId="77777777" w:rsidR="00F96C4A" w:rsidRPr="00F96C4A" w:rsidRDefault="00F96C4A">
            <w:pPr>
              <w:pStyle w:val="Tabletextbold"/>
            </w:pPr>
            <w:r>
              <w:t xml:space="preserve">Payload Compression </w:t>
            </w:r>
          </w:p>
        </w:tc>
        <w:tc>
          <w:tcPr>
            <w:tcW w:w="4062" w:type="pct"/>
          </w:tcPr>
          <w:p w14:paraId="4D45E11D" w14:textId="77777777" w:rsidR="00F96C4A" w:rsidRPr="00F96C4A" w:rsidRDefault="00F96C4A">
            <w:pPr>
              <w:pStyle w:val="Tabletext"/>
            </w:pPr>
            <w:r>
              <w:t xml:space="preserve">Compress large payloads to reduce network and processing overhead. </w:t>
            </w:r>
          </w:p>
        </w:tc>
      </w:tr>
      <w:tr w:rsidR="00F96C4A" w:rsidRPr="00F96C4A" w14:paraId="167FFFF1" w14:textId="77777777" w:rsidTr="00BC5945">
        <w:trPr>
          <w:trHeight w:val="20"/>
        </w:trPr>
        <w:tc>
          <w:tcPr>
            <w:tcW w:w="938" w:type="pct"/>
          </w:tcPr>
          <w:p w14:paraId="1E653733" w14:textId="77777777" w:rsidR="00F96C4A" w:rsidRPr="00F96C4A" w:rsidRDefault="00F96C4A">
            <w:pPr>
              <w:pStyle w:val="Tabletextbold"/>
            </w:pPr>
            <w:r>
              <w:t xml:space="preserve">Archiving &amp; Housekeeping </w:t>
            </w:r>
          </w:p>
        </w:tc>
        <w:tc>
          <w:tcPr>
            <w:tcW w:w="4062" w:type="pct"/>
          </w:tcPr>
          <w:p w14:paraId="2C03527B" w14:textId="77777777" w:rsidR="00F96C4A" w:rsidRPr="00F96C4A" w:rsidRDefault="00F96C4A">
            <w:pPr>
              <w:pStyle w:val="Tabletext"/>
            </w:pPr>
            <w:r>
              <w:t xml:space="preserve">Regularly archive and clean up processed messages and logs to maintain performance. </w:t>
            </w:r>
          </w:p>
        </w:tc>
      </w:tr>
      <w:tr w:rsidR="00F96C4A" w:rsidRPr="00F96C4A" w14:paraId="2FAA95EF" w14:textId="77777777" w:rsidTr="00BC5945">
        <w:trPr>
          <w:trHeight w:val="20"/>
        </w:trPr>
        <w:tc>
          <w:tcPr>
            <w:tcW w:w="938" w:type="pct"/>
          </w:tcPr>
          <w:p w14:paraId="478A906D" w14:textId="77777777" w:rsidR="00F96C4A" w:rsidRPr="00F96C4A" w:rsidRDefault="00F96C4A">
            <w:pPr>
              <w:pStyle w:val="Tabletextbold"/>
            </w:pPr>
            <w:r>
              <w:t xml:space="preserve">Monitoring &amp; Alerting </w:t>
            </w:r>
          </w:p>
        </w:tc>
        <w:tc>
          <w:tcPr>
            <w:tcW w:w="4062" w:type="pct"/>
          </w:tcPr>
          <w:p w14:paraId="29D37134" w14:textId="77777777" w:rsidR="00F96C4A" w:rsidRPr="00F96C4A" w:rsidRDefault="00F96C4A">
            <w:pPr>
              <w:pStyle w:val="Tabletext"/>
            </w:pPr>
            <w:r>
              <w:t xml:space="preserve">Set up monitoring, alerting, and KPIs for message throughput, failures, and latency to proactively manage performance. </w:t>
            </w:r>
          </w:p>
        </w:tc>
      </w:tr>
      <w:tr w:rsidR="00F96C4A" w:rsidRPr="00F96C4A" w14:paraId="18E59107" w14:textId="77777777" w:rsidTr="00BC5945">
        <w:trPr>
          <w:trHeight w:val="20"/>
        </w:trPr>
        <w:tc>
          <w:tcPr>
            <w:tcW w:w="938" w:type="pct"/>
          </w:tcPr>
          <w:p w14:paraId="3E46B496" w14:textId="77777777" w:rsidR="00F96C4A" w:rsidRPr="00F96C4A" w:rsidRDefault="00F96C4A">
            <w:pPr>
              <w:pStyle w:val="Tabletextbold"/>
            </w:pPr>
            <w:r>
              <w:t xml:space="preserve">Avoid Large Attachments </w:t>
            </w:r>
          </w:p>
        </w:tc>
        <w:tc>
          <w:tcPr>
            <w:tcW w:w="4062" w:type="pct"/>
          </w:tcPr>
          <w:p w14:paraId="398AB243" w14:textId="77777777" w:rsidR="00F96C4A" w:rsidRPr="00F96C4A" w:rsidRDefault="00F96C4A">
            <w:pPr>
              <w:pStyle w:val="Tabletext"/>
            </w:pPr>
            <w:r>
              <w:t xml:space="preserve">Minimize or avoid sending large attachments/files through CPI; use file-based integration or external storage if needed. </w:t>
            </w:r>
          </w:p>
        </w:tc>
      </w:tr>
      <w:tr w:rsidR="00F96C4A" w:rsidRPr="00F96C4A" w14:paraId="7EFADA33" w14:textId="77777777" w:rsidTr="00BC5945">
        <w:trPr>
          <w:trHeight w:val="20"/>
        </w:trPr>
        <w:tc>
          <w:tcPr>
            <w:tcW w:w="938" w:type="pct"/>
          </w:tcPr>
          <w:p w14:paraId="39F98778" w14:textId="77777777" w:rsidR="00F96C4A" w:rsidRPr="00F96C4A" w:rsidRDefault="00F96C4A">
            <w:pPr>
              <w:pStyle w:val="Tabletextbold"/>
            </w:pPr>
            <w:r>
              <w:t xml:space="preserve">Optimize Mapping &amp; Scripts </w:t>
            </w:r>
          </w:p>
        </w:tc>
        <w:tc>
          <w:tcPr>
            <w:tcW w:w="4062" w:type="pct"/>
          </w:tcPr>
          <w:p w14:paraId="34CEDCD6" w14:textId="77777777" w:rsidR="00F96C4A" w:rsidRPr="00F96C4A" w:rsidRDefault="00F96C4A">
            <w:pPr>
              <w:pStyle w:val="Tabletext"/>
            </w:pPr>
            <w:r>
              <w:t>Use efficient mapping logic and lightweight scripts to reduce processing time per message.</w:t>
            </w:r>
          </w:p>
        </w:tc>
      </w:tr>
    </w:tbl>
    <w:p w14:paraId="67C079FC" w14:textId="77777777" w:rsidR="00F96C4A" w:rsidRDefault="00F96C4A" w:rsidP="00BC5945">
      <w:pPr>
        <w:pStyle w:val="Tabletextbold"/>
        <w:rPr>
          <w:rFonts w:ascii="Aptos" w:eastAsia="PMingLiU" w:hAnsi="Aptos"/>
        </w:rPr>
      </w:pPr>
    </w:p>
    <w:p w14:paraId="0DFBEE57" w14:textId="77777777" w:rsidR="004D2BA9" w:rsidRDefault="004D2BA9">
      <w:pPr>
        <w:spacing w:after="160" w:line="278" w:lineRule="auto"/>
        <w:rPr>
          <w:rFonts w:ascii="Aptos" w:eastAsia="PMingLiU" w:hAnsi="Aptos"/>
          <w:b/>
        </w:rPr>
      </w:pPr>
      <w:r>
        <w:rPr>
          <w:rFonts w:ascii="Aptos" w:eastAsia="PMingLiU" w:hAnsi="Aptos"/>
          <w:b/>
        </w:rPr>
        <w:br w:type="page"/>
      </w:r>
    </w:p>
    <w:p w14:paraId="30FB93F7" w14:textId="77777777" w:rsidR="00C13F47" w:rsidRPr="00BC5945" w:rsidRDefault="00C13F47" w:rsidP="00BC5945">
      <w:pPr>
        <w:rPr>
          <w:rFonts w:eastAsia="PMingLiU"/>
          <w:b/>
        </w:rPr>
      </w:pPr>
      <w:r>
        <w:rPr>
          <w:rFonts w:eastAsia="PMingLiU"/>
          <w:b/>
        </w:rPr>
        <w:t xml:space="preserve">Integration Security: </w:t>
      </w:r>
    </w:p>
    <w:p w14:paraId="3E682D6B" w14:textId="11DB0FA4" w:rsidR="00C13F47" w:rsidRPr="00C13F47" w:rsidRDefault="00C13F47" w:rsidP="00BC5945">
      <w:pPr>
        <w:rPr>
          <w:rFonts w:eastAsia="Aptos"/>
        </w:rPr>
      </w:pPr>
      <w:r>
        <w:rPr>
          <w:rFonts w:eastAsia="Aptos"/>
        </w:rPr>
        <w:t xml:space="preserve">Deloitte delivers a comprehensive security framework for interfaces, ensuring confidentiality, integrity, and availability of data across cloud and on-premises systems. Our approach aligns with industry best practices and regulatory requirements, with deep expertise across SAP BTP-IS and other non-SAP leading platforms.</w:t>
      </w:r>
    </w:p>
    <w:p w14:paraId="507F0F82" w14:textId="77777777" w:rsidR="000213D2" w:rsidRPr="00BC5945" w:rsidRDefault="000213D2" w:rsidP="00BC5945">
      <w:pPr>
        <w:rPr>
          <w:rFonts w:eastAsia="PMingLiU"/>
          <w:b/>
        </w:rPr>
      </w:pPr>
      <w:r>
        <w:rPr>
          <w:rFonts w:eastAsia="PMingLiU"/>
          <w:b/>
        </w:rPr>
        <w:t>Authentication &amp; Authorization</w:t>
      </w:r>
    </w:p>
    <w:p w14:paraId="3582DA46" w14:textId="77777777" w:rsidR="000213D2" w:rsidRPr="00562030" w:rsidRDefault="000213D2" w:rsidP="00BC5945">
      <w:pPr>
        <w:pStyle w:val="ListBullet"/>
        <w:ind w:left="357" w:hanging="357"/>
      </w:pPr>
      <w:r>
        <w:t>SAML 2.0, OAuth 2.0, X.509, and RBAC for secure access and SOX compliance</w:t>
      </w:r>
    </w:p>
    <w:p w14:paraId="77FC866B" w14:textId="77777777" w:rsidR="000213D2" w:rsidRPr="00562030" w:rsidRDefault="000213D2" w:rsidP="00BC5945">
      <w:pPr>
        <w:pStyle w:val="ListBullet"/>
        <w:ind w:left="357" w:hanging="357"/>
      </w:pPr>
      <w:r>
        <w:t>Principal propagation for end-to-end user identity, consistent authorization, and auditability</w:t>
      </w:r>
    </w:p>
    <w:p w14:paraId="2DBDB2A7" w14:textId="77777777" w:rsidR="000213D2" w:rsidRPr="00562030" w:rsidRDefault="000213D2" w:rsidP="00BC5945">
      <w:pPr>
        <w:pStyle w:val="ListBullet"/>
        <w:ind w:left="357" w:hanging="357"/>
      </w:pPr>
      <w:r>
        <w:t xml:space="preserve">Integration with </w:t>
      </w:r>
      <w:r>
        <w:rPr>
          <w:rFonts w:eastAsia="Aptos"/>
        </w:rPr>
        <w:t xml:space="preserve">enterprise identity providers </w:t>
      </w:r>
      <w:r>
        <w:t xml:space="preserve">(e.g., Azure AD, SAP </w:t>
      </w:r>
      <w:r>
        <w:rPr>
          <w:rFonts w:eastAsia="Aptos"/>
        </w:rPr>
        <w:t>IAS)</w:t>
      </w:r>
    </w:p>
    <w:p w14:paraId="5BE4EA3E" w14:textId="77777777" w:rsidR="000213D2" w:rsidRPr="00BC5945" w:rsidRDefault="000213D2" w:rsidP="00BC5945">
      <w:pPr>
        <w:rPr>
          <w:rFonts w:eastAsia="PMingLiU"/>
          <w:b/>
        </w:rPr>
      </w:pPr>
      <w:r>
        <w:rPr>
          <w:rFonts w:eastAsia="PMingLiU"/>
          <w:b/>
        </w:rPr>
        <w:t>Data Protection</w:t>
      </w:r>
    </w:p>
    <w:p w14:paraId="77FB2B01" w14:textId="77777777" w:rsidR="000213D2" w:rsidRPr="00562030" w:rsidRDefault="000213D2" w:rsidP="00BC5945">
      <w:pPr>
        <w:pStyle w:val="ListBullet"/>
        <w:ind w:left="357" w:hanging="357"/>
        <w:rPr>
          <w:b/>
        </w:rPr>
      </w:pPr>
      <w:r>
        <w:rPr>
          <w:b/>
        </w:rPr>
        <w:t xml:space="preserve">End-to-End Encryption </w:t>
      </w:r>
      <w:r>
        <w:t>using TLS 1.2+ for data in transit and Project 3-256 for data at rest.</w:t>
      </w:r>
    </w:p>
    <w:p w14:paraId="79ADC770" w14:textId="77777777" w:rsidR="000213D2" w:rsidRPr="00562030" w:rsidRDefault="000213D2" w:rsidP="00BC5945">
      <w:pPr>
        <w:pStyle w:val="ListBullet"/>
        <w:ind w:left="357" w:hanging="357"/>
        <w:rPr>
          <w:b/>
        </w:rPr>
      </w:pPr>
      <w:r>
        <w:rPr>
          <w:b/>
        </w:rPr>
        <w:t xml:space="preserve">Payload Masking for </w:t>
      </w:r>
      <w:r>
        <w:t>sensitive data fields or redacting in logs and monitoring tools.</w:t>
      </w:r>
    </w:p>
    <w:p w14:paraId="1AC8FA1E" w14:textId="77777777" w:rsidR="000213D2" w:rsidRPr="00562030" w:rsidRDefault="000213D2" w:rsidP="00BC5945">
      <w:pPr>
        <w:pStyle w:val="ListBullet"/>
        <w:ind w:left="357" w:hanging="357"/>
      </w:pPr>
      <w:r>
        <w:t>Secure</w:t>
      </w:r>
      <w:r>
        <w:rPr>
          <w:b/>
        </w:rPr>
        <w:t xml:space="preserve"> credential storage</w:t>
      </w:r>
      <w:r>
        <w:t xml:space="preserve"> and management using SAP’s secure store or external vaults.</w:t>
      </w:r>
    </w:p>
    <w:p w14:paraId="2B301011" w14:textId="77777777" w:rsidR="000213D2" w:rsidRPr="00BC5945" w:rsidRDefault="000213D2" w:rsidP="00BC5945">
      <w:pPr>
        <w:rPr>
          <w:rFonts w:eastAsia="Aptos"/>
          <w:b/>
        </w:rPr>
      </w:pPr>
      <w:r>
        <w:rPr>
          <w:rFonts w:eastAsia="Aptos"/>
          <w:b/>
        </w:rPr>
        <w:t>Network Security</w:t>
      </w:r>
    </w:p>
    <w:p w14:paraId="6DE5145F" w14:textId="77777777" w:rsidR="000213D2" w:rsidRPr="00BC5945" w:rsidRDefault="000213D2" w:rsidP="00BC5945">
      <w:pPr>
        <w:pStyle w:val="ListBullet"/>
        <w:ind w:left="357" w:hanging="357"/>
      </w:pPr>
      <w:r>
        <w:t>IP Whitelisting: Access to Integration platform endpoints can be restricted to specific IP ranges.</w:t>
      </w:r>
    </w:p>
    <w:p w14:paraId="084B6332" w14:textId="77777777" w:rsidR="000213D2" w:rsidRPr="00BC5945" w:rsidRDefault="000213D2" w:rsidP="00BC5945">
      <w:pPr>
        <w:pStyle w:val="ListBullet"/>
        <w:ind w:left="357" w:hanging="357"/>
      </w:pPr>
      <w:r>
        <w:t>Private Link/Connectivity: Support for SAP Cloud Connector and Private Link to securely connect on-premises systems without exposing them to the public internet.</w:t>
      </w:r>
    </w:p>
    <w:p w14:paraId="4F29312E" w14:textId="77777777" w:rsidR="000213D2" w:rsidRPr="00BC5945" w:rsidRDefault="000213D2" w:rsidP="00BC5945">
      <w:pPr>
        <w:pStyle w:val="ListBullet"/>
        <w:ind w:left="357" w:hanging="357"/>
      </w:pPr>
      <w:r>
        <w:t>Firewall and Security Groups: Network segmentation and firewall rules are enforced at the platform level.</w:t>
      </w:r>
    </w:p>
    <w:p w14:paraId="7A509E81" w14:textId="77777777" w:rsidR="000213D2" w:rsidRPr="00BC5945" w:rsidRDefault="000213D2" w:rsidP="00BC5945">
      <w:pPr>
        <w:rPr>
          <w:rFonts w:eastAsia="PMingLiU"/>
          <w:b/>
        </w:rPr>
      </w:pPr>
    </w:p>
    <w:p w14:paraId="01DDB12E" w14:textId="77777777" w:rsidR="000213D2" w:rsidRPr="00BC5945" w:rsidRDefault="000213D2" w:rsidP="00BC5945">
      <w:pPr>
        <w:rPr>
          <w:rFonts w:eastAsia="PMingLiU"/>
          <w:b/>
        </w:rPr>
      </w:pPr>
      <w:r>
        <w:rPr>
          <w:rFonts w:eastAsia="PMingLiU"/>
          <w:b/>
        </w:rPr>
        <w:t>Monitoring &amp; Compliance</w:t>
      </w:r>
    </w:p>
    <w:p w14:paraId="30E2DDFF" w14:textId="77777777" w:rsidR="000213D2" w:rsidRPr="00BC5945" w:rsidRDefault="000213D2" w:rsidP="00BC5945">
      <w:pPr>
        <w:pStyle w:val="ListBullet"/>
        <w:ind w:left="357" w:hanging="357"/>
      </w:pPr>
      <w:r>
        <w:t>Centralized logging and monitoring of integration activities, with real-time alerting for suspicious events.</w:t>
      </w:r>
    </w:p>
    <w:p w14:paraId="72DDD794" w14:textId="0A6B4088" w:rsidR="00C95D6D" w:rsidRPr="00BC5945" w:rsidRDefault="000213D2" w:rsidP="00BC5945">
      <w:pPr>
        <w:pStyle w:val="ListBullet"/>
        <w:ind w:left="357" w:hanging="357"/>
      </w:pPr>
      <w:r>
        <w:t>Audit trails for all integration transactions, supporting compliance</w:t>
      </w:r>
    </w:p>
    <w:p w14:paraId="3ECAE897" w14:textId="0ADEBD53" w:rsidR="002A13F1" w:rsidRPr="00BC5945" w:rsidRDefault="002A13F1" w:rsidP="00BC5945">
      <w:pPr>
        <w:pStyle w:val="ListBullet"/>
        <w:ind w:left="357" w:hanging="357"/>
      </w:pPr>
      <w:r>
        <w:t>Regular vulnerability assessments and SAP security note alignment</w:t>
      </w:r>
    </w:p>
    <w:p w14:paraId="5CA972EF" w14:textId="77777777" w:rsidR="00901D0A" w:rsidRDefault="00901D0A" w:rsidP="00A22DB6">
      <w:pPr>
        <w:pStyle w:val="BodyCopy"/>
      </w:pPr>
    </w:p>
    <w:p w14:paraId="40C956CE" w14:textId="77777777" w:rsidR="00FC10F8" w:rsidRDefault="00477F5D" w:rsidP="00380B1B">
      <w:pPr>
        <w:pStyle w:val="p1"/>
      </w:pPr>
      <w:r>
        <w:br w:type="page"/>
      </w:r>
    </w:p>
    <w:p w14:paraId="78A2F80D" w14:textId="68C7216B" w:rsidR="00FC10F8" w:rsidRPr="00FC10F8" w:rsidRDefault="00FC10F8" w:rsidP="00BC5945">
      <w:pPr>
        <w:rPr>
          <w:rFonts w:eastAsia="PMingLiU"/>
        </w:rPr>
      </w:pPr>
      <w:r>
        <w:rPr>
          <w:rFonts w:eastAsia="PMingLiU"/>
        </w:rPr>
        <w:t>Error handling:</w:t>
      </w:r>
    </w:p>
    <w:p w14:paraId="21A0B6E7" w14:textId="77777777" w:rsidR="00FC10F8" w:rsidRDefault="00FC10F8" w:rsidP="00BC5945"/>
    <w:p w14:paraId="07D80807" w14:textId="084BDDB8" w:rsidR="00380B1B" w:rsidRPr="00380B1B" w:rsidRDefault="00380B1B" w:rsidP="00BC5945">
      <w:r>
        <w:t xml:space="preserve">SAP BTP Integration Suite provides a dedicated dashboard to view all integration messages. Error handling in can be implemented at multiple levels to enhance reliability and minimize manual intervention.</w:t>
      </w:r>
    </w:p>
    <w:p w14:paraId="05B8BBCE" w14:textId="77777777" w:rsidR="00380B1B" w:rsidRPr="00380B1B" w:rsidRDefault="00380B1B" w:rsidP="00BC5945">
      <w:r>
        <w:t>Common approaches include:</w:t>
      </w:r>
    </w:p>
    <w:p w14:paraId="1B097759" w14:textId="586DB444" w:rsidR="00380B1B" w:rsidRPr="00380B1B" w:rsidRDefault="00380B1B" w:rsidP="00BC5945">
      <w:pPr>
        <w:pStyle w:val="ListBullet"/>
        <w:ind w:left="357" w:hanging="357"/>
        <w:rPr>
          <w:sz w:val="20"/>
          <w:szCs w:val="20"/>
        </w:rPr>
      </w:pPr>
      <w:r>
        <w:rPr>
          <w:rStyle w:val="s2"/>
          <w:rFonts w:asciiTheme="minorHAnsi" w:hAnsiTheme="minorHAnsi" w:cstheme="minorBidi"/>
          <w:b/>
          <w:sz w:val="24"/>
          <w:szCs w:val="24"/>
        </w:rPr>
        <w:t>Alert notification:</w:t>
      </w:r>
      <w:r>
        <w:rPr>
          <w:sz w:val="20"/>
          <w:szCs w:val="20"/>
        </w:rPr>
        <w:t xml:space="preserve"> Leveraging SAP Alert Notification Services to automatically notify</w:t>
      </w:r>
    </w:p>
    <w:p w14:paraId="55345CEF" w14:textId="77777777" w:rsidR="00380B1B" w:rsidRPr="00380B1B" w:rsidRDefault="00380B1B" w:rsidP="00BC5945">
      <w:pPr>
        <w:pStyle w:val="ListBullet"/>
        <w:numPr>
          <w:ilvl w:val="0"/>
          <w:numId w:val="0"/>
        </w:numPr>
        <w:ind w:left="357"/>
        <w:rPr>
          <w:sz w:val="20"/>
          <w:szCs w:val="20"/>
        </w:rPr>
      </w:pPr>
      <w:r>
        <w:t>stakeholders in case of errors, ensuring timely awareness and response</w:t>
      </w:r>
    </w:p>
    <w:p w14:paraId="668E2CEF" w14:textId="74D7D5EF" w:rsidR="00380B1B" w:rsidRPr="00380B1B" w:rsidRDefault="00380B1B" w:rsidP="00E42421">
      <w:pPr>
        <w:pStyle w:val="ListBullet"/>
        <w:ind w:left="357" w:hanging="357"/>
        <w:rPr>
          <w:sz w:val="20"/>
          <w:szCs w:val="20"/>
        </w:rPr>
      </w:pPr>
      <w:r>
        <w:rPr>
          <w:b/>
        </w:rPr>
        <w:t>Custom exception handling:</w:t>
      </w:r>
      <w:r>
        <w:rPr>
          <w:rStyle w:val="s2"/>
          <w:rFonts w:asciiTheme="minorHAnsi" w:hAnsiTheme="minorHAnsi"/>
          <w:b/>
          <w:bCs/>
          <w:sz w:val="20"/>
          <w:szCs w:val="20"/>
        </w:rPr>
        <w:t xml:space="preserve"> </w:t>
      </w:r>
      <w:r>
        <w:t xml:space="preserve">Designing exception subprocesses within the iFlow trigger actions such as sending email alerts when errors occur, providing flexibility to address specific business requirements</w:t>
      </w:r>
    </w:p>
    <w:p w14:paraId="19E7F6FB" w14:textId="07FA9B5B" w:rsidR="00477F5D" w:rsidRPr="00F70BC5" w:rsidRDefault="00380B1B" w:rsidP="003637E9">
      <w:pPr>
        <w:pStyle w:val="ListBullet"/>
        <w:ind w:left="357" w:hanging="357"/>
        <w:rPr>
          <w:sz w:val="20"/>
          <w:szCs w:val="20"/>
        </w:rPr>
      </w:pPr>
      <w:r>
        <w:rPr>
          <w:b/>
        </w:rPr>
        <w:t>Incorporating retry mechanisms:</w:t>
      </w:r>
      <w:r>
        <w:t xml:space="preserve"> To further improve resilience, a retry mechanism can be built into the iFlow. This involves automatically reattempting failed integration steps after a short delay, typically using loops or timer event</w:t>
      </w:r>
    </w:p>
    <w:p w14:paraId="4CACDDE9" w14:textId="6B1EDBED" w:rsidR="00182BBA" w:rsidRDefault="00182BBA" w:rsidP="00BC5945">
      <w:pPr>
        <w:pStyle w:val="Heading1"/>
      </w:pPr>
      <w:bookmarkStart w:id="35" w:name="_Toc234865023"/>
      <w:r>
        <w:t>Data Conversion Methodology</w:t>
      </w:r>
      <w:bookmarkEnd w:id="35"/>
    </w:p>
    <w:p w14:paraId="3F3A5BF0" w14:textId="5552B4EC" w:rsidR="008E4930" w:rsidRDefault="008E4930" w:rsidP="00C67D4A">
      <w:pPr>
        <w:pStyle w:val="Heading2"/>
      </w:pPr>
      <w:r>
        <w:t>Data conversion methodology</w:t>
      </w:r>
    </w:p>
    <w:p w14:paraId="2ACA14D2" w14:textId="77777777" w:rsidR="00551748" w:rsidRDefault="00551748" w:rsidP="00C67D4A">
      <w:r>
        <w:t>Deloitte recommends a phased data conversion approach designed to improve data readiness, reduce cutover risk, and build business confidence prior to production deployment. Our approach begins with data profiling to assess source-system readiness, confirm in-scope data objects, and identify quality issues early in the program. We then conduct detailed mapping and design sessions with business and technical stakeholders to define transformation rules, conversion logic, and object-level functional specifications.</w:t>
      </w:r>
    </w:p>
    <w:p w14:paraId="258D918F" w14:textId="50D37168" w:rsidR="00551748" w:rsidRDefault="00551748" w:rsidP="00C67D4A">
      <w:r>
        <w:t xml:space="preserve">During build, we would develop the extraction, transformation, and load processes required to convert legacy data into the target environment, supported by iterative unit testing and validation with business subject matter experts. This phase is complemented by a structured data cleansing effort, where identified quality issues are prioritized and remediated through coordinated business and program check-ins.</w:t>
      </w:r>
    </w:p>
    <w:p w14:paraId="4315E98D" w14:textId="0D464D4C" w:rsidR="00551748" w:rsidRDefault="00551748" w:rsidP="00C67D4A">
      <w:r>
        <w:t xml:space="preserve">To reduce implementation risk, we would execute at least three</w:t>
      </w:r>
      <w:commentRangeStart w:id="36"/>
      <w:r>
        <w:t xml:space="preserve"> mock conversi</w:t>
      </w:r>
      <w:commentRangeEnd w:id="36"/>
      <w:r>
        <w:rPr>
          <w:rStyle w:val="CommentReference"/>
          <w:sz w:val="24"/>
          <w:szCs w:val="24"/>
        </w:rPr>
        <w:commentReference w:id="36"/>
      </w:r>
      <w:r>
        <w:t>on cycles to test conversion logic, validate dependencies, reconcile source-to-target results, and confirm data load timing. These rehearsals allow the team to refine execution procedures, resolve defects, and confirm readiness for final deployment. Prior to go-live, a dress rehearsal of the end-to-end migration process using cleansed and complete data to validate cutover sequencing and operational readiness. The approach culminates in production cutover and hyper-care support to stabilize the solution and address post-deployment data issues in a controlled manner.</w:t>
      </w:r>
    </w:p>
    <w:p w14:paraId="36EA897B" w14:textId="222796B4" w:rsidR="00551748" w:rsidRPr="00F25A94" w:rsidRDefault="00F25A94" w:rsidP="00551748">
      <w:pPr>
        <w:rPr>
          <w:b/>
        </w:rPr>
      </w:pPr>
      <w:r>
        <w:rPr>
          <w:b/>
        </w:rPr>
        <w:t xml:space="preserve">A day in life for data migration journey </w:t>
      </w:r>
    </w:p>
    <w:p w14:paraId="1E887FB0" w14:textId="374E1D09" w:rsidR="005253C8" w:rsidRDefault="00925000" w:rsidP="005253C8">
      <w:r>
        <w:drawing>
          <wp:inline distT="0" distB="0" distL="0" distR="0" wp14:anchorId="4ABCB66A" wp14:editId="44AED9AC">
            <wp:extent cx="6172200" cy="3263900"/>
            <wp:effectExtent l="0" t="0" r="0" b="0"/>
            <wp:docPr id="11335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3421" name=""/>
                    <pic:cNvPicPr/>
                  </pic:nvPicPr>
                  <pic:blipFill>
                    <a:blip r:embed="rId36"/>
                    <a:stretch>
                      <a:fillRect/>
                    </a:stretch>
                  </pic:blipFill>
                  <pic:spPr>
                    <a:xfrm>
                      <a:off x="0" y="0"/>
                      <a:ext cx="6172200" cy="3263900"/>
                    </a:xfrm>
                    <a:prstGeom prst="rect">
                      <a:avLst/>
                    </a:prstGeom>
                  </pic:spPr>
                </pic:pic>
              </a:graphicData>
            </a:graphic>
          </wp:inline>
        </w:drawing>
      </w:r>
    </w:p>
    <w:p w14:paraId="00C15E07" w14:textId="77777777" w:rsidR="001641C4" w:rsidRDefault="001641C4" w:rsidP="005253C8"/>
    <w:p w14:paraId="5D104BA5" w14:textId="77FC9617" w:rsidR="00E72258" w:rsidRDefault="001641C4" w:rsidP="005253C8">
      <w:pPr>
        <w:rPr>
          <w:b/>
        </w:rPr>
      </w:pPr>
      <w:r>
        <w:rPr>
          <w:b/>
        </w:rPr>
        <w:t xml:space="preserve">Data Profiling and Cleansing Approach</w:t>
      </w:r>
    </w:p>
    <w:p w14:paraId="67B16E27" w14:textId="778FEF3E" w:rsidR="00E72258" w:rsidRDefault="00E72258" w:rsidP="005253C8">
      <w:pPr>
        <w:rPr>
          <w:b/>
        </w:rPr>
      </w:pPr>
      <w:r>
        <w:t>Deloitte will begin the conversion effort with structured data profiling to assess source-system readiness, identify data quality issues, and confirm the completeness and usability of in-scope data objects. Profiling will be performed to both understand the current state of source data and evaluate it against defined target-state standards, enabling early identification of cleansing needs and migration risks. Based on profiling results, Deloitte will support a targeted data cleansing process focused on data correction, standardization, and enrichment to improve data quality prior to conversion. This approach helps prevent poor-quality data from being carried into the future-state environment, while providing the visibility needed to plan remediation activities, align business stakeholders, and improve confidence in migration readiness.</w:t>
      </w:r>
    </w:p>
    <w:p w14:paraId="0775C8D9" w14:textId="693BF468" w:rsidR="001641C4" w:rsidRDefault="004B268E" w:rsidP="005253C8">
      <w:r>
        <w:drawing>
          <wp:inline distT="0" distB="0" distL="0" distR="0" wp14:anchorId="3C1C3231" wp14:editId="3ADC8B0F">
            <wp:extent cx="5943600" cy="2668270"/>
            <wp:effectExtent l="0" t="0" r="0" b="0"/>
            <wp:docPr id="182802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0533" name=""/>
                    <pic:cNvPicPr/>
                  </pic:nvPicPr>
                  <pic:blipFill>
                    <a:blip r:embed="rId37"/>
                    <a:stretch>
                      <a:fillRect/>
                    </a:stretch>
                  </pic:blipFill>
                  <pic:spPr>
                    <a:xfrm>
                      <a:off x="0" y="0"/>
                      <a:ext cx="5943600" cy="2668270"/>
                    </a:xfrm>
                    <a:prstGeom prst="rect">
                      <a:avLst/>
                    </a:prstGeom>
                  </pic:spPr>
                </pic:pic>
              </a:graphicData>
            </a:graphic>
          </wp:inline>
        </w:drawing>
      </w:r>
    </w:p>
    <w:p w14:paraId="1D482C3D" w14:textId="77777777" w:rsidR="00E72258" w:rsidRDefault="00E72258" w:rsidP="005253C8">
      <w:pPr>
        <w:rPr>
          <w:b/>
        </w:rPr>
      </w:pPr>
    </w:p>
    <w:p w14:paraId="4E18B85D" w14:textId="2F5FE5A0" w:rsidR="00E72258" w:rsidRPr="005442B0" w:rsidRDefault="00CB02BE" w:rsidP="005253C8">
      <w:pPr>
        <w:rPr>
          <w:b/>
        </w:rPr>
      </w:pPr>
      <w:r>
        <w:rPr>
          <w:rStyle w:val="Strong"/>
        </w:rPr>
        <w:t xml:space="preserve">Asset 360 - AI-Enabled Data Enrichment and Cleansing </w:t>
      </w:r>
      <w:r>
        <w:br/>
        <w:t>Deloitte will augment traditional profiling and cleansing activities using its</w:t>
      </w:r>
      <w:commentRangeStart w:id="37"/>
      <w:r>
        <w:t xml:space="preserve"> </w:t>
      </w:r>
      <w:r>
        <w:rPr>
          <w:rStyle w:val="Strong"/>
        </w:rPr>
        <w:t>Asset 360</w:t>
      </w:r>
      <w:r>
        <w:t xml:space="preserve"> accelerator, </w:t>
      </w:r>
      <w:commentRangeEnd w:id="37"/>
      <w:r>
        <w:rPr>
          <w:rStyle w:val="CommentReference"/>
          <w:sz w:val="24"/>
          <w:szCs w:val="24"/>
        </w:rPr>
        <w:commentReference w:id="37"/>
      </w:r>
      <w:r>
        <w:t>applying AI-enabled enrichment to identify missing attributes, recommend standardized values, and improve the completeness and usability of in-scope asset data. Rather than relying solely on manual cleansing, Deloitte’s approach uses automation to accelerate the review of large data volumes, surface exceptions, and support more consistent remediation outcomes. Human-in-the-loop review will be embedded throughout the process so that business and data SMEs can validate AI-generated recommendations, confirm enrichment logic, and approve changes before data is migrated to the target environment. This approach is intended to improve data quality, reduce manual effort, and increase confidence in migration readiness while maintaining appropriate business oversight.</w:t>
      </w:r>
    </w:p>
    <w:p w14:paraId="11B55762" w14:textId="77777777" w:rsidR="00CB02BE" w:rsidRDefault="00CB02BE" w:rsidP="005253C8"/>
    <w:p w14:paraId="381462A2" w14:textId="1C39F7CD" w:rsidR="00CB02BE" w:rsidRDefault="0068166D" w:rsidP="005253C8">
      <w:r>
        <w:rPr>
          <w:noProof/>
        </w:rPr>
        <w:drawing>
          <wp:inline distT="0" distB="0" distL="0" distR="0" wp14:anchorId="76E43329" wp14:editId="52EED667">
            <wp:extent cx="6525491" cy="3006631"/>
            <wp:effectExtent l="0" t="0" r="2540" b="3810"/>
            <wp:docPr id="70297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73183" name=""/>
                    <pic:cNvPicPr/>
                  </pic:nvPicPr>
                  <pic:blipFill>
                    <a:blip r:embed="rId38"/>
                    <a:stretch>
                      <a:fillRect/>
                    </a:stretch>
                  </pic:blipFill>
                  <pic:spPr>
                    <a:xfrm>
                      <a:off x="0" y="0"/>
                      <a:ext cx="6578395" cy="3031006"/>
                    </a:xfrm>
                    <a:prstGeom prst="rect">
                      <a:avLst/>
                    </a:prstGeom>
                  </pic:spPr>
                </pic:pic>
              </a:graphicData>
            </a:graphic>
          </wp:inline>
        </w:drawing>
      </w:r>
    </w:p>
    <w:p w14:paraId="6310A41E" w14:textId="77777777" w:rsidR="000770C8" w:rsidRDefault="000770C8" w:rsidP="005253C8">
      <w:pPr>
        <w:rPr>
          <w:b/>
        </w:rPr>
      </w:pPr>
    </w:p>
    <w:p w14:paraId="38BBE148" w14:textId="1EB0B894" w:rsidR="008E053D" w:rsidRPr="00E94493" w:rsidRDefault="00E94493" w:rsidP="005253C8">
      <w:pPr>
        <w:rPr>
          <w:b/>
        </w:rPr>
      </w:pPr>
      <w:r>
        <w:rPr>
          <w:b/>
          <w:bCs/>
        </w:rPr>
        <w:t>Tools Supporting Data Profiling, Transformation, Load, and Reconciliation</w:t>
      </w:r>
    </w:p>
    <w:p w14:paraId="75BB4601" w14:textId="77777777" w:rsidR="000770C8" w:rsidRDefault="000770C8" w:rsidP="005253C8">
      <w:pPr>
        <w:rPr>
          <w:b/>
          <w:bCs/>
        </w:rPr>
      </w:pPr>
    </w:p>
    <w:p w14:paraId="4CA1CEBD" w14:textId="08EDE911" w:rsidR="000770C8" w:rsidRPr="00961959" w:rsidRDefault="00B11782" w:rsidP="005253C8">
      <w:pPr>
        <w:rPr>
          <w:b/>
        </w:rPr>
      </w:pPr>
      <w:r>
        <w:t xml:space="preserve">Deloitte will use </w:t>
      </w:r>
      <w:r>
        <w:rPr>
          <w:rStyle w:val="Strong"/>
        </w:rPr>
        <w:t>Power BI</w:t>
      </w:r>
      <w:r>
        <w:t xml:space="preserve"> to support data profiling and reconciliation reporting, </w:t>
      </w:r>
      <w:r>
        <w:rPr>
          <w:rStyle w:val="Strong"/>
        </w:rPr>
        <w:t>SAP Data Services</w:t>
      </w:r>
      <w:r>
        <w:t xml:space="preserve"> for ETL where licenses are available, or </w:t>
      </w:r>
      <w:r>
        <w:rPr>
          <w:rStyle w:val="Strong"/>
        </w:rPr>
        <w:t>Asset 360</w:t>
      </w:r>
      <w:r>
        <w:t xml:space="preserve"> as an alternative transformation and enrichment solution provided we have necessary infrastructure to support deployment of Asset 360. </w:t>
      </w:r>
      <w:r>
        <w:rPr>
          <w:rStyle w:val="Strong"/>
        </w:rPr>
        <w:t>SAP Data Migration Cockpit</w:t>
      </w:r>
      <w:r>
        <w:t xml:space="preserve"> will be used for load execution into the target SAP environment. Together, these tools provide a controlled and scalable approach to assess data quality, transform and enrich in-scope data, load it into SAP, and validate migration outcomes through business-friendly reporting. </w:t>
      </w:r>
      <w:r>
        <w:rPr>
          <w:b/>
        </w:rPr>
        <w:t xml:space="preserve">We will assess what tool is best suited and available in the landscape and make a decision that is right for you.</w:t>
      </w:r>
      <w:r>
        <w:rPr>
          <w:b/>
          <w:bCs/>
        </w:rPr>
        <w:t xml:space="preserve"> </w:t>
      </w:r>
    </w:p>
    <w:p w14:paraId="14457E34" w14:textId="77777777" w:rsidR="00B11782" w:rsidRDefault="00B11782" w:rsidP="005253C8"/>
    <w:tbl>
      <w:tblPr>
        <w:tblStyle w:val="TableGrid"/>
        <w:tblW w:w="5000" w:type="pct"/>
        <w:tblBorders>
          <w:top w:val="none" w:sz="0" w:space="0" w:color="auto"/>
          <w:left w:val="none" w:sz="0" w:space="0" w:color="auto"/>
          <w:bottom w:val="single" w:sz="4" w:space="0" w:color="D1D1D1" w:themeColor="background2" w:themeShade="E6"/>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417"/>
        <w:gridCol w:w="3070"/>
        <w:gridCol w:w="4593"/>
      </w:tblGrid>
      <w:tr w:rsidR="00775BAF" w:rsidRPr="00775BAF" w14:paraId="0CFAC793" w14:textId="77777777" w:rsidTr="00B37B0F">
        <w:tc>
          <w:tcPr>
            <w:tcW w:w="0" w:type="auto"/>
            <w:shd w:val="clear" w:color="auto" w:fill="4EA72E" w:themeFill="accent6"/>
            <w:hideMark/>
          </w:tcPr>
          <w:p w14:paraId="7F1D8812" w14:textId="77777777" w:rsidR="00775BAF" w:rsidRPr="00775BAF" w:rsidRDefault="00775BAF" w:rsidP="00B37B0F">
            <w:pPr>
              <w:pStyle w:val="Tabletitle"/>
              <w:rPr>
                <w:sz w:val="21"/>
                <w:szCs w:val="21"/>
              </w:rPr>
            </w:pPr>
            <w:r>
              <w:t>Capability</w:t>
            </w:r>
          </w:p>
        </w:tc>
        <w:tc>
          <w:tcPr>
            <w:tcW w:w="0" w:type="auto"/>
            <w:shd w:val="clear" w:color="auto" w:fill="4EA72E" w:themeFill="accent6"/>
            <w:hideMark/>
          </w:tcPr>
          <w:p w14:paraId="2AFA1DD1" w14:textId="77777777" w:rsidR="00775BAF" w:rsidRPr="00775BAF" w:rsidRDefault="00775BAF" w:rsidP="00B37B0F">
            <w:pPr>
              <w:pStyle w:val="Tabletitle"/>
              <w:rPr>
                <w:sz w:val="21"/>
                <w:szCs w:val="21"/>
              </w:rPr>
            </w:pPr>
            <w:r>
              <w:t>Tool</w:t>
            </w:r>
          </w:p>
        </w:tc>
        <w:tc>
          <w:tcPr>
            <w:tcW w:w="0" w:type="auto"/>
            <w:shd w:val="clear" w:color="auto" w:fill="4EA72E" w:themeFill="accent6"/>
            <w:hideMark/>
          </w:tcPr>
          <w:p w14:paraId="58569764" w14:textId="77777777" w:rsidR="00775BAF" w:rsidRPr="00775BAF" w:rsidRDefault="00775BAF" w:rsidP="00B37B0F">
            <w:pPr>
              <w:pStyle w:val="Tabletitle"/>
              <w:rPr>
                <w:sz w:val="21"/>
                <w:szCs w:val="21"/>
              </w:rPr>
            </w:pPr>
            <w:r>
              <w:t>Purpose</w:t>
            </w:r>
          </w:p>
        </w:tc>
      </w:tr>
      <w:tr w:rsidR="00775BAF" w:rsidRPr="00775BAF" w14:paraId="1702CB36" w14:textId="77777777" w:rsidTr="00B37B0F">
        <w:tc>
          <w:tcPr>
            <w:tcW w:w="0" w:type="auto"/>
            <w:hideMark/>
          </w:tcPr>
          <w:p w14:paraId="0BC709A1" w14:textId="77777777" w:rsidR="00775BAF" w:rsidRPr="00775BAF" w:rsidRDefault="00775BAF" w:rsidP="00B37B0F">
            <w:pPr>
              <w:pStyle w:val="Tabletext"/>
            </w:pPr>
            <w:r>
              <w:t>Data Profiling</w:t>
            </w:r>
          </w:p>
        </w:tc>
        <w:tc>
          <w:tcPr>
            <w:tcW w:w="0" w:type="auto"/>
            <w:hideMark/>
          </w:tcPr>
          <w:p w14:paraId="6DC913F1" w14:textId="1062DB24" w:rsidR="00775BAF" w:rsidRPr="00775BAF" w:rsidRDefault="00775BAF" w:rsidP="00B37B0F">
            <w:pPr>
              <w:pStyle w:val="Tabletext"/>
            </w:pPr>
            <w:r>
              <w:t>Power BI, Inhouse visualization tool at Project 3</w:t>
            </w:r>
          </w:p>
        </w:tc>
        <w:tc>
          <w:tcPr>
            <w:tcW w:w="0" w:type="auto"/>
            <w:hideMark/>
          </w:tcPr>
          <w:p w14:paraId="560EF611" w14:textId="77777777" w:rsidR="00775BAF" w:rsidRPr="00775BAF" w:rsidRDefault="00775BAF" w:rsidP="00B37B0F">
            <w:pPr>
              <w:pStyle w:val="Tabletext"/>
            </w:pPr>
            <w:r>
              <w:t>Assess data quality, completeness, and exceptions; support profiling insights and cleansing prioritization</w:t>
            </w:r>
          </w:p>
        </w:tc>
      </w:tr>
      <w:tr w:rsidR="00775BAF" w:rsidRPr="00775BAF" w14:paraId="6544B563" w14:textId="77777777" w:rsidTr="00B37B0F">
        <w:tc>
          <w:tcPr>
            <w:tcW w:w="0" w:type="auto"/>
            <w:hideMark/>
          </w:tcPr>
          <w:p w14:paraId="613A92B5" w14:textId="77777777" w:rsidR="00775BAF" w:rsidRPr="00775BAF" w:rsidRDefault="00775BAF" w:rsidP="00B37B0F">
            <w:pPr>
              <w:pStyle w:val="Tabletext"/>
            </w:pPr>
            <w:r>
              <w:t>ETL / Transformation</w:t>
            </w:r>
          </w:p>
        </w:tc>
        <w:tc>
          <w:tcPr>
            <w:tcW w:w="0" w:type="auto"/>
            <w:hideMark/>
          </w:tcPr>
          <w:p w14:paraId="1F1B1D85" w14:textId="26B68A4D" w:rsidR="00775BAF" w:rsidRPr="00775BAF" w:rsidRDefault="00775BAF" w:rsidP="00B37B0F">
            <w:pPr>
              <w:pStyle w:val="Tabletext"/>
            </w:pPr>
            <w:r>
              <w:t xml:space="preserve">SAP Data Services </w:t>
            </w:r>
            <w:r>
              <w:rPr>
                <w:i/>
              </w:rPr>
              <w:t xml:space="preserve">(if licensed) </w:t>
            </w:r>
            <w:r>
              <w:t>or</w:t>
            </w:r>
            <w:r>
              <w:rPr>
                <w:i/>
              </w:rPr>
              <w:t xml:space="preserve"> </w:t>
            </w:r>
            <w:r>
              <w:t>Inhouse ETL tool available at Project 3</w:t>
            </w:r>
          </w:p>
        </w:tc>
        <w:tc>
          <w:tcPr>
            <w:tcW w:w="0" w:type="auto"/>
            <w:hideMark/>
          </w:tcPr>
          <w:p w14:paraId="6E484324" w14:textId="77777777" w:rsidR="00775BAF" w:rsidRPr="00775BAF" w:rsidRDefault="00775BAF" w:rsidP="00B37B0F">
            <w:pPr>
              <w:pStyle w:val="Tabletext"/>
            </w:pPr>
            <w:r>
              <w:t>Extract, transform, and prepare source data for migration</w:t>
            </w:r>
          </w:p>
        </w:tc>
      </w:tr>
      <w:tr w:rsidR="00775BAF" w:rsidRPr="00775BAF" w14:paraId="03B1E7BD" w14:textId="77777777" w:rsidTr="00B37B0F">
        <w:tc>
          <w:tcPr>
            <w:tcW w:w="0" w:type="auto"/>
            <w:hideMark/>
          </w:tcPr>
          <w:p w14:paraId="17EF73CE" w14:textId="3B1081BE" w:rsidR="00775BAF" w:rsidRPr="00775BAF" w:rsidRDefault="00775BAF" w:rsidP="00B37B0F">
            <w:pPr>
              <w:pStyle w:val="Tabletext"/>
            </w:pPr>
            <w:r>
              <w:t xml:space="preserve">ETL / Transformation/ Cleansing Alternative</w:t>
            </w:r>
          </w:p>
        </w:tc>
        <w:tc>
          <w:tcPr>
            <w:tcW w:w="0" w:type="auto"/>
            <w:hideMark/>
          </w:tcPr>
          <w:p w14:paraId="583A5B55" w14:textId="77777777" w:rsidR="00775BAF" w:rsidRPr="00775BAF" w:rsidRDefault="00775BAF" w:rsidP="00B37B0F">
            <w:pPr>
              <w:pStyle w:val="Tabletext"/>
            </w:pPr>
            <w:r>
              <w:t>Asset 360 with Databricks backend</w:t>
            </w:r>
          </w:p>
        </w:tc>
        <w:tc>
          <w:tcPr>
            <w:tcW w:w="0" w:type="auto"/>
            <w:hideMark/>
          </w:tcPr>
          <w:p w14:paraId="51CEC03E" w14:textId="1A5D0109" w:rsidR="00775BAF" w:rsidRPr="00775BAF" w:rsidRDefault="00775BAF" w:rsidP="00B37B0F">
            <w:pPr>
              <w:pStyle w:val="Tabletext"/>
            </w:pPr>
            <w:r>
              <w:t>Perform scalable transformation, enrichment.</w:t>
            </w:r>
          </w:p>
        </w:tc>
      </w:tr>
      <w:tr w:rsidR="00775BAF" w:rsidRPr="00775BAF" w14:paraId="53D7053A" w14:textId="77777777" w:rsidTr="00B37B0F">
        <w:tc>
          <w:tcPr>
            <w:tcW w:w="0" w:type="auto"/>
            <w:hideMark/>
          </w:tcPr>
          <w:p w14:paraId="5B13EFA3" w14:textId="77777777" w:rsidR="00775BAF" w:rsidRPr="00775BAF" w:rsidRDefault="00775BAF" w:rsidP="00B37B0F">
            <w:pPr>
              <w:pStyle w:val="Tabletext"/>
            </w:pPr>
            <w:r>
              <w:t>Data Load</w:t>
            </w:r>
          </w:p>
        </w:tc>
        <w:tc>
          <w:tcPr>
            <w:tcW w:w="0" w:type="auto"/>
            <w:hideMark/>
          </w:tcPr>
          <w:p w14:paraId="26DD1FFA" w14:textId="77777777" w:rsidR="00775BAF" w:rsidRPr="00775BAF" w:rsidRDefault="00775BAF" w:rsidP="00B37B0F">
            <w:pPr>
              <w:pStyle w:val="Tabletext"/>
            </w:pPr>
            <w:r>
              <w:t>SAP Data Migration Cockpit</w:t>
            </w:r>
          </w:p>
        </w:tc>
        <w:tc>
          <w:tcPr>
            <w:tcW w:w="0" w:type="auto"/>
            <w:hideMark/>
          </w:tcPr>
          <w:p w14:paraId="0C20728B" w14:textId="77777777" w:rsidR="00775BAF" w:rsidRPr="00775BAF" w:rsidRDefault="00775BAF" w:rsidP="00B37B0F">
            <w:pPr>
              <w:pStyle w:val="Tabletext"/>
            </w:pPr>
            <w:r>
              <w:t>Load transformed and approved data into SAP target environment</w:t>
            </w:r>
          </w:p>
        </w:tc>
      </w:tr>
      <w:tr w:rsidR="00775BAF" w:rsidRPr="00775BAF" w14:paraId="49433FE4" w14:textId="77777777" w:rsidTr="00B37B0F">
        <w:tc>
          <w:tcPr>
            <w:tcW w:w="0" w:type="auto"/>
            <w:hideMark/>
          </w:tcPr>
          <w:p w14:paraId="7AF06DE4" w14:textId="77777777" w:rsidR="00775BAF" w:rsidRPr="00775BAF" w:rsidRDefault="00775BAF" w:rsidP="00B37B0F">
            <w:pPr>
              <w:pStyle w:val="Tabletext"/>
            </w:pPr>
            <w:r>
              <w:t>Reconciliation</w:t>
            </w:r>
          </w:p>
        </w:tc>
        <w:tc>
          <w:tcPr>
            <w:tcW w:w="0" w:type="auto"/>
            <w:hideMark/>
          </w:tcPr>
          <w:p w14:paraId="74B4AC46" w14:textId="03ED6C32" w:rsidR="00775BAF" w:rsidRPr="00775BAF" w:rsidRDefault="0066053F" w:rsidP="00B37B0F">
            <w:pPr>
              <w:pStyle w:val="Tabletext"/>
            </w:pPr>
            <w:r>
              <w:t>Power BI, Inhouse visualization tool at Project 3</w:t>
            </w:r>
          </w:p>
        </w:tc>
        <w:tc>
          <w:tcPr>
            <w:tcW w:w="0" w:type="auto"/>
            <w:hideMark/>
          </w:tcPr>
          <w:p w14:paraId="52420193" w14:textId="77777777" w:rsidR="00775BAF" w:rsidRPr="00775BAF" w:rsidRDefault="00775BAF" w:rsidP="00B37B0F">
            <w:pPr>
              <w:pStyle w:val="Tabletext"/>
            </w:pPr>
            <w:r>
              <w:t>Provide qualitative and quantitative summaries to validate source-to-target migration outcomes</w:t>
            </w:r>
          </w:p>
        </w:tc>
      </w:tr>
    </w:tbl>
    <w:p w14:paraId="3FD2E1BB" w14:textId="142111A7" w:rsidR="0060396F" w:rsidRDefault="0060396F" w:rsidP="005253C8">
      <w:r>
        <w:t>Deloitte’s conversion approach is designed to provide a structured, scalable, and low-risk path to migration readiness by combining phased execution, early data profiling, targeted cleansing and enrichment, fit-for-purpose tooling, and iterative validation. Beginning with upfront profiling and design, the approach helps identify data issues early, define clear transformation requirements, and establish the foundation for effective remediation. Deloitte then applies a combination of business-led cleansing, AI-enabled enrichment through Asset 360, and controlled transformation and load processes to improve data quality and support efficient execution at scale. Through mock conversions, reconciliation reporting, dress rehearsal, and final cutover support, this approach is intended to improve confidence in data integrity, strengthen stakeholder readiness, and promote a more stable transition into the future-state SAP environment.</w:t>
      </w:r>
    </w:p>
    <w:p w14:paraId="28BD3AA7" w14:textId="77777777" w:rsidR="00627029" w:rsidRDefault="00627029" w:rsidP="005253C8">
      <w:pPr>
        <w:rPr>
          <w:b/>
        </w:rPr>
      </w:pPr>
    </w:p>
    <w:p w14:paraId="3356B43E" w14:textId="257D9DFA" w:rsidR="00D87B23" w:rsidRPr="00E94493" w:rsidRDefault="00D87B23" w:rsidP="005253C8">
      <w:pPr>
        <w:rPr>
          <w:b/>
        </w:rPr>
      </w:pPr>
      <w:r>
        <w:t>This approach helps ensure the conversion effort is executed as a business-led, quality-focused migration program rather than a one-time technical data load.</w:t>
      </w:r>
    </w:p>
    <w:p w14:paraId="5C5F6FBF" w14:textId="77777777" w:rsidR="00182BBA" w:rsidRDefault="00182BBA">
      <w:pPr>
        <w:spacing w:after="160" w:line="278" w:lineRule="auto"/>
        <w:rPr>
          <w:rFonts w:asciiTheme="majorHAnsi" w:eastAsiaTheme="majorEastAsia" w:hAnsiTheme="majorHAnsi" w:cstheme="majorBidi"/>
          <w:color w:val="0F4761" w:themeColor="accent1" w:themeShade="BF"/>
          <w:kern w:val="2"/>
          <w:sz w:val="40"/>
          <w:szCs w:val="40"/>
          <w14:ligatures w14:val="standardContextual"/>
        </w:rPr>
      </w:pPr>
      <w:r>
        <w:br w:type="page"/>
      </w:r>
    </w:p>
    <w:p w14:paraId="0CE95064" w14:textId="36ECA9FD" w:rsidR="00475439" w:rsidRPr="006717C3" w:rsidRDefault="00182BBA" w:rsidP="00B37B0F">
      <w:pPr>
        <w:pStyle w:val="Heading1"/>
      </w:pPr>
      <w:bookmarkStart w:id="39" w:name="_Toc234865024"/>
      <w:r>
        <w:t>Testing Methodology &amp; Quality Controls</w:t>
      </w:r>
      <w:bookmarkEnd w:id="39"/>
    </w:p>
    <w:p w14:paraId="6A74C095" w14:textId="0A499C49" w:rsidR="006717C3" w:rsidRPr="006717C3" w:rsidRDefault="00827A05" w:rsidP="00B37B0F">
      <w:pPr>
        <w:pStyle w:val="Heading2"/>
      </w:pPr>
      <w:r>
        <w:t xml:space="preserve">8.1 Overview</w:t>
      </w:r>
    </w:p>
    <w:p w14:paraId="1C0CF3E4" w14:textId="17674A4C" w:rsidR="006717C3" w:rsidRPr="006717C3" w:rsidRDefault="006717C3" w:rsidP="006717C3">
      <w:pPr>
        <w:spacing w:after="160" w:line="278" w:lineRule="auto"/>
      </w:pPr>
      <w:r>
        <w:t xml:space="preserve">The Deloitte testing approach for the program SAP PM is a risk-based, requirement-traceable, evidence-driven program designed to confirm functional fitness, technical integrity, controls operating effectiveness, and operational readiness across Project 3 Indiana, Project 3 Ohio, and MVLt. Testing operates across a phased cadence aligned to Project 3 Digital PMO Stage Gates 3 and 4, progressing from unit-level validation through production stability. All test execution is managed within </w:t>
      </w:r>
      <w:r>
        <w:rPr>
          <w:b/>
          <w:bCs/>
        </w:rPr>
        <w:t>Panaya</w:t>
      </w:r>
      <w:r>
        <w:t xml:space="preserve"> as the Project 3-approved test management toolset, with full bi-directional traceability maintained between RTM requirements, RICEFW objects, Key controls, test cases, defects, and sign-off authorities. Controls Testing is not a standalone phase — it is embedded as a parallel discipline inside SIT and UAT cycles.</w:t>
      </w:r>
    </w:p>
    <w:p w14:paraId="37F52A8D" w14:textId="77777777" w:rsidR="006717C3" w:rsidRPr="006717C3" w:rsidRDefault="006717C3" w:rsidP="006717C3">
      <w:pPr>
        <w:spacing w:after="160" w:line="278" w:lineRule="auto"/>
      </w:pPr>
      <w:r>
        <w:t>Mock Conversion Loads run in parallel with SIT cycles, synchronized so that each SIT cycle operates against progressively richer and more production-representative data. Every test phase has defined entry and exit criteria; no phase progresses without documented closure of the prior phase, and no Stage Gate closes without the designated acceptance authority's written sign-off.</w:t>
      </w:r>
    </w:p>
    <w:p w14:paraId="54556977" w14:textId="5AA684B8" w:rsidR="006B5DFB" w:rsidRPr="006B5DFB" w:rsidRDefault="00827A05" w:rsidP="006B5DFB">
      <w:pPr>
        <w:spacing w:after="160" w:line="278" w:lineRule="auto"/>
        <w:rPr>
          <w:b/>
          <w:bCs/>
        </w:rPr>
      </w:pPr>
      <w:r>
        <w:rPr>
          <w:b/>
          <w:bCs/>
        </w:rPr>
        <w:t xml:space="preserve">8.2 Test Types</w:t>
      </w:r>
    </w:p>
    <w:p w14:paraId="6BBBD5B7" w14:textId="77777777" w:rsidR="006B5DFB" w:rsidRPr="006B5DFB" w:rsidRDefault="006B5DFB" w:rsidP="006B5DFB">
      <w:pPr>
        <w:spacing w:after="160" w:line="278" w:lineRule="auto"/>
      </w:pPr>
      <w:r>
        <w:t>The following table defines each testing cycle in scope for the the program Program, including its definition, scope of what is being tested, and execution approach.</w:t>
      </w:r>
    </w:p>
    <w:tbl>
      <w:tblPr>
        <w:tblStyle w:val="TableGrid"/>
        <w:tblW w:w="10206" w:type="dxa"/>
        <w:tblBorders>
          <w:top w:val="none" w:sz="0" w:space="0" w:color="auto"/>
          <w:left w:val="none" w:sz="0" w:space="0" w:color="auto"/>
          <w:bottom w:val="single" w:sz="4" w:space="0" w:color="D1D1D1" w:themeColor="background2" w:themeShade="E6"/>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1324"/>
        <w:gridCol w:w="5053"/>
        <w:gridCol w:w="1387"/>
        <w:gridCol w:w="1217"/>
        <w:gridCol w:w="1225"/>
      </w:tblGrid>
      <w:tr w:rsidR="006B5DFB" w:rsidRPr="006B5DFB" w14:paraId="669BE166" w14:textId="77777777" w:rsidTr="00927C29">
        <w:trPr>
          <w:trHeight w:val="681"/>
        </w:trPr>
        <w:tc>
          <w:tcPr>
            <w:tcW w:w="649" w:type="pct"/>
            <w:shd w:val="clear" w:color="auto" w:fill="4EA72E" w:themeFill="accent6"/>
            <w:hideMark/>
          </w:tcPr>
          <w:p w14:paraId="2002C55E" w14:textId="77777777" w:rsidR="006B5DFB" w:rsidRPr="006B5DFB" w:rsidRDefault="006B5DFB" w:rsidP="00FE4F6B">
            <w:pPr>
              <w:pStyle w:val="Tabletitle"/>
            </w:pPr>
            <w:r>
              <w:t>Testing Type</w:t>
            </w:r>
          </w:p>
        </w:tc>
        <w:tc>
          <w:tcPr>
            <w:tcW w:w="2476" w:type="pct"/>
            <w:shd w:val="clear" w:color="auto" w:fill="4EA72E" w:themeFill="accent6"/>
            <w:hideMark/>
          </w:tcPr>
          <w:p w14:paraId="255A729A" w14:textId="77777777" w:rsidR="006B5DFB" w:rsidRPr="006B5DFB" w:rsidRDefault="006B5DFB" w:rsidP="00FE4F6B">
            <w:pPr>
              <w:pStyle w:val="Tabletitle"/>
            </w:pPr>
            <w:r>
              <w:t>Definition</w:t>
            </w:r>
          </w:p>
        </w:tc>
        <w:tc>
          <w:tcPr>
            <w:tcW w:w="680" w:type="pct"/>
            <w:shd w:val="clear" w:color="auto" w:fill="4EA72E" w:themeFill="accent6"/>
          </w:tcPr>
          <w:p w14:paraId="76AD6A01" w14:textId="1DD7CCF3" w:rsidR="00AE54F8" w:rsidRPr="006B5DFB" w:rsidRDefault="00B0661F" w:rsidP="00FE4F6B">
            <w:pPr>
              <w:pStyle w:val="Tabletitle"/>
              <w:rPr>
                <w:b w:val="0"/>
              </w:rPr>
            </w:pPr>
            <w:r>
              <w:t>Data Source</w:t>
            </w:r>
          </w:p>
        </w:tc>
        <w:tc>
          <w:tcPr>
            <w:tcW w:w="595" w:type="pct"/>
            <w:shd w:val="clear" w:color="auto" w:fill="4EA72E" w:themeFill="accent6"/>
            <w:hideMark/>
          </w:tcPr>
          <w:p w14:paraId="74123182" w14:textId="77777777" w:rsidR="006B5DFB" w:rsidRPr="006B5DFB" w:rsidRDefault="006B5DFB" w:rsidP="00FE4F6B">
            <w:pPr>
              <w:pStyle w:val="Tabletitle"/>
            </w:pPr>
            <w:r>
              <w:t>Manual / Automation</w:t>
            </w:r>
          </w:p>
        </w:tc>
        <w:tc>
          <w:tcPr>
            <w:tcW w:w="600" w:type="pct"/>
            <w:shd w:val="clear" w:color="auto" w:fill="4EA72E" w:themeFill="accent6"/>
            <w:hideMark/>
          </w:tcPr>
          <w:p w14:paraId="7902419B" w14:textId="77777777" w:rsidR="006B5DFB" w:rsidRPr="006B5DFB" w:rsidRDefault="006B5DFB" w:rsidP="00FE4F6B">
            <w:pPr>
              <w:pStyle w:val="Tabletitle"/>
            </w:pPr>
            <w:r>
              <w:t>Testing Tools</w:t>
            </w:r>
          </w:p>
        </w:tc>
      </w:tr>
      <w:tr w:rsidR="006B5DFB" w:rsidRPr="006B5DFB" w14:paraId="6A4DDB55" w14:textId="77777777" w:rsidTr="00927C29">
        <w:trPr>
          <w:trHeight w:val="960"/>
        </w:trPr>
        <w:tc>
          <w:tcPr>
            <w:tcW w:w="649" w:type="pct"/>
            <w:hideMark/>
          </w:tcPr>
          <w:p w14:paraId="0522FD45" w14:textId="77777777" w:rsidR="006B5DFB" w:rsidRPr="006B5DFB" w:rsidRDefault="006B5DFB" w:rsidP="005E61AA">
            <w:pPr>
              <w:pStyle w:val="Tabletextbold"/>
            </w:pPr>
            <w:r>
              <w:t>Functional Unit Testing</w:t>
            </w:r>
          </w:p>
        </w:tc>
        <w:tc>
          <w:tcPr>
            <w:tcW w:w="2476" w:type="pct"/>
            <w:hideMark/>
          </w:tcPr>
          <w:p w14:paraId="2A5AF32B" w14:textId="77777777" w:rsidR="006B5DFB" w:rsidRPr="006B5DFB" w:rsidRDefault="006B5DFB" w:rsidP="00FD01EC">
            <w:pPr>
              <w:pStyle w:val="Tabletext"/>
            </w:pPr>
            <w:r>
              <w:t>Validates that each RICEFW object is developed in accordance with its functional specification. Executed by the SI development team; mandatory exit gate before any object is promoted beyond the development environment.</w:t>
            </w:r>
          </w:p>
        </w:tc>
        <w:tc>
          <w:tcPr>
            <w:tcW w:w="680" w:type="pct"/>
          </w:tcPr>
          <w:p w14:paraId="21E14F24" w14:textId="6A099001" w:rsidR="00AE54F8" w:rsidRPr="006B5DFB" w:rsidRDefault="003830F8" w:rsidP="00FD01EC">
            <w:pPr>
              <w:pStyle w:val="Tabletext"/>
            </w:pPr>
            <w:r>
              <w:t>Synthetic / unit data</w:t>
            </w:r>
          </w:p>
        </w:tc>
        <w:tc>
          <w:tcPr>
            <w:tcW w:w="595" w:type="pct"/>
            <w:hideMark/>
          </w:tcPr>
          <w:p w14:paraId="01605290" w14:textId="77777777" w:rsidR="006B5DFB" w:rsidRPr="006B5DFB" w:rsidRDefault="006B5DFB" w:rsidP="00FD01EC">
            <w:pPr>
              <w:pStyle w:val="Tabletext"/>
            </w:pPr>
            <w:r>
              <w:t>Manual</w:t>
            </w:r>
          </w:p>
        </w:tc>
        <w:tc>
          <w:tcPr>
            <w:tcW w:w="600" w:type="pct"/>
            <w:hideMark/>
          </w:tcPr>
          <w:p w14:paraId="674C044D" w14:textId="77777777" w:rsidR="006B5DFB" w:rsidRPr="006B5DFB" w:rsidRDefault="006B5DFB" w:rsidP="00FD01EC">
            <w:pPr>
              <w:pStyle w:val="Tabletext"/>
            </w:pPr>
            <w:r>
              <w:t>Panaya (or Project 3-approved equivalent)</w:t>
            </w:r>
          </w:p>
        </w:tc>
      </w:tr>
      <w:tr w:rsidR="006B5DFB" w:rsidRPr="006B5DFB" w14:paraId="09C35F82" w14:textId="77777777" w:rsidTr="00927C29">
        <w:trPr>
          <w:trHeight w:val="1221"/>
        </w:trPr>
        <w:tc>
          <w:tcPr>
            <w:tcW w:w="649" w:type="pct"/>
            <w:hideMark/>
          </w:tcPr>
          <w:p w14:paraId="47E43D9F" w14:textId="77777777" w:rsidR="006B5DFB" w:rsidRPr="006B5DFB" w:rsidRDefault="006B5DFB" w:rsidP="005E61AA">
            <w:pPr>
              <w:pStyle w:val="Tabletextbold"/>
            </w:pPr>
            <w:r>
              <w:t>String Testing</w:t>
            </w:r>
          </w:p>
        </w:tc>
        <w:tc>
          <w:tcPr>
            <w:tcW w:w="2476" w:type="pct"/>
            <w:hideMark/>
          </w:tcPr>
          <w:p w14:paraId="1A1CCC43" w14:textId="77777777" w:rsidR="006B5DFB" w:rsidRPr="006B5DFB" w:rsidRDefault="006B5DFB" w:rsidP="00FD01EC">
            <w:pPr>
              <w:pStyle w:val="Tabletext"/>
            </w:pPr>
            <w:r>
              <w:t>Validates that a sequence of logically related transactions executes correctly as an end-to-end process thread within a single functional area, prior to full system testing.</w:t>
            </w:r>
          </w:p>
        </w:tc>
        <w:tc>
          <w:tcPr>
            <w:tcW w:w="680" w:type="pct"/>
          </w:tcPr>
          <w:p w14:paraId="61CB5948" w14:textId="0BE67705" w:rsidR="00AE54F8" w:rsidRPr="006B5DFB" w:rsidRDefault="003830F8" w:rsidP="00FD01EC">
            <w:pPr>
              <w:pStyle w:val="Tabletext"/>
            </w:pPr>
            <w:r>
              <w:t>Mock data</w:t>
            </w:r>
          </w:p>
        </w:tc>
        <w:tc>
          <w:tcPr>
            <w:tcW w:w="595" w:type="pct"/>
            <w:hideMark/>
          </w:tcPr>
          <w:p w14:paraId="4DD9A8E0" w14:textId="77777777" w:rsidR="006B5DFB" w:rsidRPr="006B5DFB" w:rsidRDefault="006B5DFB" w:rsidP="00FD01EC">
            <w:pPr>
              <w:pStyle w:val="Tabletext"/>
            </w:pPr>
            <w:r>
              <w:t>Manual</w:t>
            </w:r>
          </w:p>
        </w:tc>
        <w:tc>
          <w:tcPr>
            <w:tcW w:w="600" w:type="pct"/>
            <w:hideMark/>
          </w:tcPr>
          <w:p w14:paraId="323080A1" w14:textId="77777777" w:rsidR="006B5DFB" w:rsidRPr="006B5DFB" w:rsidRDefault="006B5DFB" w:rsidP="00FD01EC">
            <w:pPr>
              <w:pStyle w:val="Tabletext"/>
            </w:pPr>
            <w:r>
              <w:t>Panaya (or Project 3-approved equivalent)</w:t>
            </w:r>
          </w:p>
        </w:tc>
      </w:tr>
      <w:tr w:rsidR="006B5DFB" w:rsidRPr="006B5DFB" w14:paraId="51ED8327" w14:textId="77777777" w:rsidTr="00927C29">
        <w:trPr>
          <w:trHeight w:val="1478"/>
        </w:trPr>
        <w:tc>
          <w:tcPr>
            <w:tcW w:w="649" w:type="pct"/>
            <w:hideMark/>
          </w:tcPr>
          <w:p w14:paraId="2733A87D" w14:textId="77777777" w:rsidR="006B5DFB" w:rsidRPr="006B5DFB" w:rsidRDefault="006B5DFB" w:rsidP="005E61AA">
            <w:pPr>
              <w:pStyle w:val="Tabletextbold"/>
            </w:pPr>
            <w:r>
              <w:t>System Testing</w:t>
            </w:r>
          </w:p>
        </w:tc>
        <w:tc>
          <w:tcPr>
            <w:tcW w:w="2476" w:type="pct"/>
            <w:hideMark/>
          </w:tcPr>
          <w:p w14:paraId="03D387F9" w14:textId="77777777" w:rsidR="006B5DFB" w:rsidRPr="006B5DFB" w:rsidRDefault="006B5DFB" w:rsidP="00FD01EC">
            <w:pPr>
              <w:pStyle w:val="Tabletext"/>
            </w:pPr>
            <w:r>
              <w:t>Validates the configured SAP PM solution as a complete system across all process areas and all three OpCos, exercising configuration, master data, and custom developments together.</w:t>
            </w:r>
          </w:p>
        </w:tc>
        <w:tc>
          <w:tcPr>
            <w:tcW w:w="680" w:type="pct"/>
          </w:tcPr>
          <w:p w14:paraId="1D079E5F" w14:textId="2370A993" w:rsidR="00AE54F8" w:rsidRPr="006B5DFB" w:rsidRDefault="003830F8" w:rsidP="00FD01EC">
            <w:pPr>
              <w:pStyle w:val="Tabletext"/>
            </w:pPr>
            <w:r>
              <w:t>Mock Load 1</w:t>
            </w:r>
          </w:p>
        </w:tc>
        <w:tc>
          <w:tcPr>
            <w:tcW w:w="595" w:type="pct"/>
            <w:hideMark/>
          </w:tcPr>
          <w:p w14:paraId="4EB5CB2D" w14:textId="77777777" w:rsidR="006B5DFB" w:rsidRPr="006B5DFB" w:rsidRDefault="006B5DFB" w:rsidP="00FD01EC">
            <w:pPr>
              <w:pStyle w:val="Tabletext"/>
            </w:pPr>
            <w:r>
              <w:t>Automation and manual</w:t>
            </w:r>
          </w:p>
        </w:tc>
        <w:tc>
          <w:tcPr>
            <w:tcW w:w="600" w:type="pct"/>
            <w:hideMark/>
          </w:tcPr>
          <w:p w14:paraId="2F405444" w14:textId="77777777" w:rsidR="006B5DFB" w:rsidRPr="006B5DFB" w:rsidRDefault="006B5DFB" w:rsidP="00FD01EC">
            <w:pPr>
              <w:pStyle w:val="Tabletext"/>
            </w:pPr>
            <w:r>
              <w:t>Panaya (or Project 3-approved equivalent); test automation execution tooling subject to Project 3 confirmation</w:t>
            </w:r>
          </w:p>
        </w:tc>
      </w:tr>
      <w:tr w:rsidR="006B5DFB" w:rsidRPr="006B5DFB" w14:paraId="6DBBCC57" w14:textId="77777777" w:rsidTr="00927C29">
        <w:trPr>
          <w:trHeight w:val="938"/>
        </w:trPr>
        <w:tc>
          <w:tcPr>
            <w:tcW w:w="649" w:type="pct"/>
            <w:hideMark/>
          </w:tcPr>
          <w:p w14:paraId="1FCD4FD4" w14:textId="5ADC25F7" w:rsidR="00DF473A" w:rsidRPr="00DF473A" w:rsidRDefault="006B5DFB" w:rsidP="001A4CDE">
            <w:pPr>
              <w:pStyle w:val="Tabletextbold"/>
            </w:pPr>
            <w:r>
              <w:t xml:space="preserve">System Integration Testing (3 cycles)</w:t>
            </w:r>
          </w:p>
        </w:tc>
        <w:tc>
          <w:tcPr>
            <w:tcW w:w="2476" w:type="pct"/>
            <w:hideMark/>
          </w:tcPr>
          <w:p w14:paraId="3A8034B8" w14:textId="77777777" w:rsidR="006B5DFB" w:rsidRDefault="006B5DFB" w:rsidP="00FD01EC">
            <w:pPr>
              <w:pStyle w:val="Tabletext"/>
            </w:pPr>
            <w:r>
              <w:t>Validates bidirectional data flow, message processing, error handling, and recovery behavior across all integration interfaces between SAP PM and connected upstream and downstream systems.</w:t>
            </w:r>
          </w:p>
          <w:p w14:paraId="5719AA18" w14:textId="77777777" w:rsidR="004F1D3E" w:rsidRDefault="004F1D3E" w:rsidP="00FD01EC">
            <w:pPr>
              <w:pStyle w:val="Tabletext"/>
            </w:pPr>
          </w:p>
          <w:p w14:paraId="227C37A2" w14:textId="77777777" w:rsidR="004F1D3E" w:rsidRPr="006B5DFB" w:rsidRDefault="004F1D3E" w:rsidP="00FD01EC">
            <w:pPr>
              <w:pStyle w:val="Tabletext"/>
            </w:pPr>
          </w:p>
        </w:tc>
        <w:tc>
          <w:tcPr>
            <w:tcW w:w="680" w:type="pct"/>
          </w:tcPr>
          <w:p w14:paraId="2A213A19" w14:textId="3C9A39DC" w:rsidR="00AE54F8" w:rsidRPr="006B5DFB" w:rsidRDefault="003830F8" w:rsidP="00FD01EC">
            <w:pPr>
              <w:pStyle w:val="Tabletext"/>
            </w:pPr>
            <w:r>
              <w:t xml:space="preserve">Mock Load (3 cycles)</w:t>
            </w:r>
          </w:p>
        </w:tc>
        <w:tc>
          <w:tcPr>
            <w:tcW w:w="595" w:type="pct"/>
            <w:hideMark/>
          </w:tcPr>
          <w:p w14:paraId="46FFBB17" w14:textId="77777777" w:rsidR="006B5DFB" w:rsidRPr="006B5DFB" w:rsidRDefault="006B5DFB" w:rsidP="00FD01EC">
            <w:pPr>
              <w:pStyle w:val="Tabletext"/>
            </w:pPr>
            <w:r>
              <w:t>Automation and manual</w:t>
            </w:r>
          </w:p>
        </w:tc>
        <w:tc>
          <w:tcPr>
            <w:tcW w:w="600" w:type="pct"/>
            <w:hideMark/>
          </w:tcPr>
          <w:p w14:paraId="5BB945E8" w14:textId="77777777" w:rsidR="006B5DFB" w:rsidRPr="006B5DFB" w:rsidRDefault="006B5DFB" w:rsidP="00FD01EC">
            <w:pPr>
              <w:pStyle w:val="Tabletext"/>
            </w:pPr>
            <w:r>
              <w:t>Panaya (or Project 3-approved equivalent); integration test automation tooling subject to Project 3 confirmation</w:t>
            </w:r>
          </w:p>
        </w:tc>
      </w:tr>
      <w:tr w:rsidR="006B5DFB" w:rsidRPr="006B5DFB" w14:paraId="122AEE63" w14:textId="77777777" w:rsidTr="00927C29">
        <w:trPr>
          <w:trHeight w:val="1735"/>
        </w:trPr>
        <w:tc>
          <w:tcPr>
            <w:tcW w:w="649" w:type="pct"/>
            <w:hideMark/>
          </w:tcPr>
          <w:p w14:paraId="589B177F" w14:textId="674CA3AE" w:rsidR="00A928C0" w:rsidRPr="00A928C0" w:rsidRDefault="006B5DFB" w:rsidP="00A928C0">
            <w:pPr>
              <w:pStyle w:val="Tabletextbold"/>
            </w:pPr>
            <w:r>
              <w:t xml:space="preserve">User Acceptance Testing  </w:t>
            </w:r>
            <w:r>
              <w:rPr>
                <w:bCs/>
              </w:rPr>
              <w:t>support</w:t>
            </w:r>
          </w:p>
        </w:tc>
        <w:tc>
          <w:tcPr>
            <w:tcW w:w="2476" w:type="pct"/>
            <w:hideMark/>
          </w:tcPr>
          <w:p w14:paraId="50E14092" w14:textId="77777777" w:rsidR="006B5DFB" w:rsidRPr="006B5DFB" w:rsidRDefault="006B5DFB" w:rsidP="00FD01EC">
            <w:pPr>
              <w:pStyle w:val="Tabletext"/>
            </w:pPr>
            <w:r>
              <w:t>Validates that the solution meets Project 3 business requirements and is fit for operational use. Executed by Project 3 business users; the SI provides test coordination, environment management, defect triage, and issue resolution support.</w:t>
            </w:r>
          </w:p>
        </w:tc>
        <w:tc>
          <w:tcPr>
            <w:tcW w:w="680" w:type="pct"/>
          </w:tcPr>
          <w:p w14:paraId="280E66C8" w14:textId="3ABDC6AF" w:rsidR="00AE54F8" w:rsidRPr="006B5DFB" w:rsidRDefault="003830F8" w:rsidP="00FD01EC">
            <w:pPr>
              <w:pStyle w:val="Tabletext"/>
            </w:pPr>
            <w:r>
              <w:t>Representative production-like data</w:t>
            </w:r>
          </w:p>
        </w:tc>
        <w:tc>
          <w:tcPr>
            <w:tcW w:w="595" w:type="pct"/>
            <w:hideMark/>
          </w:tcPr>
          <w:p w14:paraId="2E6BD9EB" w14:textId="77777777" w:rsidR="006B5DFB" w:rsidRPr="006B5DFB" w:rsidRDefault="006B5DFB" w:rsidP="00FD01EC">
            <w:pPr>
              <w:pStyle w:val="Tabletext"/>
            </w:pPr>
            <w:r>
              <w:t>Manual</w:t>
            </w:r>
          </w:p>
        </w:tc>
        <w:tc>
          <w:tcPr>
            <w:tcW w:w="600" w:type="pct"/>
            <w:hideMark/>
          </w:tcPr>
          <w:p w14:paraId="7A93C64A" w14:textId="77777777" w:rsidR="006B5DFB" w:rsidRPr="006B5DFB" w:rsidRDefault="006B5DFB" w:rsidP="00FD01EC">
            <w:pPr>
              <w:pStyle w:val="Tabletext"/>
            </w:pPr>
            <w:r>
              <w:t>Panaya (or Project 3-approved equivalent)</w:t>
            </w:r>
          </w:p>
        </w:tc>
      </w:tr>
      <w:tr w:rsidR="006B5DFB" w:rsidRPr="006B5DFB" w14:paraId="6506F897" w14:textId="77777777" w:rsidTr="00927C29">
        <w:trPr>
          <w:trHeight w:val="1748"/>
        </w:trPr>
        <w:tc>
          <w:tcPr>
            <w:tcW w:w="649" w:type="pct"/>
            <w:hideMark/>
          </w:tcPr>
          <w:p w14:paraId="1407F5DA" w14:textId="77777777" w:rsidR="006B5DFB" w:rsidRPr="006B5DFB" w:rsidRDefault="006B5DFB" w:rsidP="00FD01EC">
            <w:pPr>
              <w:pStyle w:val="Tabletextbold"/>
            </w:pPr>
            <w:r>
              <w:t>Regression Testing</w:t>
            </w:r>
          </w:p>
        </w:tc>
        <w:tc>
          <w:tcPr>
            <w:tcW w:w="2476" w:type="pct"/>
            <w:hideMark/>
          </w:tcPr>
          <w:p w14:paraId="106F7448" w14:textId="77777777" w:rsidR="006B5DFB" w:rsidRPr="006B5DFB" w:rsidRDefault="006B5DFB" w:rsidP="00FD01EC">
            <w:pPr>
              <w:pStyle w:val="Tabletext"/>
            </w:pPr>
            <w:r>
              <w:t>Confirms that the program configuration changes and the S/4HANA upgrade do not introduce unintended defects into existing SAP functionality outside the direct program scope. Executed iteratively at each significant build release.</w:t>
            </w:r>
          </w:p>
        </w:tc>
        <w:tc>
          <w:tcPr>
            <w:tcW w:w="680" w:type="pct"/>
          </w:tcPr>
          <w:p w14:paraId="128BBF60" w14:textId="1D7BED56" w:rsidR="00AE54F8" w:rsidRPr="006B5DFB" w:rsidRDefault="003830F8" w:rsidP="00FD01EC">
            <w:pPr>
              <w:pStyle w:val="Tabletext"/>
            </w:pPr>
            <w:r>
              <w:t>Production-representative</w:t>
            </w:r>
          </w:p>
        </w:tc>
        <w:tc>
          <w:tcPr>
            <w:tcW w:w="595" w:type="pct"/>
            <w:hideMark/>
          </w:tcPr>
          <w:p w14:paraId="29E066DB" w14:textId="77777777" w:rsidR="006B5DFB" w:rsidRPr="006B5DFB" w:rsidRDefault="006B5DFB" w:rsidP="00FD01EC">
            <w:pPr>
              <w:pStyle w:val="Tabletext"/>
            </w:pPr>
            <w:r>
              <w:t>Automation and manual</w:t>
            </w:r>
          </w:p>
        </w:tc>
        <w:tc>
          <w:tcPr>
            <w:tcW w:w="600" w:type="pct"/>
            <w:hideMark/>
          </w:tcPr>
          <w:p w14:paraId="20D6A1B9" w14:textId="77777777" w:rsidR="006B5DFB" w:rsidRPr="006B5DFB" w:rsidRDefault="006B5DFB" w:rsidP="00FD01EC">
            <w:pPr>
              <w:pStyle w:val="Tabletext"/>
            </w:pPr>
            <w:r>
              <w:t>Panaya (or Project 3-approved equivalent); regression automation execution tooling subject to Project 3 confirmation</w:t>
            </w:r>
          </w:p>
        </w:tc>
      </w:tr>
      <w:tr w:rsidR="006B5DFB" w:rsidRPr="006B5DFB" w14:paraId="306A6926" w14:textId="77777777" w:rsidTr="00927C29">
        <w:trPr>
          <w:trHeight w:val="1466"/>
        </w:trPr>
        <w:tc>
          <w:tcPr>
            <w:tcW w:w="649" w:type="pct"/>
            <w:hideMark/>
          </w:tcPr>
          <w:p w14:paraId="577BB682" w14:textId="77777777" w:rsidR="006B5DFB" w:rsidRPr="006B5DFB" w:rsidRDefault="006B5DFB" w:rsidP="00FD01EC">
            <w:pPr>
              <w:pStyle w:val="Tabletextbold"/>
            </w:pPr>
            <w:r>
              <w:t>Performance Testing support</w:t>
            </w:r>
          </w:p>
        </w:tc>
        <w:tc>
          <w:tcPr>
            <w:tcW w:w="2476" w:type="pct"/>
            <w:hideMark/>
          </w:tcPr>
          <w:p w14:paraId="40158A85" w14:textId="77777777" w:rsidR="006B5DFB" w:rsidRPr="006B5DFB" w:rsidRDefault="006B5DFB" w:rsidP="00FD01EC">
            <w:pPr>
              <w:pStyle w:val="Tabletext"/>
            </w:pPr>
            <w:r>
              <w:t>Project 3-owned activity. The SI supports by developing the performance testing plan, configuring test scenarios, participating in execution, and owning timely resolution of SAP-PM-specific performance defects.</w:t>
            </w:r>
          </w:p>
        </w:tc>
        <w:tc>
          <w:tcPr>
            <w:tcW w:w="680" w:type="pct"/>
          </w:tcPr>
          <w:p w14:paraId="4CAF4FAF" w14:textId="364CB3D7" w:rsidR="00AE54F8" w:rsidRPr="006B5DFB" w:rsidRDefault="003830F8" w:rsidP="00FD01EC">
            <w:pPr>
              <w:pStyle w:val="Tabletext"/>
            </w:pPr>
            <w:r>
              <w:t>Production-like volumes</w:t>
            </w:r>
          </w:p>
        </w:tc>
        <w:tc>
          <w:tcPr>
            <w:tcW w:w="595" w:type="pct"/>
            <w:hideMark/>
          </w:tcPr>
          <w:p w14:paraId="7F65E9FF" w14:textId="77777777" w:rsidR="006B5DFB" w:rsidRPr="006B5DFB" w:rsidRDefault="006B5DFB" w:rsidP="00FD01EC">
            <w:pPr>
              <w:pStyle w:val="Tabletext"/>
            </w:pPr>
            <w:r>
              <w:t>Automation and manual</w:t>
            </w:r>
          </w:p>
        </w:tc>
        <w:tc>
          <w:tcPr>
            <w:tcW w:w="600" w:type="pct"/>
            <w:hideMark/>
          </w:tcPr>
          <w:p w14:paraId="03CED267" w14:textId="77777777" w:rsidR="006B5DFB" w:rsidRPr="006B5DFB" w:rsidRDefault="006B5DFB" w:rsidP="00FD01EC">
            <w:pPr>
              <w:pStyle w:val="Tabletext"/>
            </w:pPr>
            <w:r>
              <w:t>Panaya (or Project 3-approved equivalent); performance testing execution tooling subject to Project 3 confirmation</w:t>
            </w:r>
          </w:p>
        </w:tc>
      </w:tr>
      <w:tr w:rsidR="006B5DFB" w:rsidRPr="006B5DFB" w14:paraId="66E98316" w14:textId="77777777" w:rsidTr="00927C29">
        <w:trPr>
          <w:trHeight w:val="1478"/>
        </w:trPr>
        <w:tc>
          <w:tcPr>
            <w:tcW w:w="649" w:type="pct"/>
            <w:hideMark/>
          </w:tcPr>
          <w:p w14:paraId="7D50A553" w14:textId="77777777" w:rsidR="006B5DFB" w:rsidRPr="006B5DFB" w:rsidRDefault="006B5DFB" w:rsidP="00FD01EC">
            <w:pPr>
              <w:pStyle w:val="Tabletextbold"/>
            </w:pPr>
            <w:r>
              <w:t>Security Testing</w:t>
            </w:r>
          </w:p>
        </w:tc>
        <w:tc>
          <w:tcPr>
            <w:tcW w:w="2476" w:type="pct"/>
            <w:hideMark/>
          </w:tcPr>
          <w:p w14:paraId="19E36F25" w14:textId="77777777" w:rsidR="006B5DFB" w:rsidRPr="006B5DFB" w:rsidRDefault="006B5DFB" w:rsidP="00FD01EC">
            <w:pPr>
              <w:pStyle w:val="Tabletext"/>
            </w:pPr>
            <w:r>
              <w:t>Validates that the SAP PM authorization model enforces appropriate role-based access controls, segregation of duties, and data protection requirements across all user roles and OpCos.</w:t>
            </w:r>
          </w:p>
        </w:tc>
        <w:tc>
          <w:tcPr>
            <w:tcW w:w="680" w:type="pct"/>
          </w:tcPr>
          <w:p w14:paraId="1D376E70" w14:textId="379C1067" w:rsidR="00AE54F8" w:rsidRPr="006B5DFB" w:rsidRDefault="003830F8" w:rsidP="00FD01EC">
            <w:pPr>
              <w:pStyle w:val="Tabletext"/>
            </w:pPr>
            <w:r>
              <w:t>Role-assigned test users</w:t>
            </w:r>
          </w:p>
        </w:tc>
        <w:tc>
          <w:tcPr>
            <w:tcW w:w="595" w:type="pct"/>
            <w:hideMark/>
          </w:tcPr>
          <w:p w14:paraId="34C02814" w14:textId="77777777" w:rsidR="006B5DFB" w:rsidRPr="006B5DFB" w:rsidRDefault="006B5DFB" w:rsidP="00FD01EC">
            <w:pPr>
              <w:pStyle w:val="Tabletext"/>
            </w:pPr>
            <w:r>
              <w:t>Manual and automated</w:t>
            </w:r>
          </w:p>
        </w:tc>
        <w:tc>
          <w:tcPr>
            <w:tcW w:w="600" w:type="pct"/>
            <w:hideMark/>
          </w:tcPr>
          <w:p w14:paraId="4ACE4994" w14:textId="77777777" w:rsidR="006B5DFB" w:rsidRPr="006B5DFB" w:rsidRDefault="006B5DFB" w:rsidP="00FD01EC">
            <w:pPr>
              <w:pStyle w:val="Tabletext"/>
            </w:pPr>
            <w:r>
              <w:t>Panaya (or Project 3-approved equivalent); SAP security tooling</w:t>
            </w:r>
          </w:p>
        </w:tc>
      </w:tr>
      <w:tr w:rsidR="006B5DFB" w:rsidRPr="006B5DFB" w14:paraId="7C1B5FC3" w14:textId="77777777" w:rsidTr="00927C29">
        <w:trPr>
          <w:trHeight w:val="1208"/>
        </w:trPr>
        <w:tc>
          <w:tcPr>
            <w:tcW w:w="649" w:type="pct"/>
            <w:hideMark/>
          </w:tcPr>
          <w:p w14:paraId="2756D868" w14:textId="77777777" w:rsidR="006B5DFB" w:rsidRPr="006B5DFB" w:rsidRDefault="006B5DFB" w:rsidP="00FD01EC">
            <w:pPr>
              <w:pStyle w:val="Tabletextbold"/>
            </w:pPr>
            <w:r>
              <w:t>Controls Testing</w:t>
            </w:r>
          </w:p>
        </w:tc>
        <w:tc>
          <w:tcPr>
            <w:tcW w:w="2476" w:type="pct"/>
            <w:hideMark/>
          </w:tcPr>
          <w:p w14:paraId="49B8D975" w14:textId="77777777" w:rsidR="006B5DFB" w:rsidRPr="006B5DFB" w:rsidRDefault="006B5DFB" w:rsidP="00FD01EC">
            <w:pPr>
              <w:pStyle w:val="Tabletext"/>
            </w:pPr>
            <w:r>
              <w:t>Validates that key application controls embedded in the the program solution are operating as designed and meet Project 3's internal control framework and audit requirements.</w:t>
            </w:r>
          </w:p>
        </w:tc>
        <w:tc>
          <w:tcPr>
            <w:tcW w:w="680" w:type="pct"/>
          </w:tcPr>
          <w:p w14:paraId="4ED5B873" w14:textId="792E1C53" w:rsidR="00AE54F8" w:rsidRPr="006B5DFB" w:rsidRDefault="003830F8" w:rsidP="00FD01EC">
            <w:pPr>
              <w:pStyle w:val="Tabletext"/>
            </w:pPr>
            <w:r>
              <w:t>SIT / UAT / Production data</w:t>
            </w:r>
          </w:p>
        </w:tc>
        <w:tc>
          <w:tcPr>
            <w:tcW w:w="595" w:type="pct"/>
            <w:hideMark/>
          </w:tcPr>
          <w:p w14:paraId="3BA79E61" w14:textId="77777777" w:rsidR="006B5DFB" w:rsidRPr="006B5DFB" w:rsidRDefault="006B5DFB" w:rsidP="00FD01EC">
            <w:pPr>
              <w:pStyle w:val="Tabletext"/>
            </w:pPr>
            <w:r>
              <w:t>Manual</w:t>
            </w:r>
          </w:p>
        </w:tc>
        <w:tc>
          <w:tcPr>
            <w:tcW w:w="600" w:type="pct"/>
            <w:hideMark/>
          </w:tcPr>
          <w:p w14:paraId="2873C362" w14:textId="77777777" w:rsidR="006B5DFB" w:rsidRPr="006B5DFB" w:rsidRDefault="006B5DFB" w:rsidP="00FD01EC">
            <w:pPr>
              <w:pStyle w:val="Tabletext"/>
            </w:pPr>
            <w:r>
              <w:t>Panaya (or Project 3-approved equivalent)</w:t>
            </w:r>
          </w:p>
        </w:tc>
      </w:tr>
      <w:tr w:rsidR="006B5DFB" w:rsidRPr="006B5DFB" w14:paraId="62765942" w14:textId="77777777" w:rsidTr="00927C29">
        <w:trPr>
          <w:trHeight w:val="1748"/>
        </w:trPr>
        <w:tc>
          <w:tcPr>
            <w:tcW w:w="649" w:type="pct"/>
            <w:hideMark/>
          </w:tcPr>
          <w:p w14:paraId="4135C1E3" w14:textId="77777777" w:rsidR="006B5DFB" w:rsidRPr="006B5DFB" w:rsidRDefault="006B5DFB" w:rsidP="00FD01EC">
            <w:pPr>
              <w:pStyle w:val="Tabletextbold"/>
            </w:pPr>
            <w:r>
              <w:t>Mock Conversion Testing</w:t>
            </w:r>
          </w:p>
        </w:tc>
        <w:tc>
          <w:tcPr>
            <w:tcW w:w="2476" w:type="pct"/>
            <w:hideMark/>
          </w:tcPr>
          <w:p w14:paraId="465BF9A8" w14:textId="77777777" w:rsidR="006B5DFB" w:rsidRPr="006B5DFB" w:rsidRDefault="006B5DFB" w:rsidP="00FD01EC">
            <w:pPr>
              <w:pStyle w:val="Tabletext"/>
            </w:pPr>
            <w:r>
              <w:t>Validates that all data migration objects convert correctly, completely, and within the load time windows required by the cutover runbook. Executed in multiple iterations — each mock addresses defects and timing gaps from the prior run.</w:t>
            </w:r>
          </w:p>
        </w:tc>
        <w:tc>
          <w:tcPr>
            <w:tcW w:w="680" w:type="pct"/>
          </w:tcPr>
          <w:p w14:paraId="26548B98" w14:textId="7901A558" w:rsidR="00AE54F8" w:rsidRPr="006B5DFB" w:rsidRDefault="003830F8" w:rsidP="00FD01EC">
            <w:pPr>
              <w:pStyle w:val="Tabletext"/>
            </w:pPr>
            <w:r>
              <w:t>Actual source-system extracts</w:t>
            </w:r>
          </w:p>
        </w:tc>
        <w:tc>
          <w:tcPr>
            <w:tcW w:w="595" w:type="pct"/>
            <w:hideMark/>
          </w:tcPr>
          <w:p w14:paraId="07BA5986" w14:textId="77777777" w:rsidR="006B5DFB" w:rsidRPr="006B5DFB" w:rsidRDefault="006B5DFB" w:rsidP="00FD01EC">
            <w:pPr>
              <w:pStyle w:val="Tabletext"/>
            </w:pPr>
            <w:r>
              <w:t>Automation and manual</w:t>
            </w:r>
          </w:p>
        </w:tc>
        <w:tc>
          <w:tcPr>
            <w:tcW w:w="600" w:type="pct"/>
            <w:hideMark/>
          </w:tcPr>
          <w:p w14:paraId="13092FAA" w14:textId="77777777" w:rsidR="006B5DFB" w:rsidRPr="006B5DFB" w:rsidRDefault="006B5DFB" w:rsidP="00FD01EC">
            <w:pPr>
              <w:pStyle w:val="Tabletext"/>
            </w:pPr>
            <w:r>
              <w:t>Panaya (or Project 3-approved equivalent); SAP data migration tooling</w:t>
            </w:r>
          </w:p>
        </w:tc>
      </w:tr>
      <w:tr w:rsidR="006B5DFB" w:rsidRPr="006B5DFB" w14:paraId="251B11E7" w14:textId="77777777" w:rsidTr="00927C29">
        <w:trPr>
          <w:trHeight w:val="1466"/>
        </w:trPr>
        <w:tc>
          <w:tcPr>
            <w:tcW w:w="649" w:type="pct"/>
            <w:hideMark/>
          </w:tcPr>
          <w:p w14:paraId="714B2445" w14:textId="569E11E4" w:rsidR="006B5DFB" w:rsidRPr="006B5DFB" w:rsidRDefault="151F242A" w:rsidP="00FD01EC">
            <w:pPr>
              <w:pStyle w:val="Tabletextbold"/>
            </w:pPr>
            <w:r>
              <w:t>Dress</w:t>
            </w:r>
            <w:r>
              <w:rPr>
                <w:b w:val="0"/>
              </w:rPr>
              <w:t xml:space="preserve"> Rehearsal</w:t>
            </w:r>
          </w:p>
        </w:tc>
        <w:tc>
          <w:tcPr>
            <w:tcW w:w="2476" w:type="pct"/>
            <w:hideMark/>
          </w:tcPr>
          <w:p w14:paraId="6ABB6F76" w14:textId="77777777" w:rsidR="006B5DFB" w:rsidRPr="006B5DFB" w:rsidRDefault="006B5DFB" w:rsidP="00FD01EC">
            <w:pPr>
              <w:pStyle w:val="Tabletext"/>
            </w:pPr>
            <w:r>
              <w:t>Full dress rehearsal of the production cutover runbook in a production-equivalent environment, validating sequence, timing, team readiness, and decision escalation before the live cutover window.</w:t>
            </w:r>
          </w:p>
        </w:tc>
        <w:tc>
          <w:tcPr>
            <w:tcW w:w="680" w:type="pct"/>
          </w:tcPr>
          <w:p w14:paraId="27D63122" w14:textId="1C67B64D" w:rsidR="00AE54F8" w:rsidRPr="006B5DFB" w:rsidRDefault="490421D4" w:rsidP="00FD01EC">
            <w:pPr>
              <w:pStyle w:val="Tabletext"/>
            </w:pPr>
            <w:r>
              <w:t>Production clone</w:t>
            </w:r>
          </w:p>
        </w:tc>
        <w:tc>
          <w:tcPr>
            <w:tcW w:w="595" w:type="pct"/>
            <w:hideMark/>
          </w:tcPr>
          <w:p w14:paraId="0212C0CD" w14:textId="77777777" w:rsidR="006B5DFB" w:rsidRPr="006B5DFB" w:rsidRDefault="006B5DFB" w:rsidP="00FD01EC">
            <w:pPr>
              <w:pStyle w:val="Tabletext"/>
            </w:pPr>
            <w:r>
              <w:t>Manual</w:t>
            </w:r>
          </w:p>
        </w:tc>
        <w:tc>
          <w:tcPr>
            <w:tcW w:w="600" w:type="pct"/>
            <w:hideMark/>
          </w:tcPr>
          <w:p w14:paraId="247B3132" w14:textId="77777777" w:rsidR="006B5DFB" w:rsidRPr="006B5DFB" w:rsidRDefault="006B5DFB" w:rsidP="00FD01EC">
            <w:pPr>
              <w:pStyle w:val="Tabletext"/>
            </w:pPr>
            <w:r>
              <w:t>Panaya (or Project 3-approved equivalent); Cutover Runbook</w:t>
            </w:r>
          </w:p>
        </w:tc>
      </w:tr>
    </w:tbl>
    <w:p w14:paraId="748EBF85" w14:textId="77777777" w:rsidR="005F1865" w:rsidRDefault="005F1865" w:rsidP="006B5DFB">
      <w:pPr>
        <w:spacing w:after="160" w:line="278" w:lineRule="auto"/>
        <w:rPr>
          <w:b/>
          <w:bCs/>
        </w:rPr>
      </w:pPr>
    </w:p>
    <w:p w14:paraId="66F25AFF" w14:textId="77777777" w:rsidR="006B5DFB" w:rsidRPr="006B5DFB" w:rsidRDefault="006B5DFB" w:rsidP="00765C87">
      <w:pPr>
        <w:pStyle w:val="Heading2"/>
      </w:pPr>
      <w:r>
        <w:t>8.6 Test Automation Strategy</w:t>
      </w:r>
    </w:p>
    <w:p w14:paraId="3E0D2525" w14:textId="77777777" w:rsidR="00F65128" w:rsidRPr="00F65128" w:rsidRDefault="00F65128" w:rsidP="00765C87">
      <w:r>
        <w:t xml:space="preserve">We’ll introduce Deloitte’s GenAI-enabled Test Automation approach, a solution engineered to deliver greater test coverage, accelerated value realization, reduced manual effort, and minimal impact on business operations. Key features of our solution include: </w:t>
      </w:r>
    </w:p>
    <w:p w14:paraId="1956DF80" w14:textId="77777777" w:rsidR="00F65128" w:rsidRPr="00F65128" w:rsidRDefault="00F65128" w:rsidP="00765C87">
      <w:pPr>
        <w:pStyle w:val="ListBullet"/>
      </w:pPr>
      <w:r>
        <w:rPr>
          <w:b/>
          <w:bCs/>
        </w:rPr>
        <w:t xml:space="preserve">GenAI test case creation: </w:t>
      </w:r>
      <w:r>
        <w:t xml:space="preserve">Automated creation of test cases for manual and automated testing </w:t>
      </w:r>
    </w:p>
    <w:p w14:paraId="34C8E9EC" w14:textId="77777777" w:rsidR="00F65128" w:rsidRPr="00F65128" w:rsidRDefault="00F65128" w:rsidP="00765C87">
      <w:pPr>
        <w:pStyle w:val="ListBullet"/>
      </w:pPr>
      <w:r>
        <w:rPr>
          <w:b/>
          <w:bCs/>
        </w:rPr>
        <w:t xml:space="preserve">Manual-to-automated script conversion: </w:t>
      </w:r>
      <w:r>
        <w:t xml:space="preserve">Seamless conversion of manual test cases to automated scripts </w:t>
      </w:r>
    </w:p>
    <w:p w14:paraId="1AC2D3F6" w14:textId="77777777" w:rsidR="00F65128" w:rsidRPr="00F65128" w:rsidRDefault="00F65128" w:rsidP="00765C87">
      <w:pPr>
        <w:pStyle w:val="ListBullet"/>
      </w:pPr>
      <w:r>
        <w:rPr>
          <w:b/>
          <w:bCs/>
        </w:rPr>
        <w:t xml:space="preserve">Accelerated execution: </w:t>
      </w:r>
      <w:r>
        <w:t xml:space="preserve">Rapid execution of test scripts to meet the overall testing timelines </w:t>
      </w:r>
    </w:p>
    <w:p w14:paraId="3F4A33F2" w14:textId="77777777" w:rsidR="00F65128" w:rsidRPr="00F65128" w:rsidRDefault="00F65128" w:rsidP="00765C87">
      <w:pPr>
        <w:pStyle w:val="ListBullet"/>
      </w:pPr>
      <w:r>
        <w:rPr>
          <w:b/>
          <w:bCs/>
        </w:rPr>
        <w:t xml:space="preserve">Defect logging and reporting: </w:t>
      </w:r>
      <w:r>
        <w:t xml:space="preserve">Integrated defect logging mechanisms and comprehensive reporting, including detailed test evidence </w:t>
      </w:r>
    </w:p>
    <w:p w14:paraId="70C796E5" w14:textId="335F39C4" w:rsidR="00F65128" w:rsidRDefault="00F65128" w:rsidP="00765C87">
      <w:r>
        <w:t xml:space="preserve">The diagram below illustrates the automated creation of test cases with GenAI and key benefits to Project 3.</w:t>
      </w:r>
    </w:p>
    <w:p w14:paraId="1A1E7BA3" w14:textId="40A6449A" w:rsidR="00A53E53" w:rsidRDefault="00A53E53" w:rsidP="00EB2224">
      <w:r>
        <w:rPr>
          <w:noProof/>
        </w:rPr>
        <w:drawing>
          <wp:inline distT="0" distB="0" distL="0" distR="0" wp14:anchorId="45A2B0F5" wp14:editId="79471ECD">
            <wp:extent cx="6465249" cy="2951748"/>
            <wp:effectExtent l="0" t="0" r="0" b="0"/>
            <wp:docPr id="211890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06361" name=""/>
                    <pic:cNvPicPr/>
                  </pic:nvPicPr>
                  <pic:blipFill>
                    <a:blip r:embed="rId39"/>
                    <a:stretch>
                      <a:fillRect/>
                    </a:stretch>
                  </pic:blipFill>
                  <pic:spPr>
                    <a:xfrm>
                      <a:off x="0" y="0"/>
                      <a:ext cx="6488972" cy="2962579"/>
                    </a:xfrm>
                    <a:prstGeom prst="rect">
                      <a:avLst/>
                    </a:prstGeom>
                  </pic:spPr>
                </pic:pic>
              </a:graphicData>
            </a:graphic>
          </wp:inline>
        </w:drawing>
      </w:r>
    </w:p>
    <w:p w14:paraId="09C1D7C9" w14:textId="71369665" w:rsidR="24B93234" w:rsidRDefault="24B93234">
      <w:r>
        <w:br w:type="page"/>
      </w:r>
    </w:p>
    <w:p w14:paraId="2F88BD9C" w14:textId="443B1AEE" w:rsidR="00182BBA" w:rsidRDefault="00182BBA" w:rsidP="00A91040">
      <w:pPr>
        <w:pStyle w:val="Heading1"/>
      </w:pPr>
      <w:bookmarkStart w:id="40" w:name="_Toc234865025"/>
      <w:r>
        <w:t xml:space="preserve">Change Management </w:t>
      </w:r>
      <w:commentRangeStart w:id="41"/>
      <w:commentRangeStart w:id="42"/>
      <w:r>
        <w:t>Methodology</w:t>
      </w:r>
      <w:bookmarkEnd w:id="40"/>
      <w:commentRangeEnd w:id="41"/>
      <w:r>
        <w:rPr>
          <w:rStyle w:val="CommentReference"/>
          <w:sz w:val="40"/>
          <w:szCs w:val="40"/>
        </w:rPr>
        <w:commentReference w:id="41"/>
      </w:r>
      <w:commentRangeEnd w:id="42"/>
      <w:r>
        <w:rPr>
          <w:rStyle w:val="CommentReference"/>
          <w:sz w:val="40"/>
          <w:szCs w:val="40"/>
        </w:rPr>
        <w:commentReference w:id="42"/>
      </w:r>
    </w:p>
    <w:p w14:paraId="347E6499" w14:textId="6A1D7C13" w:rsidR="00A34300" w:rsidRPr="005E48CF" w:rsidRDefault="00A34300" w:rsidP="00014BF4"/>
    <w:p w14:paraId="376D8B51" w14:textId="287DA58E" w:rsidR="00916C40" w:rsidRPr="00A91040" w:rsidRDefault="00916C40" w:rsidP="00014BF4">
      <w:pPr>
        <w:rPr>
          <w:b/>
        </w:rPr>
      </w:pPr>
      <w:r>
        <w:rPr>
          <w:b/>
        </w:rPr>
        <w:t>Organizational change-management methodology</w:t>
      </w:r>
    </w:p>
    <w:p w14:paraId="2B7C89E1" w14:textId="24758BDD" w:rsidR="00C60E45" w:rsidRDefault="00C60E45" w:rsidP="00C60E45">
      <w:pPr>
        <w:spacing w:before="2" w:after="8"/>
        <w:jc w:val="both"/>
      </w:pPr>
      <w:r>
        <w:t>The the program program enters this engagement with meaningful OCM momentum already established. Deloitte's Project 3 OCM team has built foundational change strategies and validated artifacts from PwC's prior Work Management engagement that provide a tested baseline. Our role is not to replicate what exists — it is to operationalize that strategy, close execution gaps where capacity is constrained, and bring targeted SAP PM adoption expertise that reduces go-live risk across field crew, dispatch, engineering, and finance populations across Indiana, Ohio, and MVLt.</w:t>
      </w:r>
    </w:p>
    <w:p w14:paraId="63C25860" w14:textId="77777777" w:rsidR="00C60E45" w:rsidRDefault="00C60E45" w:rsidP="00C60E45">
      <w:pPr>
        <w:spacing w:after="4"/>
      </w:pPr>
      <w:r>
        <w:t xml:space="preserve"> </w:t>
      </w:r>
    </w:p>
    <w:p w14:paraId="31C53A56" w14:textId="77777777" w:rsidR="00C60E45" w:rsidRDefault="00C60E45" w:rsidP="00C60E45">
      <w:pPr>
        <w:spacing w:before="2" w:after="8"/>
        <w:jc w:val="both"/>
      </w:pPr>
      <w:r>
        <w:t xml:space="preserve">Three factors shape how we execute. </w:t>
      </w:r>
      <w:r>
        <w:rPr>
          <w:b/>
          <w:bCs/>
        </w:rPr>
        <w:t>Population risk</w:t>
      </w:r>
      <w:r>
        <w:t xml:space="preserve">: field technicians and dispatchers face the highest SAP PM adoption exposure and their resistance is often silent until go-live. </w:t>
      </w:r>
      <w:r>
        <w:rPr>
          <w:b/>
          <w:bCs/>
        </w:rPr>
        <w:t>Change saturation</w:t>
      </w:r>
      <w:r>
        <w:t xml:space="preserve">: Project 3 field roles are absorbing the S/4HANA upgrade and SAP PM go-live concurrently, requiring explicit sequencing. </w:t>
      </w:r>
      <w:r>
        <w:rPr>
          <w:b/>
          <w:bCs/>
        </w:rPr>
        <w:t>Synchronization</w:t>
      </w:r>
      <w:r>
        <w:t>: Indiana, Ohio, and MVLt go live on the same date with no sequenced rollout to absorb lessons between sites.</w:t>
      </w:r>
    </w:p>
    <w:p w14:paraId="017A02E4" w14:textId="77777777" w:rsidR="00C65E39" w:rsidRDefault="00C65E39" w:rsidP="00014BF4"/>
    <w:p w14:paraId="75D2BD42" w14:textId="2F6B3569" w:rsidR="00014BF4" w:rsidRDefault="00212F69" w:rsidP="00813D81">
      <w:pPr>
        <w:rPr>
          <w:b/>
        </w:rPr>
      </w:pPr>
      <w:r>
        <w:rPr>
          <w:b/>
        </w:rPr>
        <w:t>Our Approach: Four Integrated Capabilities</w:t>
      </w:r>
    </w:p>
    <w:p w14:paraId="649B6F28" w14:textId="68E18B1A" w:rsidR="00212F69" w:rsidRDefault="005860E8" w:rsidP="00813D81">
      <w:r>
        <w:t xml:space="preserve">Deloitte's OCM delivery for this program will be organized around four integrated capabilities — each building on the existing the program program OCM foundation.</w:t>
      </w:r>
    </w:p>
    <w:p w14:paraId="0B57B60B" w14:textId="1E6B2F17" w:rsidR="00341CB4" w:rsidRDefault="00182697" w:rsidP="00813D81">
      <w:r>
        <w:rPr>
          <w:noProof/>
        </w:rPr>
        <w:drawing>
          <wp:anchor distT="0" distB="0" distL="114300" distR="114300" simplePos="0" relativeHeight="251658241" behindDoc="0" locked="0" layoutInCell="1" allowOverlap="1" wp14:anchorId="3A2B11A9" wp14:editId="10FA3BC2">
            <wp:simplePos x="0" y="0"/>
            <wp:positionH relativeFrom="margin">
              <wp:align>left</wp:align>
            </wp:positionH>
            <wp:positionV relativeFrom="paragraph">
              <wp:posOffset>237491</wp:posOffset>
            </wp:positionV>
            <wp:extent cx="5397500" cy="2441006"/>
            <wp:effectExtent l="0" t="0" r="0" b="0"/>
            <wp:wrapNone/>
            <wp:docPr id="182282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5330" name=""/>
                    <pic:cNvPicPr/>
                  </pic:nvPicPr>
                  <pic:blipFill>
                    <a:blip r:embed="rId40">
                      <a:extLst>
                        <a:ext uri="{28A0092B-C50C-407E-A947-70E740481C1C}">
                          <a14:useLocalDpi xmlns:a14="http://schemas.microsoft.com/office/drawing/2010/main" val="0"/>
                        </a:ext>
                      </a:extLst>
                    </a:blip>
                    <a:stretch>
                      <a:fillRect/>
                    </a:stretch>
                  </pic:blipFill>
                  <pic:spPr>
                    <a:xfrm>
                      <a:off x="0" y="0"/>
                      <a:ext cx="5397500" cy="2441006"/>
                    </a:xfrm>
                    <a:prstGeom prst="rect">
                      <a:avLst/>
                    </a:prstGeom>
                  </pic:spPr>
                </pic:pic>
              </a:graphicData>
            </a:graphic>
            <wp14:sizeRelH relativeFrom="margin">
              <wp14:pctWidth>0</wp14:pctWidth>
            </wp14:sizeRelH>
            <wp14:sizeRelV relativeFrom="margin">
              <wp14:pctHeight>0</wp14:pctHeight>
            </wp14:sizeRelV>
          </wp:anchor>
        </w:drawing>
      </w:r>
    </w:p>
    <w:p w14:paraId="29E1FE45" w14:textId="567D4274" w:rsidR="005860E8" w:rsidRDefault="005860E8" w:rsidP="00813D81"/>
    <w:p w14:paraId="1B71307B" w14:textId="77777777" w:rsidR="005860E8" w:rsidRPr="005860E8" w:rsidRDefault="005860E8" w:rsidP="00813D81"/>
    <w:p w14:paraId="7258D999" w14:textId="77777777" w:rsidR="00014BF4" w:rsidRDefault="00014BF4" w:rsidP="00813D81">
      <w:pPr>
        <w:rPr>
          <w:b/>
        </w:rPr>
      </w:pPr>
    </w:p>
    <w:p w14:paraId="10582DA2" w14:textId="77777777" w:rsidR="00014BF4" w:rsidRPr="00813D81" w:rsidRDefault="00014BF4" w:rsidP="00813D81"/>
    <w:p w14:paraId="6DB265B1" w14:textId="77777777" w:rsidR="00E538C6" w:rsidRDefault="00E538C6" w:rsidP="00813D81"/>
    <w:p w14:paraId="0319CE9F" w14:textId="77777777" w:rsidR="00E538C6" w:rsidRDefault="00E538C6" w:rsidP="00813D81"/>
    <w:p w14:paraId="0F2E5C53" w14:textId="77777777" w:rsidR="00E538C6" w:rsidRDefault="00E538C6" w:rsidP="00813D81"/>
    <w:p w14:paraId="7840BFDB" w14:textId="77777777" w:rsidR="00E538C6" w:rsidRDefault="00E538C6" w:rsidP="00813D81"/>
    <w:p w14:paraId="55AE2B1A" w14:textId="08D33E73" w:rsidR="00C306D4" w:rsidRPr="00C306D4" w:rsidRDefault="00C306D4" w:rsidP="00C306D4"/>
    <w:p w14:paraId="37346569" w14:textId="7A83A3F4" w:rsidR="004500AA" w:rsidRDefault="004500AA" w:rsidP="00C306D4"/>
    <w:p w14:paraId="13AC2BA1" w14:textId="185140AC" w:rsidR="004500AA" w:rsidRDefault="004500AA" w:rsidP="00C306D4"/>
    <w:p w14:paraId="11A90137" w14:textId="1B62EE85" w:rsidR="004500AA" w:rsidRPr="00C306D4" w:rsidRDefault="004500AA" w:rsidP="00C306D4"/>
    <w:p w14:paraId="42E58ED9" w14:textId="77777777" w:rsidR="00182697" w:rsidRDefault="00182697" w:rsidP="00C306D4"/>
    <w:p w14:paraId="25D39D3A" w14:textId="77777777" w:rsidR="00182697" w:rsidRPr="00C306D4" w:rsidRDefault="00182697" w:rsidP="00C306D4"/>
    <w:tbl>
      <w:tblPr>
        <w:tblW w:w="9360" w:type="dxa"/>
        <w:tblInd w:w="-5" w:type="dxa"/>
        <w:tblCellMar>
          <w:left w:w="10" w:type="dxa"/>
          <w:right w:w="10" w:type="dxa"/>
        </w:tblCellMar>
        <w:tblLook w:val="04A0" w:firstRow="1" w:lastRow="0" w:firstColumn="1" w:lastColumn="0" w:noHBand="0" w:noVBand="1"/>
      </w:tblPr>
      <w:tblGrid>
        <w:gridCol w:w="3200"/>
        <w:gridCol w:w="6160"/>
      </w:tblGrid>
      <w:tr w:rsidR="00FC4456" w:rsidRPr="00FC4456" w14:paraId="01DF8719" w14:textId="77777777" w:rsidTr="00A91040">
        <w:tc>
          <w:tcPr>
            <w:tcW w:w="3200" w:type="dxa"/>
            <w:shd w:val="clear" w:color="auto" w:fill="4EA72E" w:themeFill="accent6"/>
            <w:tcMar>
              <w:top w:w="120" w:type="dxa"/>
              <w:left w:w="160" w:type="dxa"/>
              <w:bottom w:w="120" w:type="dxa"/>
              <w:right w:w="120" w:type="dxa"/>
            </w:tcMar>
            <w:vAlign w:val="center"/>
            <w:hideMark/>
          </w:tcPr>
          <w:p w14:paraId="403BEEC9" w14:textId="77777777" w:rsidR="00FC4456" w:rsidRPr="00FC4456" w:rsidRDefault="00FC4456" w:rsidP="00A91040">
            <w:pPr>
              <w:pStyle w:val="Tabletitle"/>
            </w:pPr>
            <w:r>
              <w:t>Pillar 1</w:t>
            </w:r>
          </w:p>
          <w:p w14:paraId="56447095" w14:textId="77777777" w:rsidR="00FC4456" w:rsidRPr="00FC4456" w:rsidRDefault="00FC4456" w:rsidP="00A91040">
            <w:pPr>
              <w:pStyle w:val="Tabletitle"/>
            </w:pPr>
            <w:r>
              <w:t>Change Strategy &amp; Analytics</w:t>
            </w:r>
          </w:p>
        </w:tc>
        <w:tc>
          <w:tcPr>
            <w:tcW w:w="6160" w:type="dxa"/>
            <w:shd w:val="clear" w:color="auto" w:fill="F4F4F4"/>
            <w:tcMar>
              <w:top w:w="120" w:type="dxa"/>
              <w:left w:w="160" w:type="dxa"/>
              <w:bottom w:w="120" w:type="dxa"/>
              <w:right w:w="160" w:type="dxa"/>
            </w:tcMar>
            <w:vAlign w:val="center"/>
            <w:hideMark/>
          </w:tcPr>
          <w:p w14:paraId="1A9FDC9F" w14:textId="05D2593E" w:rsidR="00FC4456" w:rsidRPr="00FC4456" w:rsidRDefault="00FC4456" w:rsidP="00FC4456">
            <w:pPr>
              <w:spacing w:before="6" w:after="10"/>
              <w:jc w:val="both"/>
              <w:rPr>
                <w:rFonts w:eastAsia="Calibri" w:cs="Calibri"/>
                <w:color w:val="3C3C3C"/>
              </w:rPr>
            </w:pPr>
            <w:r>
              <w:rPr>
                <w:rFonts w:eastAsia="Calibri" w:cs="Calibri"/>
                <w:i/>
                <w:color w:val="3C3C3C"/>
              </w:rPr>
              <w:t>Leveraging existing diagnostics to right-size SAP PM change interventions</w:t>
            </w:r>
          </w:p>
        </w:tc>
      </w:tr>
    </w:tbl>
    <w:p w14:paraId="2F592CDA" w14:textId="77777777" w:rsidR="00C65E39" w:rsidRDefault="00C65E39" w:rsidP="00474FB4">
      <w:pPr>
        <w:rPr>
          <w:rFonts w:eastAsia="Calibri"/>
        </w:rPr>
      </w:pPr>
    </w:p>
    <w:p w14:paraId="7908D92D" w14:textId="77777777" w:rsidR="009C4335" w:rsidRDefault="009C4335" w:rsidP="00474FB4">
      <w:pPr>
        <w:pStyle w:val="Heading2"/>
        <w:rPr>
          <w:rFonts w:eastAsia="Calibri" w:cs="Calibri"/>
          <w:b w:val="0"/>
          <w:color w:val="3C3C3C"/>
        </w:rPr>
      </w:pPr>
      <w:r>
        <w:t>Change</w:t>
      </w:r>
      <w:r>
        <w:rPr>
          <w:rFonts w:asciiTheme="minorHAnsi" w:eastAsia="Calibri" w:hAnsiTheme="minorHAnsi" w:cs="Calibri"/>
          <w:color w:val="3C3C3C"/>
        </w:rPr>
        <w:t xml:space="preserve"> Strategy &amp; Analytics</w:t>
      </w:r>
    </w:p>
    <w:p w14:paraId="3260869D" w14:textId="60AFD62D" w:rsidR="00E36E29" w:rsidRPr="00E36E29" w:rsidRDefault="00C55CE8" w:rsidP="00E36E29">
      <w:pPr>
        <w:rPr>
          <w:rFonts w:eastAsia="Calibri"/>
          <w:b/>
        </w:rPr>
      </w:pPr>
      <w:r>
        <w:rPr>
          <w:rFonts w:eastAsia="Calibri"/>
          <w:b/>
        </w:rPr>
        <w:t xml:space="preserve">Change Strategy </w:t>
      </w:r>
      <w:r>
        <w:rPr>
          <w:rFonts w:eastAsia="Calibri"/>
        </w:rPr>
        <w:t xml:space="preserve">We carry the existing Project 3 OCM change strategy  and findings from the Ambition, Change, and Leadership Scans forward as the operational backbone for execution across all three OpCos. The work is not to redesign the program but to make it site-effective: calibrating engagement intensity, champion depth, and training prioritization to the distinct adoption profiles of Indiana, Ohio, and MVLt. One strategy, three coordinated delivery tracks.</w:t>
      </w:r>
    </w:p>
    <w:p w14:paraId="2FACB788" w14:textId="77777777" w:rsidR="004E7956" w:rsidRPr="00423F6C" w:rsidRDefault="004E7956" w:rsidP="00C55CE8">
      <w:pPr>
        <w:spacing w:before="6" w:after="10"/>
        <w:jc w:val="both"/>
        <w:rPr>
          <w:rFonts w:ascii="Arial" w:eastAsia="Calibri" w:hAnsi="Arial" w:cs="Arial"/>
          <w:color w:val="3C3C3C"/>
        </w:rPr>
      </w:pPr>
    </w:p>
    <w:p w14:paraId="735760DD" w14:textId="451B9B9B" w:rsidR="00FC4456" w:rsidRPr="00696FD2" w:rsidRDefault="00FC4456" w:rsidP="00696FD2">
      <w:pPr>
        <w:rPr>
          <w:rFonts w:eastAsia="Calibri"/>
          <w:b/>
        </w:rPr>
      </w:pPr>
      <w:r>
        <w:rPr>
          <w:rFonts w:eastAsia="Calibri"/>
          <w:b/>
        </w:rPr>
        <w:t xml:space="preserve">Stakeholder Assessment </w:t>
      </w:r>
    </w:p>
    <w:p w14:paraId="38539C7F" w14:textId="1FDC777D" w:rsidR="00A07B9C" w:rsidRPr="00A07B9C" w:rsidRDefault="00A07B9C" w:rsidP="00A07B9C">
      <w:pPr>
        <w:spacing w:before="2" w:after="6"/>
        <w:jc w:val="both"/>
        <w:rPr>
          <w:rFonts w:eastAsia="Calibri"/>
        </w:rPr>
      </w:pPr>
      <w:r>
        <w:rPr>
          <w:rFonts w:eastAsia="Calibri"/>
        </w:rPr>
        <w:t xml:space="preserve">We validate and extend the stakeholder mapping already completed, tracking each group by impact level and degree of influence to determine the right engagement intensity and champion coverage. Project 3's affected population spans field technicians, dispatchers, schedulers, engineering, finance, fixed assets, supply chain, and operational leadership each with a different starting point for SAP PM readiness. External stakeholders contractors, vendors, regulators require proactive management to protect operational continuity, preserve trust, and mitigate risks through go-live.</w:t>
      </w:r>
    </w:p>
    <w:p w14:paraId="0CD00434" w14:textId="77777777" w:rsidR="00F77332" w:rsidRDefault="00F77332" w:rsidP="00FC4456">
      <w:pPr>
        <w:spacing w:before="6" w:after="10"/>
        <w:jc w:val="both"/>
        <w:rPr>
          <w:rFonts w:eastAsia="Calibri" w:cs="Calibri"/>
          <w:color w:val="3C3C3C"/>
        </w:rPr>
      </w:pPr>
    </w:p>
    <w:p w14:paraId="662112C3" w14:textId="5D86AD3A" w:rsidR="00F76904" w:rsidRPr="00480E87" w:rsidRDefault="00F76904" w:rsidP="00480E87">
      <w:pPr>
        <w:rPr>
          <w:rFonts w:eastAsia="Calibri"/>
          <w:b/>
        </w:rPr>
      </w:pPr>
      <w:r>
        <w:rPr>
          <w:rFonts w:eastAsia="Calibri"/>
          <w:b/>
        </w:rPr>
        <w:t xml:space="preserve">Leadership &amp; Alignment </w:t>
      </w:r>
    </w:p>
    <w:p w14:paraId="018FCCA2" w14:textId="068905D1" w:rsidR="00527183" w:rsidRPr="00527183" w:rsidRDefault="00527183" w:rsidP="00527183">
      <w:pPr>
        <w:spacing w:before="2" w:after="6"/>
        <w:jc w:val="both"/>
        <w:rPr>
          <w:rFonts w:eastAsia="Calibri"/>
        </w:rPr>
      </w:pPr>
      <w:r>
        <w:rPr>
          <w:rFonts w:eastAsia="Calibri"/>
        </w:rPr>
        <w:t>Sustained SAP PM adoption requires visible, consistent sponsorship across three OpCos simultaneously. We work with the Project 3 OCM team to identify and align senior sponsors whose credibility with impacted communities will determine whether the change lands as a managed transition or a system imposition briefing them ahead of milestones, equipping them with OpCo-tailored talking points, coaching them on the resistance signals most likely to surface in their workforce, and holding them accountable through the governance cadence.</w:t>
      </w:r>
    </w:p>
    <w:p w14:paraId="7479D93C" w14:textId="77777777" w:rsidR="00527183" w:rsidRDefault="00527183" w:rsidP="00480E87">
      <w:pPr>
        <w:rPr>
          <w:rFonts w:eastAsia="Calibri"/>
        </w:rPr>
      </w:pPr>
    </w:p>
    <w:p w14:paraId="299BD4DB" w14:textId="10BE2963" w:rsidR="009E3BF7" w:rsidRPr="009E3BF7" w:rsidRDefault="009E3BF7" w:rsidP="00480E87">
      <w:pPr>
        <w:rPr>
          <w:rFonts w:eastAsia="Calibri"/>
          <w:b/>
        </w:rPr>
      </w:pPr>
      <w:r>
        <w:rPr>
          <w:rFonts w:eastAsia="Calibri"/>
          <w:b/>
        </w:rPr>
        <w:t xml:space="preserve">Change Champion Network </w:t>
      </w:r>
    </w:p>
    <w:p w14:paraId="17E444DC" w14:textId="4FEE1B70" w:rsidR="00A83538" w:rsidRPr="00A83538" w:rsidRDefault="00A83538" w:rsidP="00A83538">
      <w:pPr>
        <w:spacing w:before="2" w:after="6"/>
        <w:jc w:val="both"/>
        <w:rPr>
          <w:rFonts w:eastAsia="Calibri"/>
        </w:rPr>
      </w:pPr>
      <w:r>
        <w:rPr>
          <w:rFonts w:eastAsia="Calibri"/>
        </w:rPr>
        <w:t>Champions are the program's most direct channel into the field populations carrying the highest adoption risk. We build on the champion model already designed, operating it across all three OpCos with sufficient depth to reach field technicians, dispatchers, and crew leaders at site level. Champions are selected on peer credibility — not availability. They receive role-specific materials, a direct feedback channel to the OCM team, and structured activation: regular network sessions, briefings, and go-live surge support.</w:t>
      </w:r>
    </w:p>
    <w:p w14:paraId="054735B6" w14:textId="77777777" w:rsidR="00A83538" w:rsidRPr="00480E87" w:rsidRDefault="00A83538" w:rsidP="00480E87">
      <w:pPr>
        <w:rPr>
          <w:rFonts w:eastAsia="Calibri"/>
        </w:rPr>
      </w:pPr>
    </w:p>
    <w:p w14:paraId="1AC5E00A" w14:textId="0CAD32A8" w:rsidR="001636C7" w:rsidRPr="001636C7" w:rsidRDefault="001636C7" w:rsidP="00480E87">
      <w:pPr>
        <w:rPr>
          <w:rFonts w:eastAsia="Calibri"/>
          <w:b/>
        </w:rPr>
      </w:pPr>
      <w:r>
        <w:rPr>
          <w:rFonts w:eastAsia="Calibri"/>
          <w:b/>
        </w:rPr>
        <w:t xml:space="preserve">Change Impacts Assessment </w:t>
      </w:r>
    </w:p>
    <w:p w14:paraId="0A69B457" w14:textId="77777777" w:rsidR="006E75ED" w:rsidRPr="006E75ED" w:rsidRDefault="006E75ED" w:rsidP="006E75ED">
      <w:pPr>
        <w:spacing w:before="2" w:after="6"/>
        <w:jc w:val="both"/>
        <w:rPr>
          <w:rFonts w:eastAsia="Calibri"/>
        </w:rPr>
      </w:pPr>
      <w:r>
        <w:rPr>
          <w:rFonts w:eastAsia="Calibri"/>
        </w:rPr>
        <w:t>Structured change impact assessment across all three OpCos provides a role-level view of what SAP PM changes and by how much for each affected population. Impacts are captured through design workshops and Imagine Phase sessions, rated by degree of change to daily work and system dependency, and categorized across People, Process, and Technology with explicit mitigations mapped to each.</w:t>
      </w:r>
    </w:p>
    <w:p w14:paraId="3ABC2EB6" w14:textId="3179AEEA" w:rsidR="00C13516" w:rsidRDefault="006E75ED" w:rsidP="009255E8">
      <w:pPr>
        <w:spacing w:after="2"/>
        <w:rPr>
          <w:rFonts w:eastAsia="Calibri" w:cs="Calibri"/>
          <w:color w:val="3C3C3C"/>
        </w:rPr>
      </w:pPr>
      <w:r>
        <w:rPr>
          <w:sz w:val="6"/>
          <w:szCs w:val="6"/>
        </w:rPr>
        <w:t xml:space="preserve"> </w:t>
      </w:r>
    </w:p>
    <w:p w14:paraId="4A517278" w14:textId="51452D84" w:rsidR="00C13516" w:rsidRDefault="00CA4E51" w:rsidP="00480E87">
      <w:pPr>
        <w:rPr>
          <w:rFonts w:eastAsia="Calibri" w:cs="Calibri"/>
          <w:color w:val="3C3C3C"/>
        </w:rPr>
      </w:pPr>
      <w:commentRangeStart w:id="44"/>
      <w:r>
        <w:rPr>
          <w:noProof/>
        </w:rPr>
        <w:drawing>
          <wp:inline distT="0" distB="0" distL="0" distR="0" wp14:anchorId="7C1C38ED" wp14:editId="64A26088">
            <wp:extent cx="4502150" cy="2533640"/>
            <wp:effectExtent l="0" t="0" r="0" b="635"/>
            <wp:docPr id="57184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46364" name=""/>
                    <pic:cNvPicPr/>
                  </pic:nvPicPr>
                  <pic:blipFill>
                    <a:blip r:embed="rId41"/>
                    <a:stretch>
                      <a:fillRect/>
                    </a:stretch>
                  </pic:blipFill>
                  <pic:spPr>
                    <a:xfrm>
                      <a:off x="0" y="0"/>
                      <a:ext cx="4520226" cy="2543813"/>
                    </a:xfrm>
                    <a:prstGeom prst="rect">
                      <a:avLst/>
                    </a:prstGeom>
                  </pic:spPr>
                </pic:pic>
              </a:graphicData>
            </a:graphic>
          </wp:inline>
        </w:drawing>
      </w:r>
      <w:commentRangeEnd w:id="44"/>
      <w:r>
        <w:rPr>
          <w:rStyle w:val="CommentReference"/>
          <w:rFonts w:eastAsia="Calibri" w:cs="Calibri"/>
          <w:color w:val="3C3C3C"/>
          <w:sz w:val="24"/>
          <w:szCs w:val="24"/>
        </w:rPr>
        <w:commentReference w:id="44"/>
      </w:r>
    </w:p>
    <w:p w14:paraId="2E0B2AD1" w14:textId="77777777" w:rsidR="00543232" w:rsidRDefault="00543232" w:rsidP="00480E87">
      <w:pPr>
        <w:rPr>
          <w:rFonts w:eastAsia="Calibri"/>
        </w:rPr>
      </w:pPr>
    </w:p>
    <w:p w14:paraId="686AC754" w14:textId="5E6D99E1" w:rsidR="007567B3" w:rsidRPr="00480E87" w:rsidRDefault="007567B3" w:rsidP="00480E87">
      <w:pPr>
        <w:rPr>
          <w:rFonts w:eastAsia="Calibri"/>
          <w:b/>
        </w:rPr>
      </w:pPr>
      <w:r>
        <w:rPr>
          <w:rFonts w:eastAsia="Calibri"/>
          <w:b/>
        </w:rPr>
        <w:t xml:space="preserve">Change Readiness Assessments &amp; Adoption </w:t>
      </w:r>
    </w:p>
    <w:p w14:paraId="77BD23EC" w14:textId="6BD6AE8C" w:rsidR="00C47967" w:rsidRPr="00C47967" w:rsidRDefault="00C47967" w:rsidP="00C47967">
      <w:pPr>
        <w:spacing w:before="2" w:after="8"/>
        <w:jc w:val="both"/>
        <w:rPr>
          <w:rFonts w:eastAsia="Calibri"/>
        </w:rPr>
      </w:pPr>
      <w:r>
        <w:rPr>
          <w:rFonts w:eastAsia="Calibri"/>
        </w:rPr>
        <w:t xml:space="preserve">Deloitte will conduct three formal readiness assessments across the program lifecycle establishing baseline awareness and resistance signals, tracking whether OCM interventions are closing identified gaps, and delivering the pre-cutover go-live readiness recommendation: a site-by-site view of whether Indiana, Ohio, and MVLt have each reached the required thresholds, with any residual gaps explicitly named and mitigated before Day 1.</w:t>
      </w:r>
    </w:p>
    <w:p w14:paraId="15E7C6AA" w14:textId="77777777" w:rsidR="00C47967" w:rsidRDefault="00C47967" w:rsidP="00480E87">
      <w:pPr>
        <w:rPr>
          <w:rFonts w:eastAsia="Calibri"/>
        </w:rPr>
      </w:pPr>
    </w:p>
    <w:p w14:paraId="6F999C58" w14:textId="5B1249E2" w:rsidR="00D44E93" w:rsidRDefault="2AABCC8D" w:rsidP="004028F5">
      <w:pPr>
        <w:rPr>
          <w:rFonts w:eastAsia="Calibri" w:cs="Calibri"/>
          <w:color w:val="3C3C3C"/>
        </w:rPr>
      </w:pPr>
      <w:commentRangeStart w:id="47"/>
      <w:commentRangeStart w:id="48"/>
      <w:commentRangeStart w:id="49"/>
      <w:r>
        <w:rPr>
          <w:noProof/>
        </w:rPr>
        <w:drawing>
          <wp:inline distT="0" distB="0" distL="0" distR="0" wp14:anchorId="67A95AFC" wp14:editId="689B2BE7">
            <wp:extent cx="4668671" cy="2470150"/>
            <wp:effectExtent l="0" t="0" r="0" b="6350"/>
            <wp:docPr id="916102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621107"/>
                    <pic:cNvPicPr>
                      <a:picLocks noChangeAspect="1" noChangeArrowheads="1"/>
                    </pic:cNvPicPr>
                  </pic:nvPicPr>
                  <pic:blipFill>
                    <a:blip r:embed="rId42">
                      <a:extLst>
                        <a:ext uri="{28A0092B-C50C-407E-A947-70E740481C1C}">
                          <a14:useLocalDpi xmlns:a14="http://schemas.microsoft.com/office/drawing/2010/main"/>
                        </a:ext>
                      </a:extLst>
                    </a:blip>
                    <a:srcRect/>
                    <a:stretch>
                      <a:fillRect/>
                    </a:stretch>
                  </pic:blipFill>
                  <pic:spPr bwMode="auto">
                    <a:xfrm>
                      <a:off x="0" y="0"/>
                      <a:ext cx="4673710" cy="2472816"/>
                    </a:xfrm>
                    <a:prstGeom prst="rect">
                      <a:avLst/>
                    </a:prstGeom>
                    <a:noFill/>
                    <a:ln>
                      <a:noFill/>
                    </a:ln>
                  </pic:spPr>
                </pic:pic>
              </a:graphicData>
            </a:graphic>
          </wp:inline>
        </w:drawing>
      </w:r>
      <w:commentRangeEnd w:id="47"/>
      <w:r>
        <w:rPr>
          <w:rStyle w:val="CommentReference"/>
          <w:rFonts w:eastAsia="Calibri" w:cs="Calibri"/>
          <w:color w:val="3C3C3C"/>
          <w:sz w:val="24"/>
          <w:szCs w:val="24"/>
        </w:rPr>
        <w:commentReference w:id="47"/>
      </w:r>
      <w:commentRangeEnd w:id="48"/>
      <w:r>
        <w:rPr>
          <w:rStyle w:val="CommentReference"/>
          <w:rFonts w:eastAsia="Calibri" w:cs="Calibri"/>
          <w:color w:val="3C3C3C"/>
          <w:sz w:val="24"/>
          <w:szCs w:val="24"/>
        </w:rPr>
        <w:commentReference w:id="48"/>
      </w:r>
      <w:commentRangeEnd w:id="49"/>
      <w:r>
        <w:rPr>
          <w:rStyle w:val="CommentReference"/>
          <w:rFonts w:eastAsia="Calibri" w:cs="Calibri"/>
          <w:color w:val="3C3C3C"/>
          <w:sz w:val="24"/>
          <w:szCs w:val="24"/>
        </w:rPr>
        <w:commentReference w:id="49"/>
      </w:r>
    </w:p>
    <w:p w14:paraId="29667BAD" w14:textId="77777777" w:rsidR="00D44E93" w:rsidRDefault="00D44E93" w:rsidP="004028F5">
      <w:pPr>
        <w:rPr>
          <w:rFonts w:eastAsia="Calibri"/>
        </w:rPr>
      </w:pPr>
    </w:p>
    <w:p w14:paraId="247FE54F" w14:textId="02786B47" w:rsidR="00D44E93" w:rsidRPr="00063972" w:rsidRDefault="0093437E" w:rsidP="004028F5">
      <w:pPr>
        <w:rPr>
          <w:rFonts w:eastAsia="Calibri"/>
          <w:b/>
          <w:highlight w:val="yellow"/>
        </w:rPr>
      </w:pPr>
      <w:commentRangeStart w:id="53"/>
      <w:commentRangeStart w:id="54"/>
      <w:r>
        <w:rPr>
          <w:rFonts w:eastAsia="Calibri"/>
          <w:b/>
          <w:highlight w:val="yellow"/>
        </w:rPr>
        <w:t>ChangeScout</w:t>
      </w:r>
      <w:commentRangeEnd w:id="53"/>
      <w:r>
        <w:rPr>
          <w:rStyle w:val="CommentReference"/>
          <w:rFonts w:eastAsia="Calibri"/>
          <w:b/>
          <w:sz w:val="24"/>
          <w:szCs w:val="24"/>
          <w:highlight w:val="yellow"/>
        </w:rPr>
        <w:commentReference w:id="53"/>
      </w:r>
      <w:commentRangeEnd w:id="54"/>
      <w:r>
        <w:rPr>
          <w:rStyle w:val="CommentReference"/>
          <w:rFonts w:eastAsia="Calibri"/>
          <w:b/>
          <w:sz w:val="24"/>
          <w:szCs w:val="24"/>
          <w:highlight w:val="yellow"/>
        </w:rPr>
        <w:commentReference w:id="54"/>
      </w:r>
      <w:r>
        <w:rPr>
          <w:rFonts w:eastAsia="Calibri"/>
          <w:b/>
          <w:highlight w:val="yellow"/>
        </w:rPr>
        <w:t xml:space="preserve"> </w:t>
      </w:r>
    </w:p>
    <w:p w14:paraId="2CBE3013" w14:textId="7E0381EB" w:rsidR="00A461DA" w:rsidRPr="00180A97" w:rsidRDefault="00A461DA" w:rsidP="004028F5">
      <w:pPr>
        <w:rPr>
          <w:rFonts w:eastAsia="Calibri"/>
        </w:rPr>
      </w:pPr>
      <w:r>
        <w:rPr>
          <w:rFonts w:eastAsia="Calibri"/>
          <w:highlight w:val="yellow"/>
        </w:rPr>
        <w:t xml:space="preserve">ChangeScout is Deloitte’s proprietary digital change-delivery platform that creates a single source of truth to track impacts, stakeholders, risks, readiness, and adoption across all three OpCos using AI-led analytics and pre-configured interventions so teams spend less time on manual analysis and more time driving adoption. Proven across 300+ global </w:t>
      </w:r>
      <w:commentRangeStart w:id="56"/>
      <w:r>
        <w:rPr>
          <w:rFonts w:eastAsia="Calibri"/>
          <w:highlight w:val="yellow"/>
        </w:rPr>
        <w:t>deployments</w:t>
      </w:r>
      <w:commentRangeEnd w:id="56"/>
      <w:r>
        <w:rPr>
          <w:rStyle w:val="CommentReference"/>
          <w:rFonts w:eastAsia="Calibri"/>
          <w:sz w:val="24"/>
          <w:szCs w:val="24"/>
          <w:highlight w:val="yellow"/>
        </w:rPr>
        <w:commentReference w:id="56"/>
      </w:r>
      <w:r>
        <w:rPr>
          <w:rFonts w:eastAsia="Calibri"/>
          <w:highlight w:val="yellow"/>
        </w:rPr>
        <w:t>.</w:t>
      </w:r>
    </w:p>
    <w:p w14:paraId="0F26B59F" w14:textId="77777777" w:rsidR="00D44E93" w:rsidRDefault="00D44E93" w:rsidP="004028F5">
      <w:pPr>
        <w:rPr>
          <w:rFonts w:eastAsia="Calibri"/>
        </w:rPr>
      </w:pPr>
    </w:p>
    <w:p w14:paraId="507E75FB" w14:textId="239AEF78" w:rsidR="00000C2A" w:rsidRPr="00506A81" w:rsidRDefault="00506A81" w:rsidP="004028F5">
      <w:pPr>
        <w:pStyle w:val="Heading2"/>
        <w:rPr>
          <w:rFonts w:asciiTheme="minorHAnsi" w:eastAsia="Calibri" w:hAnsiTheme="minorHAnsi" w:cs="Calibri"/>
          <w:color w:val="3C3C3C"/>
        </w:rPr>
      </w:pPr>
      <w:r>
        <w:t xml:space="preserve">Communication &amp; </w:t>
      </w:r>
      <w:commentRangeStart w:id="58"/>
      <w:r>
        <w:t xml:space="preserve">Engagement </w:t>
      </w:r>
      <w:commentRangeEnd w:id="58"/>
      <w:r>
        <w:rPr>
          <w:rStyle w:val="CommentReference"/>
          <w:rFonts w:asciiTheme="minorHAnsi" w:eastAsia="Calibri" w:hAnsiTheme="minorHAnsi" w:cs="Calibri"/>
          <w:color w:val="3C3C3C"/>
          <w:sz w:val="28"/>
          <w:szCs w:val="32"/>
        </w:rPr>
        <w:commentReference w:id="58"/>
      </w:r>
    </w:p>
    <w:p w14:paraId="219B64B5" w14:textId="77777777" w:rsidR="00FC4456" w:rsidRPr="004028F5" w:rsidRDefault="00FC4456" w:rsidP="004028F5">
      <w:pPr>
        <w:rPr>
          <w:rFonts w:eastAsia="Calibri"/>
          <w:b/>
        </w:rPr>
      </w:pPr>
      <w:r>
        <w:rPr>
          <w:rFonts w:eastAsia="Calibri"/>
          <w:b/>
        </w:rPr>
        <w:t>Coordination Model</w:t>
      </w:r>
    </w:p>
    <w:p w14:paraId="3801C67B" w14:textId="3237F665" w:rsidR="00B01744" w:rsidRPr="00B01744" w:rsidRDefault="00B01744" w:rsidP="00B01744">
      <w:pPr>
        <w:spacing w:before="2" w:after="8"/>
        <w:jc w:val="both"/>
        <w:rPr>
          <w:rFonts w:eastAsia="Calibri"/>
        </w:rPr>
      </w:pPr>
      <w:r>
        <w:rPr>
          <w:rFonts w:eastAsia="Calibri"/>
        </w:rPr>
        <w:t xml:space="preserve">We build on the existing Communications Strategy, extending it across all three OpCos with sensitivity to the geographic and jurisdictional differences between Indiana, Ohio, and MVLt. A core set of ready-to-deploy assets, launch messaging, program updates, release readiness notices, cutover communications, hypercare guidance are packaged as templates the Project 3 OCM team can quickly tailor within the approval workflow already established.</w:t>
      </w:r>
    </w:p>
    <w:p w14:paraId="37282930" w14:textId="77777777" w:rsidR="00B01744" w:rsidRPr="00B01744" w:rsidRDefault="00B01744" w:rsidP="00B01744">
      <w:pPr>
        <w:spacing w:after="4"/>
        <w:rPr>
          <w:rFonts w:eastAsia="Calibri"/>
        </w:rPr>
      </w:pPr>
      <w:r>
        <w:rPr>
          <w:rFonts w:eastAsia="Calibri"/>
        </w:rPr>
        <w:t xml:space="preserve"> </w:t>
      </w:r>
    </w:p>
    <w:p w14:paraId="7BEA7F4C" w14:textId="2F2A6A19" w:rsidR="005E62DD" w:rsidRDefault="00E33F58" w:rsidP="00E66892">
      <w:pPr>
        <w:spacing w:before="2" w:after="8"/>
        <w:jc w:val="both"/>
        <w:rPr>
          <w:rFonts w:eastAsia="Calibri"/>
        </w:rPr>
      </w:pPr>
      <w:r>
        <w:rPr>
          <w:rFonts w:eastAsia="Calibri"/>
        </w:rPr>
        <w:t xml:space="preserve">With all three OpCos going live concurrently, sequencing is managed with explicit attention to change saturation field populations absorbing both the S/4HANA upgrade and SAP PM go-live do not receive conflicting messages at peak pressure points. Communications reach field-dominant audiences through channels that match how utility workers actually receive information: leader cascade messages delivered through People Leaders and Supervisors at site team meetings; Project 3 Hub and the program SharePoint as the single destination for updates and other information/training resources.</w:t>
      </w:r>
    </w:p>
    <w:p w14:paraId="533FF976" w14:textId="77777777" w:rsidR="00053935" w:rsidRDefault="00053935" w:rsidP="00E66892">
      <w:pPr>
        <w:spacing w:before="2" w:after="8"/>
        <w:jc w:val="both"/>
        <w:rPr>
          <w:rFonts w:eastAsia="Calibri"/>
        </w:rPr>
      </w:pPr>
    </w:p>
    <w:p w14:paraId="7BA5FBB6" w14:textId="5E747C64" w:rsidR="00FC4456" w:rsidRPr="00FC4456" w:rsidRDefault="00FC4456" w:rsidP="00750FB0">
      <w:pPr>
        <w:rPr>
          <w:rFonts w:eastAsia="Calibri"/>
        </w:rPr>
      </w:pPr>
      <w:r>
        <w:rPr>
          <w:rFonts w:eastAsia="Calibri"/>
        </w:rPr>
        <w:t xml:space="preserve">SAP PM communications are built around how people experience the change at their role level. Deloitte will develop and maintain five SAP PM-specific personas drawn directly from impacted role groups, used to test message relevance, guide content development, and validate that field workers receive information in terms that connect to their daily work in SAP PM.</w:t>
      </w:r>
    </w:p>
    <w:p w14:paraId="6BDE893B" w14:textId="77777777" w:rsidR="00F8409E" w:rsidRPr="00FC4456" w:rsidRDefault="00F8409E" w:rsidP="00750FB0">
      <w:pPr>
        <w:rPr>
          <w:rFonts w:eastAsia="Calibri"/>
        </w:rPr>
      </w:pPr>
    </w:p>
    <w:p w14:paraId="29B66C1B" w14:textId="77777777" w:rsidR="00FC4456" w:rsidRPr="00FC4456" w:rsidRDefault="00FC4456" w:rsidP="00FC4456">
      <w:pPr>
        <w:spacing w:before="6" w:after="10"/>
        <w:jc w:val="both"/>
        <w:rPr>
          <w:rFonts w:eastAsia="Calibri" w:cs="Calibri"/>
          <w:color w:val="3C3C3C"/>
        </w:rPr>
      </w:pPr>
    </w:p>
    <w:tbl>
      <w:tblPr>
        <w:tblW w:w="10075" w:type="dxa"/>
        <w:tblBorders>
          <w:bottom w:val="single" w:sz="4" w:space="0" w:color="D1D1D1" w:themeColor="background2" w:themeShade="E6"/>
          <w:insideH w:val="single" w:sz="4" w:space="0" w:color="D1D1D1" w:themeColor="background2" w:themeShade="E6"/>
        </w:tblBorders>
        <w:tblCellMar>
          <w:left w:w="10" w:type="dxa"/>
          <w:right w:w="10" w:type="dxa"/>
        </w:tblCellMar>
        <w:tblLook w:val="04A0" w:firstRow="1" w:lastRow="0" w:firstColumn="1" w:lastColumn="0" w:noHBand="0" w:noVBand="1"/>
      </w:tblPr>
      <w:tblGrid>
        <w:gridCol w:w="1800"/>
        <w:gridCol w:w="3960"/>
        <w:gridCol w:w="4315"/>
      </w:tblGrid>
      <w:tr w:rsidR="00FC4456" w:rsidRPr="005E62DD" w14:paraId="400B844C" w14:textId="77777777" w:rsidTr="00750FB0">
        <w:tc>
          <w:tcPr>
            <w:tcW w:w="1800" w:type="dxa"/>
            <w:shd w:val="clear" w:color="auto" w:fill="4EA72E" w:themeFill="accent6"/>
            <w:tcMar>
              <w:top w:w="80" w:type="dxa"/>
              <w:left w:w="120" w:type="dxa"/>
              <w:bottom w:w="80" w:type="dxa"/>
              <w:right w:w="120" w:type="dxa"/>
            </w:tcMar>
            <w:hideMark/>
          </w:tcPr>
          <w:p w14:paraId="565E0C5E" w14:textId="77777777" w:rsidR="00FC4456" w:rsidRPr="005E62DD" w:rsidRDefault="00FC4456" w:rsidP="00750FB0">
            <w:pPr>
              <w:pStyle w:val="Tabletitle"/>
              <w:rPr>
                <w:rFonts w:asciiTheme="minorHAnsi" w:eastAsia="Calibri" w:hAnsiTheme="minorHAnsi" w:cs="Calibri"/>
              </w:rPr>
            </w:pPr>
            <w:r>
              <w:t>Persona</w:t>
            </w:r>
          </w:p>
        </w:tc>
        <w:tc>
          <w:tcPr>
            <w:tcW w:w="3960" w:type="dxa"/>
            <w:shd w:val="clear" w:color="auto" w:fill="4EA72E" w:themeFill="accent6"/>
            <w:tcMar>
              <w:top w:w="80" w:type="dxa"/>
              <w:left w:w="120" w:type="dxa"/>
              <w:bottom w:w="80" w:type="dxa"/>
              <w:right w:w="120" w:type="dxa"/>
            </w:tcMar>
            <w:hideMark/>
          </w:tcPr>
          <w:p w14:paraId="27510D43" w14:textId="77777777" w:rsidR="00FC4456" w:rsidRPr="005E62DD" w:rsidRDefault="00FC4456" w:rsidP="00750FB0">
            <w:pPr>
              <w:pStyle w:val="Tabletitle"/>
              <w:rPr>
                <w:rFonts w:asciiTheme="minorHAnsi" w:eastAsia="Calibri" w:hAnsiTheme="minorHAnsi" w:cs="Calibri"/>
              </w:rPr>
            </w:pPr>
            <w:r>
              <w:t>SAP PM Change They Experience</w:t>
            </w:r>
          </w:p>
        </w:tc>
        <w:tc>
          <w:tcPr>
            <w:tcW w:w="4315" w:type="dxa"/>
            <w:shd w:val="clear" w:color="auto" w:fill="4EA72E" w:themeFill="accent6"/>
            <w:tcMar>
              <w:top w:w="80" w:type="dxa"/>
              <w:left w:w="120" w:type="dxa"/>
              <w:bottom w:w="80" w:type="dxa"/>
              <w:right w:w="120" w:type="dxa"/>
            </w:tcMar>
            <w:hideMark/>
          </w:tcPr>
          <w:p w14:paraId="6B769A54" w14:textId="77777777" w:rsidR="00FC4456" w:rsidRPr="005E62DD" w:rsidRDefault="00FC4456" w:rsidP="00750FB0">
            <w:pPr>
              <w:pStyle w:val="Tabletitle"/>
              <w:rPr>
                <w:rFonts w:asciiTheme="minorHAnsi" w:eastAsia="Calibri" w:hAnsiTheme="minorHAnsi" w:cs="Calibri"/>
              </w:rPr>
            </w:pPr>
            <w:r>
              <w:t>OpCo</w:t>
            </w:r>
          </w:p>
        </w:tc>
      </w:tr>
      <w:tr w:rsidR="00FC4456" w:rsidRPr="00FC4456" w14:paraId="15EF3BDF" w14:textId="77777777" w:rsidTr="00750FB0">
        <w:tc>
          <w:tcPr>
            <w:tcW w:w="1800" w:type="dxa"/>
            <w:shd w:val="clear" w:color="auto" w:fill="FFFFFF"/>
            <w:tcMar>
              <w:top w:w="60" w:type="dxa"/>
              <w:left w:w="120" w:type="dxa"/>
              <w:bottom w:w="60" w:type="dxa"/>
              <w:right w:w="120" w:type="dxa"/>
            </w:tcMar>
            <w:hideMark/>
          </w:tcPr>
          <w:p w14:paraId="14DF3426" w14:textId="264115FD" w:rsidR="00FC4456" w:rsidRPr="003940D9" w:rsidRDefault="00FC4456" w:rsidP="00750FB0">
            <w:pPr>
              <w:pStyle w:val="Tabletext"/>
              <w:rPr>
                <w:sz w:val="16"/>
                <w:szCs w:val="16"/>
              </w:rPr>
            </w:pPr>
            <w:r>
              <w:rPr>
                <w:rFonts w:eastAsia="Calibri" w:cs="Calibri"/>
                <w:color w:val="3C3C3C"/>
                <w:sz w:val="16"/>
                <w:szCs w:val="16"/>
              </w:rPr>
              <w:t>Field Technician</w:t>
            </w:r>
          </w:p>
        </w:tc>
        <w:tc>
          <w:tcPr>
            <w:tcW w:w="3960" w:type="dxa"/>
            <w:shd w:val="clear" w:color="auto" w:fill="FFFFFF"/>
            <w:tcMar>
              <w:top w:w="60" w:type="dxa"/>
              <w:left w:w="120" w:type="dxa"/>
              <w:bottom w:w="60" w:type="dxa"/>
              <w:right w:w="120" w:type="dxa"/>
            </w:tcMar>
            <w:hideMark/>
          </w:tcPr>
          <w:p w14:paraId="26482B3C" w14:textId="41054686" w:rsidR="00FC4456" w:rsidRPr="003940D9" w:rsidRDefault="00FC4456" w:rsidP="00750FB0">
            <w:pPr>
              <w:pStyle w:val="Tabletext"/>
              <w:rPr>
                <w:rFonts w:eastAsia="Calibri" w:cs="Calibri"/>
                <w:color w:val="3C3C3C"/>
                <w:sz w:val="16"/>
                <w:szCs w:val="16"/>
              </w:rPr>
            </w:pPr>
            <w:r>
              <w:rPr>
                <w:rFonts w:eastAsia="Calibri" w:cs="Calibri"/>
                <w:color w:val="3C3C3C"/>
                <w:sz w:val="16"/>
                <w:szCs w:val="16"/>
              </w:rPr>
              <w:t xml:space="preserve">Receives, executes, and closes work orders in SAP PM Fiori mobile. Work no longer comes only from OMS dispatch — the biggest day-one change.</w:t>
            </w:r>
          </w:p>
        </w:tc>
        <w:tc>
          <w:tcPr>
            <w:tcW w:w="4315" w:type="dxa"/>
            <w:shd w:val="clear" w:color="auto" w:fill="FFFFFF"/>
            <w:tcMar>
              <w:top w:w="60" w:type="dxa"/>
              <w:left w:w="120" w:type="dxa"/>
              <w:bottom w:w="60" w:type="dxa"/>
              <w:right w:w="120" w:type="dxa"/>
            </w:tcMar>
            <w:hideMark/>
          </w:tcPr>
          <w:p w14:paraId="39AF5226" w14:textId="77777777" w:rsidR="00FC4456" w:rsidRPr="003940D9" w:rsidRDefault="00FC4456" w:rsidP="00750FB0">
            <w:pPr>
              <w:pStyle w:val="Tabletext"/>
              <w:rPr>
                <w:sz w:val="16"/>
                <w:szCs w:val="16"/>
              </w:rPr>
            </w:pPr>
            <w:r>
              <w:rPr>
                <w:rFonts w:eastAsia="Calibri" w:cs="Calibri"/>
                <w:color w:val="3C3C3C"/>
                <w:sz w:val="16"/>
                <w:szCs w:val="16"/>
              </w:rPr>
              <w:t>Indiana, Ohio, MVLt</w:t>
            </w:r>
          </w:p>
        </w:tc>
      </w:tr>
      <w:tr w:rsidR="00FC4456" w:rsidRPr="00FC4456" w14:paraId="408F82F1" w14:textId="77777777" w:rsidTr="00750FB0">
        <w:tc>
          <w:tcPr>
            <w:tcW w:w="1800" w:type="dxa"/>
            <w:shd w:val="clear" w:color="auto" w:fill="F4F4F4"/>
            <w:tcMar>
              <w:top w:w="60" w:type="dxa"/>
              <w:left w:w="120" w:type="dxa"/>
              <w:bottom w:w="60" w:type="dxa"/>
              <w:right w:w="120" w:type="dxa"/>
            </w:tcMar>
            <w:hideMark/>
          </w:tcPr>
          <w:p w14:paraId="15D8991B" w14:textId="6779E181" w:rsidR="00FC4456" w:rsidRPr="003940D9" w:rsidRDefault="00FC4456" w:rsidP="00750FB0">
            <w:pPr>
              <w:pStyle w:val="Tabletext"/>
              <w:rPr>
                <w:rFonts w:eastAsia="Calibri" w:cs="Calibri"/>
                <w:color w:val="3C3C3C"/>
                <w:sz w:val="16"/>
                <w:szCs w:val="16"/>
              </w:rPr>
            </w:pPr>
            <w:r>
              <w:rPr>
                <w:rFonts w:eastAsia="Calibri" w:cs="Calibri"/>
                <w:color w:val="3C3C3C"/>
                <w:sz w:val="16"/>
                <w:szCs w:val="16"/>
              </w:rPr>
              <w:t>Work Planner</w:t>
            </w:r>
          </w:p>
        </w:tc>
        <w:tc>
          <w:tcPr>
            <w:tcW w:w="3960" w:type="dxa"/>
            <w:shd w:val="clear" w:color="auto" w:fill="F4F4F4"/>
            <w:tcMar>
              <w:top w:w="60" w:type="dxa"/>
              <w:left w:w="120" w:type="dxa"/>
              <w:bottom w:w="60" w:type="dxa"/>
              <w:right w:w="120" w:type="dxa"/>
            </w:tcMar>
            <w:hideMark/>
          </w:tcPr>
          <w:p w14:paraId="23360A13" w14:textId="56D41A8B" w:rsidR="00FC4456" w:rsidRPr="003940D9" w:rsidRDefault="00FC4456" w:rsidP="00750FB0">
            <w:pPr>
              <w:pStyle w:val="Tabletext"/>
              <w:rPr>
                <w:sz w:val="16"/>
                <w:szCs w:val="16"/>
              </w:rPr>
            </w:pPr>
            <w:r>
              <w:rPr>
                <w:rFonts w:eastAsia="Calibri" w:cs="Calibri"/>
                <w:color w:val="3C3C3C"/>
                <w:sz w:val="16"/>
                <w:szCs w:val="16"/>
              </w:rPr>
              <w:t xml:space="preserve">Plans and schedules all SAP PM work types end-to-end — preventive, predictive, construction. Maintenance plan management is new.</w:t>
            </w:r>
          </w:p>
        </w:tc>
        <w:tc>
          <w:tcPr>
            <w:tcW w:w="4315" w:type="dxa"/>
            <w:shd w:val="clear" w:color="auto" w:fill="F4F4F4"/>
            <w:tcMar>
              <w:top w:w="60" w:type="dxa"/>
              <w:left w:w="120" w:type="dxa"/>
              <w:bottom w:w="60" w:type="dxa"/>
              <w:right w:w="120" w:type="dxa"/>
            </w:tcMar>
            <w:hideMark/>
          </w:tcPr>
          <w:p w14:paraId="6B2D3678" w14:textId="77777777" w:rsidR="00FC4456" w:rsidRPr="003940D9" w:rsidRDefault="00FC4456" w:rsidP="00750FB0">
            <w:pPr>
              <w:pStyle w:val="Tabletext"/>
              <w:rPr>
                <w:sz w:val="16"/>
                <w:szCs w:val="16"/>
              </w:rPr>
            </w:pPr>
            <w:r>
              <w:rPr>
                <w:rFonts w:eastAsia="Calibri" w:cs="Calibri"/>
                <w:color w:val="3C3C3C"/>
                <w:sz w:val="16"/>
                <w:szCs w:val="16"/>
              </w:rPr>
              <w:t>Indiana, Ohio, MVLt</w:t>
            </w:r>
          </w:p>
        </w:tc>
      </w:tr>
      <w:tr w:rsidR="00FC4456" w:rsidRPr="00FC4456" w14:paraId="37531F23" w14:textId="77777777" w:rsidTr="00750FB0">
        <w:tc>
          <w:tcPr>
            <w:tcW w:w="1800" w:type="dxa"/>
            <w:shd w:val="clear" w:color="auto" w:fill="FFFFFF"/>
            <w:tcMar>
              <w:top w:w="60" w:type="dxa"/>
              <w:left w:w="120" w:type="dxa"/>
              <w:bottom w:w="60" w:type="dxa"/>
              <w:right w:w="120" w:type="dxa"/>
            </w:tcMar>
            <w:hideMark/>
          </w:tcPr>
          <w:p w14:paraId="5C9F4060" w14:textId="0571B76C" w:rsidR="00FC4456" w:rsidRPr="003940D9" w:rsidRDefault="00FC4456" w:rsidP="00750FB0">
            <w:pPr>
              <w:pStyle w:val="Tabletext"/>
              <w:rPr>
                <w:sz w:val="16"/>
                <w:szCs w:val="16"/>
              </w:rPr>
            </w:pPr>
            <w:r>
              <w:rPr>
                <w:rFonts w:eastAsia="Calibri" w:cs="Calibri"/>
                <w:color w:val="3C3C3C"/>
                <w:sz w:val="16"/>
                <w:szCs w:val="16"/>
              </w:rPr>
              <w:t>OMS Dispatcher</w:t>
            </w:r>
          </w:p>
        </w:tc>
        <w:tc>
          <w:tcPr>
            <w:tcW w:w="3960" w:type="dxa"/>
            <w:shd w:val="clear" w:color="auto" w:fill="FFFFFF"/>
            <w:tcMar>
              <w:top w:w="60" w:type="dxa"/>
              <w:left w:w="120" w:type="dxa"/>
              <w:bottom w:w="60" w:type="dxa"/>
              <w:right w:w="120" w:type="dxa"/>
            </w:tcMar>
            <w:hideMark/>
          </w:tcPr>
          <w:p w14:paraId="0AE7E287" w14:textId="01D51DF3" w:rsidR="00FC4456" w:rsidRPr="003940D9" w:rsidRDefault="00FC4456" w:rsidP="00750FB0">
            <w:pPr>
              <w:pStyle w:val="Tabletext"/>
              <w:rPr>
                <w:rFonts w:eastAsia="Calibri" w:cs="Calibri"/>
                <w:color w:val="3C3C3C"/>
                <w:sz w:val="16"/>
                <w:szCs w:val="16"/>
              </w:rPr>
            </w:pPr>
            <w:r>
              <w:rPr>
                <w:rFonts w:eastAsia="Calibri" w:cs="Calibri"/>
                <w:color w:val="3C3C3C"/>
                <w:sz w:val="16"/>
                <w:szCs w:val="16"/>
              </w:rPr>
              <w:t xml:space="preserve">Creates SAP PM follow-up work orders from OMS events. Integration touchpoints change; dual-system coordination during cutover is a specific risk.</w:t>
            </w:r>
          </w:p>
        </w:tc>
        <w:tc>
          <w:tcPr>
            <w:tcW w:w="4315" w:type="dxa"/>
            <w:shd w:val="clear" w:color="auto" w:fill="FFFFFF"/>
            <w:tcMar>
              <w:top w:w="60" w:type="dxa"/>
              <w:left w:w="120" w:type="dxa"/>
              <w:bottom w:w="60" w:type="dxa"/>
              <w:right w:w="120" w:type="dxa"/>
            </w:tcMar>
            <w:hideMark/>
          </w:tcPr>
          <w:p w14:paraId="7CE9FB1A" w14:textId="77777777" w:rsidR="00FC4456" w:rsidRPr="003940D9" w:rsidRDefault="00FC4456" w:rsidP="00750FB0">
            <w:pPr>
              <w:pStyle w:val="Tabletext"/>
              <w:rPr>
                <w:sz w:val="16"/>
                <w:szCs w:val="16"/>
              </w:rPr>
            </w:pPr>
            <w:r>
              <w:rPr>
                <w:rFonts w:eastAsia="Calibri" w:cs="Calibri"/>
                <w:color w:val="3C3C3C"/>
                <w:sz w:val="16"/>
                <w:szCs w:val="16"/>
              </w:rPr>
              <w:t>Indiana, Ohio</w:t>
            </w:r>
          </w:p>
        </w:tc>
      </w:tr>
      <w:tr w:rsidR="00FC4456" w:rsidRPr="00FC4456" w14:paraId="65D168F4" w14:textId="77777777" w:rsidTr="00750FB0">
        <w:tc>
          <w:tcPr>
            <w:tcW w:w="1800" w:type="dxa"/>
            <w:shd w:val="clear" w:color="auto" w:fill="F4F4F4"/>
            <w:tcMar>
              <w:top w:w="60" w:type="dxa"/>
              <w:left w:w="120" w:type="dxa"/>
              <w:bottom w:w="60" w:type="dxa"/>
              <w:right w:w="120" w:type="dxa"/>
            </w:tcMar>
            <w:hideMark/>
          </w:tcPr>
          <w:p w14:paraId="0ADE63F3" w14:textId="375296BD" w:rsidR="00FC4456" w:rsidRPr="003940D9" w:rsidRDefault="00FC4456" w:rsidP="00750FB0">
            <w:pPr>
              <w:pStyle w:val="Tabletext"/>
              <w:rPr>
                <w:sz w:val="16"/>
                <w:szCs w:val="16"/>
              </w:rPr>
            </w:pPr>
            <w:r>
              <w:rPr>
                <w:rFonts w:eastAsia="Calibri" w:cs="Calibri"/>
                <w:color w:val="3C3C3C"/>
                <w:sz w:val="16"/>
                <w:szCs w:val="16"/>
              </w:rPr>
              <w:t>Streetlight Lead</w:t>
            </w:r>
          </w:p>
        </w:tc>
        <w:tc>
          <w:tcPr>
            <w:tcW w:w="3960" w:type="dxa"/>
            <w:shd w:val="clear" w:color="auto" w:fill="F4F4F4"/>
            <w:tcMar>
              <w:top w:w="60" w:type="dxa"/>
              <w:left w:w="120" w:type="dxa"/>
              <w:bottom w:w="60" w:type="dxa"/>
              <w:right w:w="120" w:type="dxa"/>
            </w:tcMar>
            <w:hideMark/>
          </w:tcPr>
          <w:p w14:paraId="5BC2991E" w14:textId="640E11E4" w:rsidR="00FC4456" w:rsidRPr="003940D9" w:rsidRDefault="00FC4456" w:rsidP="00750FB0">
            <w:pPr>
              <w:pStyle w:val="Tabletext"/>
              <w:rPr>
                <w:rFonts w:eastAsia="Calibri" w:cs="Calibri"/>
                <w:color w:val="3C3C3C"/>
                <w:sz w:val="16"/>
                <w:szCs w:val="16"/>
              </w:rPr>
            </w:pPr>
            <w:r>
              <w:rPr>
                <w:rFonts w:eastAsia="Calibri" w:cs="Calibri"/>
                <w:color w:val="3C3C3C"/>
                <w:sz w:val="16"/>
                <w:szCs w:val="16"/>
              </w:rPr>
              <w:t>OMS streetlighting follow-up now runs through SAP PM. MVLt-specific — Indiana and Ohio process content does not apply.</w:t>
            </w:r>
          </w:p>
        </w:tc>
        <w:tc>
          <w:tcPr>
            <w:tcW w:w="4315" w:type="dxa"/>
            <w:shd w:val="clear" w:color="auto" w:fill="F4F4F4"/>
            <w:tcMar>
              <w:top w:w="60" w:type="dxa"/>
              <w:left w:w="120" w:type="dxa"/>
              <w:bottom w:w="60" w:type="dxa"/>
              <w:right w:w="120" w:type="dxa"/>
            </w:tcMar>
            <w:hideMark/>
          </w:tcPr>
          <w:p w14:paraId="53790C15" w14:textId="77777777" w:rsidR="00FC4456" w:rsidRPr="003940D9" w:rsidRDefault="00FC4456" w:rsidP="00750FB0">
            <w:pPr>
              <w:pStyle w:val="Tabletext"/>
              <w:rPr>
                <w:sz w:val="16"/>
                <w:szCs w:val="16"/>
              </w:rPr>
            </w:pPr>
            <w:r>
              <w:rPr>
                <w:rFonts w:eastAsia="Calibri" w:cs="Calibri"/>
                <w:color w:val="3C3C3C"/>
                <w:sz w:val="16"/>
                <w:szCs w:val="16"/>
              </w:rPr>
              <w:t>MVLt</w:t>
            </w:r>
          </w:p>
        </w:tc>
      </w:tr>
      <w:tr w:rsidR="00FC4456" w:rsidRPr="00FC4456" w14:paraId="6AD0CE41" w14:textId="77777777" w:rsidTr="00750FB0">
        <w:tc>
          <w:tcPr>
            <w:tcW w:w="1800" w:type="dxa"/>
            <w:shd w:val="clear" w:color="auto" w:fill="FFFFFF"/>
            <w:tcMar>
              <w:top w:w="60" w:type="dxa"/>
              <w:left w:w="120" w:type="dxa"/>
              <w:bottom w:w="60" w:type="dxa"/>
              <w:right w:w="120" w:type="dxa"/>
            </w:tcMar>
            <w:hideMark/>
          </w:tcPr>
          <w:p w14:paraId="2DB444FD" w14:textId="14FEAD3C" w:rsidR="00FC4456" w:rsidRPr="003940D9" w:rsidRDefault="00FC4456" w:rsidP="00750FB0">
            <w:pPr>
              <w:pStyle w:val="Tabletext"/>
              <w:rPr>
                <w:sz w:val="16"/>
                <w:szCs w:val="16"/>
              </w:rPr>
            </w:pPr>
            <w:r>
              <w:rPr>
                <w:rFonts w:eastAsia="Calibri" w:cs="Calibri"/>
                <w:color w:val="3C3C3C"/>
                <w:sz w:val="16"/>
                <w:szCs w:val="16"/>
              </w:rPr>
              <w:t>PP&amp;E Accountant</w:t>
            </w:r>
          </w:p>
        </w:tc>
        <w:tc>
          <w:tcPr>
            <w:tcW w:w="3960" w:type="dxa"/>
            <w:shd w:val="clear" w:color="auto" w:fill="FFFFFF"/>
            <w:tcMar>
              <w:top w:w="60" w:type="dxa"/>
              <w:left w:w="120" w:type="dxa"/>
              <w:bottom w:w="60" w:type="dxa"/>
              <w:right w:w="120" w:type="dxa"/>
            </w:tcMar>
            <w:hideMark/>
          </w:tcPr>
          <w:p w14:paraId="384A2971" w14:textId="3F5AAC30" w:rsidR="00FC4456" w:rsidRPr="003940D9" w:rsidRDefault="00FC4456" w:rsidP="00750FB0">
            <w:pPr>
              <w:pStyle w:val="Tabletext"/>
              <w:rPr>
                <w:rFonts w:eastAsia="Calibri" w:cs="Calibri"/>
                <w:color w:val="3C3C3C"/>
                <w:sz w:val="16"/>
                <w:szCs w:val="16"/>
              </w:rPr>
            </w:pPr>
            <w:r>
              <w:rPr>
                <w:rFonts w:eastAsia="Calibri" w:cs="Calibri"/>
                <w:color w:val="3C3C3C"/>
                <w:sz w:val="16"/>
                <w:szCs w:val="16"/>
              </w:rPr>
              <w:t xml:space="preserve">Capital vs. expense classification and CWIP settlement are embedded in SAP PM work order processing. Faces system and behavioural change — controls accountability changes alongside the tool.</w:t>
            </w:r>
          </w:p>
        </w:tc>
        <w:tc>
          <w:tcPr>
            <w:tcW w:w="4315" w:type="dxa"/>
            <w:shd w:val="clear" w:color="auto" w:fill="FFFFFF"/>
            <w:tcMar>
              <w:top w:w="60" w:type="dxa"/>
              <w:left w:w="120" w:type="dxa"/>
              <w:bottom w:w="60" w:type="dxa"/>
              <w:right w:w="120" w:type="dxa"/>
            </w:tcMar>
            <w:hideMark/>
          </w:tcPr>
          <w:p w14:paraId="1024B217" w14:textId="77777777" w:rsidR="00FC4456" w:rsidRPr="003940D9" w:rsidRDefault="00FC4456" w:rsidP="00750FB0">
            <w:pPr>
              <w:pStyle w:val="Tabletext"/>
              <w:rPr>
                <w:sz w:val="16"/>
                <w:szCs w:val="16"/>
              </w:rPr>
            </w:pPr>
            <w:r>
              <w:rPr>
                <w:rFonts w:eastAsia="Calibri" w:cs="Calibri"/>
                <w:color w:val="3C3C3C"/>
                <w:sz w:val="16"/>
                <w:szCs w:val="16"/>
              </w:rPr>
              <w:t>Indiana, Ohio, MVLt</w:t>
            </w:r>
          </w:p>
        </w:tc>
      </w:tr>
    </w:tbl>
    <w:p w14:paraId="4B8B13A2" w14:textId="77777777" w:rsidR="009E62EE" w:rsidRDefault="009E62EE" w:rsidP="00750FB0">
      <w:pPr>
        <w:rPr>
          <w:rFonts w:eastAsia="Calibri"/>
        </w:rPr>
      </w:pPr>
    </w:p>
    <w:p w14:paraId="24F102AA" w14:textId="4046A906" w:rsidR="00FC4456" w:rsidRPr="00FC4456" w:rsidRDefault="00FC4456" w:rsidP="00750FB0">
      <w:pPr>
        <w:rPr>
          <w:rFonts w:eastAsia="Calibri"/>
        </w:rPr>
      </w:pPr>
      <w:r>
        <w:rPr>
          <w:rFonts w:eastAsia="Calibri"/>
        </w:rPr>
        <w:t>The communications plan below maps commitment levels  from initial Awareness through sustained Ownership to program phases and communication themes. This structure governs how Deloitte moves each SAP PM persona from first program awareness through confident daily use of SAP PM after go-live.</w:t>
      </w:r>
    </w:p>
    <w:p w14:paraId="4CFFF9E4" w14:textId="77777777" w:rsidR="00FC4456" w:rsidRPr="00FC4456" w:rsidRDefault="00FC4456" w:rsidP="00750FB0">
      <w:pPr>
        <w:rPr>
          <w:rFonts w:eastAsia="Calibri"/>
        </w:rPr>
      </w:pPr>
    </w:p>
    <w:p w14:paraId="2CCE5A6A" w14:textId="65BE43CB" w:rsidR="00FC4456" w:rsidRDefault="00427A02" w:rsidP="00750FB0">
      <w:pPr>
        <w:rPr>
          <w:rFonts w:eastAsia="Calibri"/>
        </w:rPr>
      </w:pPr>
      <w:r>
        <w:rPr>
          <w:noProof/>
          <w14:ligatures w14:val="standardContextual"/>
        </w:rPr>
        <w:drawing>
          <wp:inline distT="0" distB="0" distL="0" distR="0" wp14:anchorId="4F3BB0BD" wp14:editId="10D5476A">
            <wp:extent cx="5843270" cy="2787650"/>
            <wp:effectExtent l="0" t="0" r="5080" b="0"/>
            <wp:docPr id="15719244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24416" name="Picture 45"/>
                    <pic:cNvPicPr>
                      <a:picLocks noChangeAspect="1"/>
                    </pic:cNvPicPr>
                  </pic:nvPicPr>
                  <pic:blipFill rotWithShape="1">
                    <a:blip r:embed="rId43" cstate="print">
                      <a:extLst>
                        <a:ext uri="{28A0092B-C50C-407E-A947-70E740481C1C}">
                          <a14:useLocalDpi xmlns:a14="http://schemas.microsoft.com/office/drawing/2010/main" val="0"/>
                        </a:ext>
                      </a:extLst>
                    </a:blip>
                    <a:srcRect t="10856"/>
                    <a:stretch/>
                  </pic:blipFill>
                  <pic:spPr bwMode="auto">
                    <a:xfrm>
                      <a:off x="0" y="0"/>
                      <a:ext cx="5843270" cy="2787650"/>
                    </a:xfrm>
                    <a:prstGeom prst="rect">
                      <a:avLst/>
                    </a:prstGeom>
                    <a:noFill/>
                    <a:ln>
                      <a:noFill/>
                    </a:ln>
                    <a:extLst>
                      <a:ext uri="{53640926-AAD7-44D8-BBD7-CCE9431645EC}">
                        <a14:shadowObscured xmlns:a14="http://schemas.microsoft.com/office/drawing/2010/main"/>
                      </a:ext>
                    </a:extLst>
                  </pic:spPr>
                </pic:pic>
              </a:graphicData>
            </a:graphic>
          </wp:inline>
        </w:drawing>
      </w:r>
    </w:p>
    <w:p w14:paraId="29E11E58" w14:textId="77777777" w:rsidR="00E538C6" w:rsidRDefault="00E538C6" w:rsidP="00750FB0">
      <w:pPr>
        <w:rPr>
          <w:rFonts w:eastAsia="Calibri"/>
        </w:rPr>
      </w:pPr>
    </w:p>
    <w:p w14:paraId="54481D15" w14:textId="24C496FE" w:rsidR="0035308D" w:rsidRPr="00756EA6" w:rsidRDefault="0070609D" w:rsidP="00756EA6">
      <w:pPr>
        <w:pStyle w:val="Heading2"/>
        <w:rPr>
          <w:rFonts w:eastAsia="Calibri" w:cs="Calibri"/>
          <w:b w:val="0"/>
          <w:color w:val="3C3C3C"/>
        </w:rPr>
      </w:pPr>
      <w:r>
        <w:t xml:space="preserve">Culture </w:t>
      </w:r>
    </w:p>
    <w:p w14:paraId="53C7017B" w14:textId="17102E4E" w:rsidR="00756EA6" w:rsidRPr="00756EA6" w:rsidRDefault="00756EA6" w:rsidP="00756EA6">
      <w:pPr>
        <w:spacing w:before="2" w:after="8"/>
        <w:jc w:val="both"/>
        <w:rPr>
          <w:rFonts w:eastAsia="Calibri" w:cs="Calibri"/>
          <w:color w:val="3C3C3C"/>
        </w:rPr>
      </w:pPr>
      <w:r>
        <w:rPr>
          <w:rFonts w:eastAsia="Calibri" w:cs="Calibri"/>
          <w:color w:val="3C3C3C"/>
        </w:rPr>
        <w:t xml:space="preserve">The greatest adoption risk is cultural: whether field technicians, dispatchers, and operational leaders change how they work — work order discipline, issue escalation, cross-functional coordination, and compliance rigor, not just how they use a new system. Deloitte positions the the program go-live as an enterprise operating change, not an IT implementation.</w:t>
      </w:r>
    </w:p>
    <w:p w14:paraId="1490BA81" w14:textId="77777777" w:rsidR="00756EA6" w:rsidRPr="00756EA6" w:rsidRDefault="00756EA6" w:rsidP="00756EA6">
      <w:pPr>
        <w:spacing w:after="2"/>
        <w:rPr>
          <w:rFonts w:eastAsia="Calibri" w:cs="Calibri"/>
          <w:color w:val="3C3C3C"/>
        </w:rPr>
      </w:pPr>
      <w:r>
        <w:rPr>
          <w:rFonts w:eastAsia="Calibri" w:cs="Calibri"/>
          <w:color w:val="3C3C3C"/>
        </w:rPr>
        <w:t xml:space="preserve"> </w:t>
      </w:r>
    </w:p>
    <w:p w14:paraId="0F4FB325" w14:textId="7740F07C" w:rsidR="00756EA6" w:rsidRPr="00756EA6" w:rsidRDefault="00756EA6" w:rsidP="00756EA6">
      <w:pPr>
        <w:spacing w:before="2" w:after="8"/>
        <w:jc w:val="both"/>
        <w:rPr>
          <w:rFonts w:eastAsia="Calibri" w:cs="Calibri"/>
          <w:color w:val="3C3C3C"/>
        </w:rPr>
      </w:pPr>
      <w:r>
        <w:rPr>
          <w:rFonts w:eastAsia="Calibri" w:cs="Calibri"/>
          <w:color w:val="3C3C3C"/>
        </w:rPr>
        <w:t xml:space="preserve">Adoption and cultural signals are monitored through formal readiness assessments and pulse surveys, distinguishing technical friction from cultural barriers and deploying interventions against root causes. The change champion network and governance rituals built during the program are designed to persist after go-live, leaving durable capability inside Project 3 rather than dependency on external support.</w:t>
      </w:r>
    </w:p>
    <w:p w14:paraId="5C435B9A" w14:textId="50D9B243" w:rsidR="0035308D" w:rsidRDefault="00756EA6" w:rsidP="001D5DBD">
      <w:pPr>
        <w:spacing w:after="8"/>
        <w:rPr>
          <w:rFonts w:eastAsia="Calibri" w:cs="Calibri"/>
          <w:color w:val="3C3C3C"/>
        </w:rPr>
      </w:pPr>
      <w:r>
        <w:rPr>
          <w:rFonts w:eastAsia="Calibri" w:cs="Calibri"/>
          <w:color w:val="3C3C3C"/>
        </w:rPr>
        <w:t xml:space="preserve"> </w:t>
      </w:r>
    </w:p>
    <w:p w14:paraId="597C4D6B" w14:textId="77777777" w:rsidR="001D5DBD" w:rsidRDefault="001D5DBD" w:rsidP="001D5DBD">
      <w:pPr>
        <w:spacing w:after="8"/>
        <w:rPr>
          <w:rFonts w:eastAsia="Calibri" w:cs="Calibri"/>
          <w:color w:val="3C3C3C"/>
        </w:rPr>
      </w:pPr>
    </w:p>
    <w:p w14:paraId="37C370E1" w14:textId="77777777" w:rsidR="001D5DBD" w:rsidRPr="001D5DBD" w:rsidRDefault="001D5DBD" w:rsidP="001D5DBD">
      <w:pPr>
        <w:spacing w:after="8"/>
        <w:rPr>
          <w:rFonts w:eastAsia="Calibri" w:cs="Calibri"/>
          <w:color w:val="3C3C3C"/>
        </w:rPr>
      </w:pPr>
    </w:p>
    <w:p w14:paraId="21E7D10F" w14:textId="77777777" w:rsidR="00E538C6" w:rsidRDefault="00E538C6" w:rsidP="00750FB0">
      <w:pPr>
        <w:rPr>
          <w:rFonts w:eastAsia="Calibri"/>
        </w:rPr>
      </w:pPr>
    </w:p>
    <w:p w14:paraId="77232A15" w14:textId="77777777" w:rsidR="008B23CA" w:rsidRPr="00750FB0" w:rsidRDefault="008B23CA" w:rsidP="00750FB0">
      <w:pPr>
        <w:pStyle w:val="Heading2"/>
      </w:pPr>
      <w:r>
        <w:t>Training Philosophy — Field-First, Scenario-Driven</w:t>
      </w:r>
    </w:p>
    <w:p w14:paraId="7FF42EC7" w14:textId="7526E12C" w:rsidR="0085747C" w:rsidRDefault="0085747C" w:rsidP="0085747C">
      <w:pPr>
        <w:pStyle w:val="ListBullet"/>
        <w:numPr>
          <w:ilvl w:val="0"/>
          <w:numId w:val="0"/>
        </w:numPr>
      </w:pPr>
      <w:r>
        <w:t>Training for the program is preparation for a field technician, dispatcher, or planner to arrive at work on go-live day and do their job confidently in a new environment not an introduction to SAP PM as a system. Three principles govern every training design decision:</w:t>
      </w:r>
    </w:p>
    <w:p w14:paraId="55B3747D" w14:textId="5978A17E" w:rsidR="0085747C" w:rsidRDefault="0085747C" w:rsidP="0085747C">
      <w:pPr>
        <w:pStyle w:val="ListBullet"/>
        <w:numPr>
          <w:ilvl w:val="0"/>
          <w:numId w:val="0"/>
        </w:numPr>
        <w:ind w:left="360"/>
      </w:pPr>
    </w:p>
    <w:p w14:paraId="6088C456" w14:textId="77777777" w:rsidR="0085747C" w:rsidRDefault="0085747C" w:rsidP="0085747C">
      <w:pPr>
        <w:pStyle w:val="ListBullet"/>
        <w:spacing w:after="80"/>
      </w:pPr>
      <w:r>
        <w:rPr>
          <w:b/>
          <w:bCs/>
        </w:rPr>
        <w:t xml:space="preserve">Role-based relevance: </w:t>
      </w:r>
      <w:r>
        <w:t>each role sees only the process scenarios and Fiori apps relevant to how they work. Field technicians learn the field technician's job in SAP PM — not the planner's, not the finance persona's.</w:t>
      </w:r>
    </w:p>
    <w:p w14:paraId="79E10AC7" w14:textId="77777777" w:rsidR="0085747C" w:rsidRDefault="0085747C" w:rsidP="0085747C">
      <w:pPr>
        <w:pStyle w:val="ListBullet"/>
        <w:spacing w:after="80"/>
      </w:pPr>
      <w:r>
        <w:rPr>
          <w:b/>
          <w:bCs/>
        </w:rPr>
        <w:t xml:space="preserve">Scenario-driven learning: </w:t>
      </w:r>
      <w:r>
        <w:t>training is built around end-to-end business process scenarios — a corrective OMS follow-up from notification to close; a long-cycle construction order from investment plan to asset creation — not transaction-by-transaction walkthroughs.</w:t>
      </w:r>
    </w:p>
    <w:p w14:paraId="496777F1" w14:textId="77777777" w:rsidR="0085747C" w:rsidRDefault="0085747C" w:rsidP="0085747C">
      <w:pPr>
        <w:pStyle w:val="ListBullet"/>
        <w:spacing w:after="80"/>
      </w:pPr>
      <w:r>
        <w:rPr>
          <w:b/>
          <w:bCs/>
        </w:rPr>
        <w:t xml:space="preserve">Sustained digital adoption: </w:t>
      </w:r>
      <w:r>
        <w:t>WalkMe guided tours and contextual help embedded in the Fiori UX ensure users find support at the point of need, on the day they need it, without leaving the system.</w:t>
      </w:r>
    </w:p>
    <w:p w14:paraId="1E792B08" w14:textId="77777777" w:rsidR="008B23CA" w:rsidRDefault="008B23CA" w:rsidP="00750FB0"/>
    <w:p w14:paraId="7B2CF8B8" w14:textId="6687A603" w:rsidR="008B23CA" w:rsidRDefault="008B23CA" w:rsidP="00750FB0">
      <w:r>
        <w:rPr>
          <w:rFonts w:eastAsiaTheme="minorEastAsia"/>
          <w:color w:val="3C3C3C"/>
        </w:rPr>
        <w:t xml:space="preserve">Let’s walk you through a sample learning journey of a user as a Field Technician. Transitioning from a legacy system to SAP S/4HANA Fiori for all planned maintenance work orders requires new ways of working.</w:t>
      </w:r>
      <w:r>
        <w:br/>
      </w:r>
      <w:r>
        <w:rPr>
          <w:noProof/>
        </w:rPr>
        <w:drawing>
          <wp:inline distT="0" distB="0" distL="0" distR="0" wp14:anchorId="63C2FDAB" wp14:editId="351F1D78">
            <wp:extent cx="6477000" cy="1088229"/>
            <wp:effectExtent l="0" t="0" r="0" b="4445"/>
            <wp:docPr id="694426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8007" name="Picture 161938007"/>
                    <pic:cNvPicPr/>
                  </pic:nvPicPr>
                  <pic:blipFill>
                    <a:blip r:embed="rId44">
                      <a:extLst>
                        <a:ext uri="{28A0092B-C50C-407E-A947-70E740481C1C}">
                          <a14:useLocalDpi xmlns:a14="http://schemas.microsoft.com/office/drawing/2010/main"/>
                        </a:ext>
                      </a:extLst>
                    </a:blip>
                    <a:stretch>
                      <a:fillRect/>
                    </a:stretch>
                  </pic:blipFill>
                  <pic:spPr>
                    <a:xfrm>
                      <a:off x="0" y="0"/>
                      <a:ext cx="6530846" cy="1097276"/>
                    </a:xfrm>
                    <a:prstGeom prst="rect">
                      <a:avLst/>
                    </a:prstGeom>
                  </pic:spPr>
                </pic:pic>
              </a:graphicData>
            </a:graphic>
          </wp:inline>
        </w:drawing>
      </w:r>
    </w:p>
    <w:p w14:paraId="0A0B54BE" w14:textId="77777777" w:rsidR="008B23CA" w:rsidRPr="00750FB0" w:rsidRDefault="008B23CA" w:rsidP="00750FB0">
      <w:pPr>
        <w:pStyle w:val="Heading2"/>
      </w:pPr>
      <w:r>
        <w:t xml:space="preserve">Training Needs </w:t>
      </w:r>
      <w:commentRangeStart w:id="59"/>
      <w:commentRangeStart w:id="60"/>
      <w:r>
        <w:t>Analysis</w:t>
      </w:r>
      <w:commentRangeEnd w:id="59"/>
      <w:r>
        <w:rPr>
          <w:rStyle w:val="CommentReference"/>
          <w:sz w:val="28"/>
          <w:szCs w:val="32"/>
        </w:rPr>
        <w:commentReference w:id="59"/>
      </w:r>
      <w:commentRangeEnd w:id="60"/>
      <w:r>
        <w:rPr>
          <w:rStyle w:val="CommentReference"/>
          <w:sz w:val="28"/>
          <w:szCs w:val="32"/>
        </w:rPr>
        <w:commentReference w:id="60"/>
      </w:r>
    </w:p>
    <w:p w14:paraId="6FBEB345" w14:textId="77777777" w:rsidR="008B23CA" w:rsidRPr="00FC6F4F" w:rsidRDefault="008B23CA" w:rsidP="00750FB0">
      <w:r>
        <w:rPr>
          <w:rFonts w:eastAsia="Calibri"/>
        </w:rPr>
        <w:t>Training needs analysis will be driven by the change impact register and role mapping produced in Section 12.3. For each in-scope role across Indiana, Ohio, and MVLt, we will document: the SAP PM processes the role owns or participates in; the Fiori apps used; the change magnitude relative to current-state practice; and the learning modality best suited to the role's work context (field vs. office vs. hybrid). LearningScan results will validate these assumptions against actual learning tendencies and capabilities before curriculum development begins.</w:t>
      </w:r>
    </w:p>
    <w:p w14:paraId="01F04B64" w14:textId="77777777" w:rsidR="008B23CA" w:rsidRPr="00750FB0" w:rsidRDefault="008B23CA" w:rsidP="00750FB0">
      <w:pPr>
        <w:pStyle w:val="Heading2"/>
      </w:pPr>
      <w:r>
        <w:t>Minimum Work-Type Scenario Catalog</w:t>
      </w:r>
    </w:p>
    <w:p w14:paraId="7A88EF66" w14:textId="5AD325F6" w:rsidR="008B23CA" w:rsidRPr="00FC6F4F" w:rsidRDefault="008B23CA" w:rsidP="00750FB0">
      <w:r>
        <w:rPr>
          <w:rFonts w:eastAsia="Calibri"/>
        </w:rPr>
        <w:t>Training design will cover all work types specified in the Project 3 RFP and will be validated against SAP PM configuration in the development environment before delivery.</w:t>
      </w:r>
    </w:p>
    <w:p w14:paraId="72552579" w14:textId="77777777" w:rsidR="008B23CA" w:rsidRPr="00FC6F4F" w:rsidRDefault="008B23CA" w:rsidP="008B23CA">
      <w:pPr>
        <w:spacing w:after="4"/>
      </w:pPr>
    </w:p>
    <w:tbl>
      <w:tblPr>
        <w:tblW w:w="9360" w:type="dxa"/>
        <w:tblBorders>
          <w:bottom w:val="single" w:sz="4" w:space="0" w:color="D1D1D1" w:themeColor="background2" w:themeShade="E6"/>
          <w:insideH w:val="single" w:sz="4" w:space="0" w:color="D1D1D1" w:themeColor="background2" w:themeShade="E6"/>
        </w:tblBorders>
        <w:tblCellMar>
          <w:top w:w="8" w:type="dxa"/>
          <w:left w:w="10" w:type="dxa"/>
          <w:bottom w:w="16" w:type="dxa"/>
          <w:right w:w="10" w:type="dxa"/>
        </w:tblCellMar>
        <w:tblLook w:val="04A0" w:firstRow="1" w:lastRow="0" w:firstColumn="1" w:lastColumn="0" w:noHBand="0" w:noVBand="1"/>
      </w:tblPr>
      <w:tblGrid>
        <w:gridCol w:w="3600"/>
        <w:gridCol w:w="2760"/>
        <w:gridCol w:w="3000"/>
      </w:tblGrid>
      <w:tr w:rsidR="008B23CA" w:rsidRPr="00FC6F4F" w14:paraId="24CD5150" w14:textId="77777777" w:rsidTr="00750FB0">
        <w:trPr>
          <w:tblHeader/>
        </w:trPr>
        <w:tc>
          <w:tcPr>
            <w:tcW w:w="3600" w:type="dxa"/>
            <w:shd w:val="clear" w:color="auto" w:fill="4EA72E" w:themeFill="accent6"/>
            <w:tcMar>
              <w:top w:w="60" w:type="dxa"/>
              <w:left w:w="80" w:type="dxa"/>
              <w:bottom w:w="60" w:type="dxa"/>
              <w:right w:w="80" w:type="dxa"/>
            </w:tcMar>
          </w:tcPr>
          <w:p w14:paraId="478B88D2" w14:textId="77777777" w:rsidR="008B23CA" w:rsidRPr="00FC6F4F" w:rsidRDefault="008B23CA" w:rsidP="00750FB0">
            <w:pPr>
              <w:pStyle w:val="Tabletitle"/>
            </w:pPr>
            <w:r>
              <w:t>Scenario</w:t>
            </w:r>
          </w:p>
        </w:tc>
        <w:tc>
          <w:tcPr>
            <w:tcW w:w="2760" w:type="dxa"/>
            <w:shd w:val="clear" w:color="auto" w:fill="4EA72E" w:themeFill="accent6"/>
            <w:tcMar>
              <w:top w:w="60" w:type="dxa"/>
              <w:left w:w="80" w:type="dxa"/>
              <w:bottom w:w="60" w:type="dxa"/>
              <w:right w:w="80" w:type="dxa"/>
            </w:tcMar>
          </w:tcPr>
          <w:p w14:paraId="4F0CAF7D" w14:textId="77777777" w:rsidR="008B23CA" w:rsidRPr="00FC6F4F" w:rsidRDefault="008B23CA" w:rsidP="00750FB0">
            <w:pPr>
              <w:pStyle w:val="Tabletitle"/>
            </w:pPr>
            <w:r>
              <w:t>Primary Roles</w:t>
            </w:r>
          </w:p>
        </w:tc>
        <w:tc>
          <w:tcPr>
            <w:tcW w:w="3000" w:type="dxa"/>
            <w:shd w:val="clear" w:color="auto" w:fill="4EA72E" w:themeFill="accent6"/>
            <w:tcMar>
              <w:top w:w="60" w:type="dxa"/>
              <w:left w:w="80" w:type="dxa"/>
              <w:bottom w:w="60" w:type="dxa"/>
              <w:right w:w="80" w:type="dxa"/>
            </w:tcMar>
          </w:tcPr>
          <w:p w14:paraId="34B52807" w14:textId="77777777" w:rsidR="008B23CA" w:rsidRPr="00FC6F4F" w:rsidRDefault="008B23CA" w:rsidP="00750FB0">
            <w:pPr>
              <w:pStyle w:val="Tabletitle"/>
            </w:pPr>
            <w:r>
              <w:t>OpCo Applicability</w:t>
            </w:r>
          </w:p>
        </w:tc>
      </w:tr>
      <w:tr w:rsidR="008B23CA" w:rsidRPr="00FC6F4F" w14:paraId="74F14F67" w14:textId="77777777" w:rsidTr="00750FB0">
        <w:tc>
          <w:tcPr>
            <w:tcW w:w="3600" w:type="dxa"/>
            <w:shd w:val="clear" w:color="auto" w:fill="FFFFFF"/>
            <w:tcMar>
              <w:top w:w="50" w:type="dxa"/>
              <w:left w:w="80" w:type="dxa"/>
              <w:bottom w:w="50" w:type="dxa"/>
              <w:right w:w="80" w:type="dxa"/>
            </w:tcMar>
          </w:tcPr>
          <w:p w14:paraId="73B52973" w14:textId="77777777" w:rsidR="008B23CA" w:rsidRPr="00FC6F4F" w:rsidRDefault="008B23CA" w:rsidP="00750FB0">
            <w:pPr>
              <w:pStyle w:val="Tabletext"/>
            </w:pPr>
            <w:r>
              <w:t>OMS Like-for-Like Follow-Up</w:t>
            </w:r>
          </w:p>
        </w:tc>
        <w:tc>
          <w:tcPr>
            <w:tcW w:w="2760" w:type="dxa"/>
            <w:shd w:val="clear" w:color="auto" w:fill="FFFFFF"/>
            <w:tcMar>
              <w:top w:w="50" w:type="dxa"/>
              <w:left w:w="80" w:type="dxa"/>
              <w:bottom w:w="50" w:type="dxa"/>
              <w:right w:w="80" w:type="dxa"/>
            </w:tcMar>
          </w:tcPr>
          <w:p w14:paraId="0804143F" w14:textId="77777777" w:rsidR="008B23CA" w:rsidRPr="00FC6F4F" w:rsidRDefault="008B23CA" w:rsidP="00750FB0">
            <w:pPr>
              <w:pStyle w:val="Tabletext"/>
            </w:pPr>
            <w:r>
              <w:t>OMS Dispatcher, Field Technician, Planner</w:t>
            </w:r>
          </w:p>
        </w:tc>
        <w:tc>
          <w:tcPr>
            <w:tcW w:w="3000" w:type="dxa"/>
            <w:shd w:val="clear" w:color="auto" w:fill="FFFFFF"/>
            <w:tcMar>
              <w:top w:w="50" w:type="dxa"/>
              <w:left w:w="80" w:type="dxa"/>
              <w:bottom w:w="50" w:type="dxa"/>
              <w:right w:w="80" w:type="dxa"/>
            </w:tcMar>
          </w:tcPr>
          <w:p w14:paraId="1F8964EB" w14:textId="77777777" w:rsidR="008B23CA" w:rsidRPr="00FC6F4F" w:rsidRDefault="008B23CA" w:rsidP="00750FB0">
            <w:pPr>
              <w:pStyle w:val="Tabletext"/>
            </w:pPr>
            <w:r>
              <w:t>Indiana, Ohio</w:t>
            </w:r>
          </w:p>
        </w:tc>
      </w:tr>
      <w:tr w:rsidR="008B23CA" w:rsidRPr="00FC6F4F" w14:paraId="7052434B" w14:textId="77777777" w:rsidTr="00750FB0">
        <w:tc>
          <w:tcPr>
            <w:tcW w:w="3600" w:type="dxa"/>
            <w:shd w:val="clear" w:color="auto" w:fill="F4F4F4"/>
            <w:tcMar>
              <w:top w:w="50" w:type="dxa"/>
              <w:left w:w="80" w:type="dxa"/>
              <w:bottom w:w="50" w:type="dxa"/>
              <w:right w:w="80" w:type="dxa"/>
            </w:tcMar>
          </w:tcPr>
          <w:p w14:paraId="68801FEC" w14:textId="77777777" w:rsidR="008B23CA" w:rsidRPr="00FC6F4F" w:rsidRDefault="008B23CA" w:rsidP="00750FB0">
            <w:pPr>
              <w:pStyle w:val="Tabletext"/>
            </w:pPr>
            <w:r>
              <w:t>OMS Storm Work / Construction Work</w:t>
            </w:r>
          </w:p>
        </w:tc>
        <w:tc>
          <w:tcPr>
            <w:tcW w:w="2760" w:type="dxa"/>
            <w:shd w:val="clear" w:color="auto" w:fill="F4F4F4"/>
            <w:tcMar>
              <w:top w:w="50" w:type="dxa"/>
              <w:left w:w="80" w:type="dxa"/>
              <w:bottom w:w="50" w:type="dxa"/>
              <w:right w:w="80" w:type="dxa"/>
            </w:tcMar>
          </w:tcPr>
          <w:p w14:paraId="1655842B" w14:textId="77777777" w:rsidR="008B23CA" w:rsidRPr="00FC6F4F" w:rsidRDefault="008B23CA" w:rsidP="00750FB0">
            <w:pPr>
              <w:pStyle w:val="Tabletext"/>
            </w:pPr>
            <w:r>
              <w:t>OMS Dispatcher, Field Technician, Supervisor</w:t>
            </w:r>
          </w:p>
        </w:tc>
        <w:tc>
          <w:tcPr>
            <w:tcW w:w="3000" w:type="dxa"/>
            <w:shd w:val="clear" w:color="auto" w:fill="F4F4F4"/>
            <w:tcMar>
              <w:top w:w="50" w:type="dxa"/>
              <w:left w:w="80" w:type="dxa"/>
              <w:bottom w:w="50" w:type="dxa"/>
              <w:right w:w="80" w:type="dxa"/>
            </w:tcMar>
          </w:tcPr>
          <w:p w14:paraId="69BC1A85" w14:textId="77777777" w:rsidR="008B23CA" w:rsidRPr="00FC6F4F" w:rsidRDefault="008B23CA" w:rsidP="00750FB0">
            <w:pPr>
              <w:pStyle w:val="Tabletext"/>
            </w:pPr>
            <w:r>
              <w:t>Indiana, Ohio</w:t>
            </w:r>
          </w:p>
        </w:tc>
      </w:tr>
      <w:tr w:rsidR="008B23CA" w:rsidRPr="00FC6F4F" w14:paraId="2A828486" w14:textId="77777777" w:rsidTr="00750FB0">
        <w:tc>
          <w:tcPr>
            <w:tcW w:w="3600" w:type="dxa"/>
            <w:shd w:val="clear" w:color="auto" w:fill="FFFFFF"/>
            <w:tcMar>
              <w:top w:w="50" w:type="dxa"/>
              <w:left w:w="80" w:type="dxa"/>
              <w:bottom w:w="50" w:type="dxa"/>
              <w:right w:w="80" w:type="dxa"/>
            </w:tcMar>
          </w:tcPr>
          <w:p w14:paraId="1EEC926D" w14:textId="77777777" w:rsidR="008B23CA" w:rsidRPr="00FC6F4F" w:rsidRDefault="008B23CA" w:rsidP="00750FB0">
            <w:pPr>
              <w:pStyle w:val="Tabletext"/>
            </w:pPr>
            <w:r>
              <w:t>OMS Unplanned Engineering Follow-Up</w:t>
            </w:r>
          </w:p>
        </w:tc>
        <w:tc>
          <w:tcPr>
            <w:tcW w:w="2760" w:type="dxa"/>
            <w:shd w:val="clear" w:color="auto" w:fill="FFFFFF"/>
            <w:tcMar>
              <w:top w:w="50" w:type="dxa"/>
              <w:left w:w="80" w:type="dxa"/>
              <w:bottom w:w="50" w:type="dxa"/>
              <w:right w:w="80" w:type="dxa"/>
            </w:tcMar>
          </w:tcPr>
          <w:p w14:paraId="74BA34F0" w14:textId="77777777" w:rsidR="008B23CA" w:rsidRPr="00FC6F4F" w:rsidRDefault="008B23CA" w:rsidP="00750FB0">
            <w:pPr>
              <w:pStyle w:val="Tabletext"/>
            </w:pPr>
            <w:r>
              <w:t>Engineer, Planner, Field Technician</w:t>
            </w:r>
          </w:p>
        </w:tc>
        <w:tc>
          <w:tcPr>
            <w:tcW w:w="3000" w:type="dxa"/>
            <w:shd w:val="clear" w:color="auto" w:fill="FFFFFF"/>
            <w:tcMar>
              <w:top w:w="50" w:type="dxa"/>
              <w:left w:w="80" w:type="dxa"/>
              <w:bottom w:w="50" w:type="dxa"/>
              <w:right w:w="80" w:type="dxa"/>
            </w:tcMar>
          </w:tcPr>
          <w:p w14:paraId="268DD71F" w14:textId="77777777" w:rsidR="008B23CA" w:rsidRPr="00FC6F4F" w:rsidRDefault="008B23CA" w:rsidP="00750FB0">
            <w:pPr>
              <w:pStyle w:val="Tabletext"/>
            </w:pPr>
            <w:r>
              <w:t>Indiana, Ohi</w:t>
            </w:r>
            <w:r>
              <w:rPr>
                <w:rFonts w:eastAsia="Calibri" w:cs="Calibri"/>
                <w:color w:val="3C3C3C"/>
                <w:szCs w:val="18"/>
              </w:rPr>
              <w:t>o</w:t>
            </w:r>
          </w:p>
        </w:tc>
      </w:tr>
      <w:tr w:rsidR="008B23CA" w:rsidRPr="00FC6F4F" w14:paraId="2C452987" w14:textId="77777777" w:rsidTr="00750FB0">
        <w:tc>
          <w:tcPr>
            <w:tcW w:w="3600" w:type="dxa"/>
            <w:shd w:val="clear" w:color="auto" w:fill="F4F4F4"/>
            <w:tcMar>
              <w:top w:w="50" w:type="dxa"/>
              <w:left w:w="80" w:type="dxa"/>
              <w:bottom w:w="50" w:type="dxa"/>
              <w:right w:w="80" w:type="dxa"/>
            </w:tcMar>
          </w:tcPr>
          <w:p w14:paraId="6C22CE5C" w14:textId="77777777" w:rsidR="008B23CA" w:rsidRPr="00FC6F4F" w:rsidRDefault="008B23CA" w:rsidP="00750FB0">
            <w:pPr>
              <w:pStyle w:val="Tabletext"/>
            </w:pPr>
            <w:r>
              <w:t>OMS Streetlighting Follow-Up</w:t>
            </w:r>
          </w:p>
        </w:tc>
        <w:tc>
          <w:tcPr>
            <w:tcW w:w="2760" w:type="dxa"/>
            <w:shd w:val="clear" w:color="auto" w:fill="F4F4F4"/>
            <w:tcMar>
              <w:top w:w="50" w:type="dxa"/>
              <w:left w:w="80" w:type="dxa"/>
              <w:bottom w:w="50" w:type="dxa"/>
              <w:right w:w="80" w:type="dxa"/>
            </w:tcMar>
          </w:tcPr>
          <w:p w14:paraId="0E539CC8" w14:textId="77777777" w:rsidR="008B23CA" w:rsidRPr="00FC6F4F" w:rsidRDefault="008B23CA" w:rsidP="00750FB0">
            <w:pPr>
              <w:pStyle w:val="Tabletext"/>
            </w:pPr>
            <w:r>
              <w:t>Streetlight Team Lead, Dispatcher</w:t>
            </w:r>
          </w:p>
        </w:tc>
        <w:tc>
          <w:tcPr>
            <w:tcW w:w="3000" w:type="dxa"/>
            <w:shd w:val="clear" w:color="auto" w:fill="F4F4F4"/>
            <w:tcMar>
              <w:top w:w="50" w:type="dxa"/>
              <w:left w:w="80" w:type="dxa"/>
              <w:bottom w:w="50" w:type="dxa"/>
              <w:right w:w="80" w:type="dxa"/>
            </w:tcMar>
          </w:tcPr>
          <w:p w14:paraId="38B253C9" w14:textId="77777777" w:rsidR="008B23CA" w:rsidRPr="00FC6F4F" w:rsidRDefault="008B23CA" w:rsidP="00750FB0">
            <w:pPr>
              <w:pStyle w:val="Tabletext"/>
            </w:pPr>
            <w:r>
              <w:t>MVLt</w:t>
            </w:r>
          </w:p>
        </w:tc>
      </w:tr>
      <w:tr w:rsidR="008B23CA" w:rsidRPr="00FC6F4F" w14:paraId="75271BA5" w14:textId="77777777" w:rsidTr="00750FB0">
        <w:tc>
          <w:tcPr>
            <w:tcW w:w="3600" w:type="dxa"/>
            <w:shd w:val="clear" w:color="auto" w:fill="FFFFFF"/>
            <w:tcMar>
              <w:top w:w="50" w:type="dxa"/>
              <w:left w:w="80" w:type="dxa"/>
              <w:bottom w:w="50" w:type="dxa"/>
              <w:right w:w="80" w:type="dxa"/>
            </w:tcMar>
          </w:tcPr>
          <w:p w14:paraId="7456DBE8" w14:textId="77777777" w:rsidR="008B23CA" w:rsidRPr="00FC6F4F" w:rsidRDefault="008B23CA" w:rsidP="00750FB0">
            <w:pPr>
              <w:pStyle w:val="Tabletext"/>
            </w:pPr>
            <w:r>
              <w:t>New Customer Service Connection — Engineered</w:t>
            </w:r>
          </w:p>
        </w:tc>
        <w:tc>
          <w:tcPr>
            <w:tcW w:w="2760" w:type="dxa"/>
            <w:shd w:val="clear" w:color="auto" w:fill="FFFFFF"/>
            <w:tcMar>
              <w:top w:w="50" w:type="dxa"/>
              <w:left w:w="80" w:type="dxa"/>
              <w:bottom w:w="50" w:type="dxa"/>
              <w:right w:w="80" w:type="dxa"/>
            </w:tcMar>
          </w:tcPr>
          <w:p w14:paraId="433F5881" w14:textId="77777777" w:rsidR="008B23CA" w:rsidRPr="00FC6F4F" w:rsidRDefault="008B23CA" w:rsidP="00750FB0">
            <w:pPr>
              <w:pStyle w:val="Tabletext"/>
            </w:pPr>
            <w:r>
              <w:t>Engineer, Planner, Field Technician</w:t>
            </w:r>
          </w:p>
        </w:tc>
        <w:tc>
          <w:tcPr>
            <w:tcW w:w="3000" w:type="dxa"/>
            <w:shd w:val="clear" w:color="auto" w:fill="FFFFFF"/>
            <w:tcMar>
              <w:top w:w="50" w:type="dxa"/>
              <w:left w:w="80" w:type="dxa"/>
              <w:bottom w:w="50" w:type="dxa"/>
              <w:right w:w="80" w:type="dxa"/>
            </w:tcMar>
          </w:tcPr>
          <w:p w14:paraId="70332533" w14:textId="77777777" w:rsidR="008B23CA" w:rsidRPr="00FC6F4F" w:rsidRDefault="008B23CA" w:rsidP="00750FB0">
            <w:pPr>
              <w:pStyle w:val="Tabletext"/>
            </w:pPr>
            <w:r>
              <w:t>Indiana</w:t>
            </w:r>
            <w:r>
              <w:rPr>
                <w:rFonts w:eastAsia="Calibri" w:cs="Calibri"/>
                <w:color w:val="3C3C3C"/>
                <w:szCs w:val="18"/>
              </w:rPr>
              <w:t>, Ohio, MVLt</w:t>
            </w:r>
          </w:p>
        </w:tc>
      </w:tr>
      <w:tr w:rsidR="008B23CA" w:rsidRPr="00FC6F4F" w14:paraId="1C5FA9B0" w14:textId="77777777" w:rsidTr="00750FB0">
        <w:tc>
          <w:tcPr>
            <w:tcW w:w="3600" w:type="dxa"/>
            <w:shd w:val="clear" w:color="auto" w:fill="F4F4F4"/>
            <w:tcMar>
              <w:top w:w="50" w:type="dxa"/>
              <w:left w:w="80" w:type="dxa"/>
              <w:bottom w:w="50" w:type="dxa"/>
              <w:right w:w="80" w:type="dxa"/>
            </w:tcMar>
          </w:tcPr>
          <w:p w14:paraId="785C8E89" w14:textId="77777777" w:rsidR="008B23CA" w:rsidRPr="00FC6F4F" w:rsidRDefault="008B23CA" w:rsidP="00750FB0">
            <w:pPr>
              <w:pStyle w:val="Tabletext"/>
            </w:pPr>
            <w:r>
              <w:t>New Customer Service Connection — Non-Engineered</w:t>
            </w:r>
          </w:p>
        </w:tc>
        <w:tc>
          <w:tcPr>
            <w:tcW w:w="2760" w:type="dxa"/>
            <w:shd w:val="clear" w:color="auto" w:fill="F4F4F4"/>
            <w:tcMar>
              <w:top w:w="50" w:type="dxa"/>
              <w:left w:w="80" w:type="dxa"/>
              <w:bottom w:w="50" w:type="dxa"/>
              <w:right w:w="80" w:type="dxa"/>
            </w:tcMar>
          </w:tcPr>
          <w:p w14:paraId="11D518E1" w14:textId="77777777" w:rsidR="008B23CA" w:rsidRPr="00FC6F4F" w:rsidRDefault="008B23CA" w:rsidP="00750FB0">
            <w:pPr>
              <w:pStyle w:val="Tabletext"/>
            </w:pPr>
            <w:r>
              <w:t>Dispatcher, Field Technician</w:t>
            </w:r>
          </w:p>
        </w:tc>
        <w:tc>
          <w:tcPr>
            <w:tcW w:w="3000" w:type="dxa"/>
            <w:shd w:val="clear" w:color="auto" w:fill="F4F4F4"/>
            <w:tcMar>
              <w:top w:w="50" w:type="dxa"/>
              <w:left w:w="80" w:type="dxa"/>
              <w:bottom w:w="50" w:type="dxa"/>
              <w:right w:w="80" w:type="dxa"/>
            </w:tcMar>
          </w:tcPr>
          <w:p w14:paraId="37283400" w14:textId="77777777" w:rsidR="008B23CA" w:rsidRPr="00FC6F4F" w:rsidRDefault="008B23CA" w:rsidP="00750FB0">
            <w:pPr>
              <w:pStyle w:val="Tabletext"/>
            </w:pPr>
            <w:r>
              <w:t>Indiana, Ohio, MVLt</w:t>
            </w:r>
          </w:p>
        </w:tc>
      </w:tr>
      <w:tr w:rsidR="008B23CA" w:rsidRPr="00FC6F4F" w14:paraId="273D7DF8" w14:textId="77777777" w:rsidTr="00750FB0">
        <w:tc>
          <w:tcPr>
            <w:tcW w:w="3600" w:type="dxa"/>
            <w:shd w:val="clear" w:color="auto" w:fill="FFFFFF"/>
            <w:tcMar>
              <w:top w:w="50" w:type="dxa"/>
              <w:left w:w="80" w:type="dxa"/>
              <w:bottom w:w="50" w:type="dxa"/>
              <w:right w:w="80" w:type="dxa"/>
            </w:tcMar>
          </w:tcPr>
          <w:p w14:paraId="1CFD7592" w14:textId="77777777" w:rsidR="008B23CA" w:rsidRPr="00FC6F4F" w:rsidRDefault="008B23CA" w:rsidP="00750FB0">
            <w:pPr>
              <w:pStyle w:val="Tabletext"/>
            </w:pPr>
            <w:r>
              <w:t>Long-Cycle Construction — Company / Investment Plan Initiated</w:t>
            </w:r>
          </w:p>
        </w:tc>
        <w:tc>
          <w:tcPr>
            <w:tcW w:w="2760" w:type="dxa"/>
            <w:shd w:val="clear" w:color="auto" w:fill="FFFFFF"/>
            <w:tcMar>
              <w:top w:w="50" w:type="dxa"/>
              <w:left w:w="80" w:type="dxa"/>
              <w:bottom w:w="50" w:type="dxa"/>
              <w:right w:w="80" w:type="dxa"/>
            </w:tcMar>
          </w:tcPr>
          <w:p w14:paraId="42941118" w14:textId="77777777" w:rsidR="008B23CA" w:rsidRPr="00FC6F4F" w:rsidRDefault="008B23CA" w:rsidP="00750FB0">
            <w:pPr>
              <w:pStyle w:val="Tabletext"/>
            </w:pPr>
            <w:r>
              <w:t>Planner, Engineer, Drafter, Finance/PP&amp;E</w:t>
            </w:r>
          </w:p>
        </w:tc>
        <w:tc>
          <w:tcPr>
            <w:tcW w:w="3000" w:type="dxa"/>
            <w:shd w:val="clear" w:color="auto" w:fill="FFFFFF"/>
            <w:tcMar>
              <w:top w:w="50" w:type="dxa"/>
              <w:left w:w="80" w:type="dxa"/>
              <w:bottom w:w="50" w:type="dxa"/>
              <w:right w:w="80" w:type="dxa"/>
            </w:tcMar>
          </w:tcPr>
          <w:p w14:paraId="4560A241" w14:textId="77777777" w:rsidR="008B23CA" w:rsidRPr="00FC6F4F" w:rsidRDefault="008B23CA" w:rsidP="00750FB0">
            <w:pPr>
              <w:pStyle w:val="Tabletext"/>
            </w:pPr>
            <w:r>
              <w:t>Indiana, Ohio</w:t>
            </w:r>
          </w:p>
        </w:tc>
      </w:tr>
      <w:tr w:rsidR="008B23CA" w:rsidRPr="00FC6F4F" w14:paraId="7D901905" w14:textId="77777777" w:rsidTr="00750FB0">
        <w:tc>
          <w:tcPr>
            <w:tcW w:w="3600" w:type="dxa"/>
            <w:shd w:val="clear" w:color="auto" w:fill="F4F4F4"/>
            <w:tcMar>
              <w:top w:w="50" w:type="dxa"/>
              <w:left w:w="80" w:type="dxa"/>
              <w:bottom w:w="50" w:type="dxa"/>
              <w:right w:w="80" w:type="dxa"/>
            </w:tcMar>
          </w:tcPr>
          <w:p w14:paraId="7D164B36" w14:textId="77777777" w:rsidR="008B23CA" w:rsidRPr="00FC6F4F" w:rsidRDefault="008B23CA" w:rsidP="00750FB0">
            <w:pPr>
              <w:pStyle w:val="Tabletext"/>
            </w:pPr>
            <w:r>
              <w:t>Joint Use (Make-Ready) via SPANS</w:t>
            </w:r>
          </w:p>
        </w:tc>
        <w:tc>
          <w:tcPr>
            <w:tcW w:w="2760" w:type="dxa"/>
            <w:shd w:val="clear" w:color="auto" w:fill="F4F4F4"/>
            <w:tcMar>
              <w:top w:w="50" w:type="dxa"/>
              <w:left w:w="80" w:type="dxa"/>
              <w:bottom w:w="50" w:type="dxa"/>
              <w:right w:w="80" w:type="dxa"/>
            </w:tcMar>
          </w:tcPr>
          <w:p w14:paraId="5B5058B1" w14:textId="77777777" w:rsidR="008B23CA" w:rsidRPr="00FC6F4F" w:rsidRDefault="008B23CA" w:rsidP="00750FB0">
            <w:pPr>
              <w:pStyle w:val="Tabletext"/>
            </w:pPr>
            <w:r>
              <w:t>Joint-Use Coordinator, Planner</w:t>
            </w:r>
          </w:p>
        </w:tc>
        <w:tc>
          <w:tcPr>
            <w:tcW w:w="3000" w:type="dxa"/>
            <w:shd w:val="clear" w:color="auto" w:fill="F4F4F4"/>
            <w:tcMar>
              <w:top w:w="50" w:type="dxa"/>
              <w:left w:w="80" w:type="dxa"/>
              <w:bottom w:w="50" w:type="dxa"/>
              <w:right w:w="80" w:type="dxa"/>
            </w:tcMar>
          </w:tcPr>
          <w:p w14:paraId="346764BB" w14:textId="77777777" w:rsidR="008B23CA" w:rsidRPr="00FC6F4F" w:rsidRDefault="008B23CA" w:rsidP="00750FB0">
            <w:pPr>
              <w:pStyle w:val="Tabletext"/>
            </w:pPr>
            <w:r>
              <w:t>Indiana, Ohio</w:t>
            </w:r>
          </w:p>
        </w:tc>
      </w:tr>
      <w:tr w:rsidR="008B23CA" w:rsidRPr="00FC6F4F" w14:paraId="439D5081" w14:textId="77777777" w:rsidTr="00750FB0">
        <w:tc>
          <w:tcPr>
            <w:tcW w:w="3600" w:type="dxa"/>
            <w:shd w:val="clear" w:color="auto" w:fill="FFFFFF"/>
            <w:tcMar>
              <w:top w:w="50" w:type="dxa"/>
              <w:left w:w="80" w:type="dxa"/>
              <w:bottom w:w="50" w:type="dxa"/>
              <w:right w:w="80" w:type="dxa"/>
            </w:tcMar>
          </w:tcPr>
          <w:p w14:paraId="1C1CD2C6" w14:textId="77777777" w:rsidR="008B23CA" w:rsidRPr="00FC6F4F" w:rsidRDefault="008B23CA" w:rsidP="00750FB0">
            <w:pPr>
              <w:pStyle w:val="Tabletext"/>
            </w:pPr>
            <w:r>
              <w:t>Preventive Maintenance Work Order from Mai</w:t>
            </w:r>
            <w:r>
              <w:rPr>
                <w:rFonts w:eastAsia="Calibri" w:cs="Calibri"/>
                <w:color w:val="3C3C3C"/>
                <w:szCs w:val="18"/>
              </w:rPr>
              <w:t>ntenance Plan</w:t>
            </w:r>
          </w:p>
        </w:tc>
        <w:tc>
          <w:tcPr>
            <w:tcW w:w="2760" w:type="dxa"/>
            <w:shd w:val="clear" w:color="auto" w:fill="FFFFFF"/>
            <w:tcMar>
              <w:top w:w="50" w:type="dxa"/>
              <w:left w:w="80" w:type="dxa"/>
              <w:bottom w:w="50" w:type="dxa"/>
              <w:right w:w="80" w:type="dxa"/>
            </w:tcMar>
          </w:tcPr>
          <w:p w14:paraId="18CEB672" w14:textId="77777777" w:rsidR="008B23CA" w:rsidRPr="00FC6F4F" w:rsidRDefault="008B23CA" w:rsidP="00750FB0">
            <w:pPr>
              <w:pStyle w:val="Tabletext"/>
            </w:pPr>
            <w:r>
              <w:t>Planner, Scheduler, Field Technician</w:t>
            </w:r>
          </w:p>
        </w:tc>
        <w:tc>
          <w:tcPr>
            <w:tcW w:w="3000" w:type="dxa"/>
            <w:shd w:val="clear" w:color="auto" w:fill="FFFFFF"/>
            <w:tcMar>
              <w:top w:w="50" w:type="dxa"/>
              <w:left w:w="80" w:type="dxa"/>
              <w:bottom w:w="50" w:type="dxa"/>
              <w:right w:w="80" w:type="dxa"/>
            </w:tcMar>
          </w:tcPr>
          <w:p w14:paraId="4D39F5F3" w14:textId="77777777" w:rsidR="008B23CA" w:rsidRPr="00FC6F4F" w:rsidRDefault="008B23CA" w:rsidP="00750FB0">
            <w:pPr>
              <w:pStyle w:val="Tabletext"/>
            </w:pPr>
            <w:r>
              <w:t>Indiana, Ohio, MVLt</w:t>
            </w:r>
          </w:p>
        </w:tc>
      </w:tr>
      <w:tr w:rsidR="008B23CA" w:rsidRPr="00FC6F4F" w14:paraId="0CC8AE48" w14:textId="77777777" w:rsidTr="00750FB0">
        <w:tc>
          <w:tcPr>
            <w:tcW w:w="3600" w:type="dxa"/>
            <w:shd w:val="clear" w:color="auto" w:fill="F4F4F4"/>
            <w:tcMar>
              <w:top w:w="50" w:type="dxa"/>
              <w:left w:w="80" w:type="dxa"/>
              <w:bottom w:w="50" w:type="dxa"/>
              <w:right w:w="80" w:type="dxa"/>
            </w:tcMar>
          </w:tcPr>
          <w:p w14:paraId="05264DEB" w14:textId="77777777" w:rsidR="008B23CA" w:rsidRPr="00FC6F4F" w:rsidRDefault="008B23CA" w:rsidP="00750FB0">
            <w:pPr>
              <w:pStyle w:val="Tabletext"/>
            </w:pPr>
            <w:r>
              <w:t>Predictive Notification to Work Order</w:t>
            </w:r>
          </w:p>
        </w:tc>
        <w:tc>
          <w:tcPr>
            <w:tcW w:w="2760" w:type="dxa"/>
            <w:shd w:val="clear" w:color="auto" w:fill="F4F4F4"/>
            <w:tcMar>
              <w:top w:w="50" w:type="dxa"/>
              <w:left w:w="80" w:type="dxa"/>
              <w:bottom w:w="50" w:type="dxa"/>
              <w:right w:w="80" w:type="dxa"/>
            </w:tcMar>
          </w:tcPr>
          <w:p w14:paraId="2987D6D0" w14:textId="77777777" w:rsidR="008B23CA" w:rsidRPr="00FC6F4F" w:rsidRDefault="008B23CA" w:rsidP="00750FB0">
            <w:pPr>
              <w:pStyle w:val="Tabletext"/>
            </w:pPr>
            <w:r>
              <w:t>Planner, Field Technician, Supervisor</w:t>
            </w:r>
          </w:p>
        </w:tc>
        <w:tc>
          <w:tcPr>
            <w:tcW w:w="3000" w:type="dxa"/>
            <w:shd w:val="clear" w:color="auto" w:fill="F4F4F4"/>
            <w:tcMar>
              <w:top w:w="50" w:type="dxa"/>
              <w:left w:w="80" w:type="dxa"/>
              <w:bottom w:w="50" w:type="dxa"/>
              <w:right w:w="80" w:type="dxa"/>
            </w:tcMar>
          </w:tcPr>
          <w:p w14:paraId="5B48A401" w14:textId="77777777" w:rsidR="008B23CA" w:rsidRPr="00FC6F4F" w:rsidRDefault="008B23CA" w:rsidP="00750FB0">
            <w:pPr>
              <w:pStyle w:val="Tabletext"/>
            </w:pPr>
            <w:r>
              <w:t>Indiana, Ohi</w:t>
            </w:r>
            <w:r>
              <w:rPr>
                <w:rFonts w:eastAsia="Calibri" w:cs="Calibri"/>
                <w:color w:val="3C3C3C"/>
                <w:szCs w:val="18"/>
              </w:rPr>
              <w:t>o, MVLt</w:t>
            </w:r>
          </w:p>
        </w:tc>
      </w:tr>
    </w:tbl>
    <w:p w14:paraId="09D2B390" w14:textId="77777777" w:rsidR="008B23CA" w:rsidRPr="00FC6F4F" w:rsidRDefault="008B23CA" w:rsidP="00750FB0"/>
    <w:p w14:paraId="5C138782" w14:textId="77777777" w:rsidR="008B23CA" w:rsidRPr="00750FB0" w:rsidRDefault="008B23CA" w:rsidP="00750FB0">
      <w:pPr>
        <w:pStyle w:val="Heading2"/>
      </w:pPr>
      <w:r>
        <w:t>Digital Adoption — WalkMe Integration</w:t>
      </w:r>
    </w:p>
    <w:p w14:paraId="74426E4D" w14:textId="77777777" w:rsidR="008B23CA" w:rsidRPr="00FC6F4F" w:rsidRDefault="008B23CA" w:rsidP="00750FB0">
      <w:r>
        <w:rPr>
          <w:rFonts w:eastAsia="Calibri"/>
        </w:rPr>
        <w:t>Project 3's preferred digital adoption platform is WalkMe. We will design and build an embedded, role-aware learning experience within the SAP PM Fiori UX that extends training beyond the classroom and into the daily work environment. For each in-scope Fiori role and business process we will deliver:</w:t>
      </w:r>
    </w:p>
    <w:p w14:paraId="338E6547" w14:textId="77777777" w:rsidR="008B23CA" w:rsidRPr="008538E0" w:rsidRDefault="008B23CA" w:rsidP="00750FB0">
      <w:pPr>
        <w:pStyle w:val="ListBullet"/>
      </w:pPr>
      <w:r>
        <w:t>Fiori-guided tours — activated at first login and accessible on demand; oriented to the role's primary process scenarios</w:t>
      </w:r>
    </w:p>
    <w:p w14:paraId="78D01E72" w14:textId="77777777" w:rsidR="008B23CA" w:rsidRPr="008538E0" w:rsidRDefault="008B23CA" w:rsidP="00750FB0">
      <w:pPr>
        <w:pStyle w:val="ListBullet"/>
      </w:pPr>
      <w:r>
        <w:t>Contextual on-screen help — triggered by Fiori screen, role assignment, and process step; surfaces relevant QRGs, FAQs, and Level 4 documentation without leaving the system</w:t>
      </w:r>
    </w:p>
    <w:p w14:paraId="632CEA75" w14:textId="77777777" w:rsidR="008B23CA" w:rsidRPr="008538E0" w:rsidRDefault="008B23CA" w:rsidP="00750FB0">
      <w:pPr>
        <w:pStyle w:val="ListBullet"/>
      </w:pPr>
      <w:r>
        <w:t>Screen-level repository links — direct access to training recordings, QRGs, FAQs, and support materials from within each Fiori app</w:t>
      </w:r>
    </w:p>
    <w:p w14:paraId="1F24AB09" w14:textId="37D94267" w:rsidR="008B23CA" w:rsidRPr="00FC6F4F" w:rsidRDefault="008B23CA" w:rsidP="00337A9B">
      <w:pPr>
        <w:pStyle w:val="ListBullet"/>
        <w:numPr>
          <w:ilvl w:val="0"/>
          <w:numId w:val="0"/>
        </w:numPr>
      </w:pPr>
      <w:r>
        <w:br/>
      </w:r>
      <w:r>
        <w:rPr>
          <w:noProof/>
        </w:rPr>
        <w:drawing>
          <wp:inline distT="0" distB="0" distL="0" distR="0" wp14:anchorId="4C1F6228" wp14:editId="0BA45774">
            <wp:extent cx="6331275" cy="3276768"/>
            <wp:effectExtent l="0" t="0" r="0" b="0"/>
            <wp:docPr id="1918622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22190" name="Picture 1918622190"/>
                    <pic:cNvPicPr/>
                  </pic:nvPicPr>
                  <pic:blipFill>
                    <a:blip r:embed="rId45">
                      <a:extLst>
                        <a:ext uri="{28A0092B-C50C-407E-A947-70E740481C1C}">
                          <a14:useLocalDpi xmlns:a14="http://schemas.microsoft.com/office/drawing/2010/main"/>
                        </a:ext>
                      </a:extLst>
                    </a:blip>
                    <a:stretch>
                      <a:fillRect/>
                    </a:stretch>
                  </pic:blipFill>
                  <pic:spPr>
                    <a:xfrm>
                      <a:off x="0" y="0"/>
                      <a:ext cx="6331275" cy="3276768"/>
                    </a:xfrm>
                    <a:prstGeom prst="rect">
                      <a:avLst/>
                    </a:prstGeom>
                  </pic:spPr>
                </pic:pic>
              </a:graphicData>
            </a:graphic>
          </wp:inline>
        </w:drawing>
      </w:r>
      <w:r>
        <w:br/>
        <w:br/>
        <w:br/>
      </w:r>
      <w:commentRangeStart w:id="64"/>
      <w:r>
        <w:rPr>
          <w:b/>
        </w:rPr>
        <w:t>Training</w:t>
      </w:r>
      <w:commentRangeEnd w:id="64"/>
      <w:r>
        <w:rPr>
          <w:rStyle w:val="CommentReference"/>
          <w:rFonts w:eastAsia="Calibri" w:cs="Calibri"/>
          <w:b/>
          <w:color w:val="1F3864"/>
          <w:sz w:val="24"/>
          <w:szCs w:val="24"/>
        </w:rPr>
        <w:commentReference w:id="64"/>
      </w:r>
      <w:r>
        <w:rPr>
          <w:rFonts w:eastAsia="Calibri" w:cs="Calibri"/>
          <w:b/>
          <w:color w:val="1F3864"/>
        </w:rPr>
        <w:t xml:space="preserve"> Delivery Model</w:t>
      </w:r>
    </w:p>
    <w:p w14:paraId="5CC24598" w14:textId="77777777" w:rsidR="008B23CA" w:rsidRPr="00FC6F4F" w:rsidRDefault="008B23CA" w:rsidP="00B24428">
      <w:r>
        <w:rPr>
          <w:rFonts w:eastAsia="Calibri"/>
        </w:rPr>
        <w:t xml:space="preserve">Training delivery will be led by </w:t>
      </w:r>
      <w:r>
        <w:rPr>
          <w:rFonts w:eastAsia="Calibri"/>
          <w:highlight w:val="yellow"/>
        </w:rPr>
        <w:t>the SI and</w:t>
      </w:r>
      <w:r>
        <w:rPr>
          <w:rFonts w:eastAsia="Calibri"/>
        </w:rPr>
        <w:t xml:space="preserve"> will be tailored to the operational realities of field-dominant workforces across three sites. Key delivery design decisions:</w:t>
      </w:r>
    </w:p>
    <w:p w14:paraId="23F4C371" w14:textId="77777777" w:rsidR="008B23CA" w:rsidRPr="008538E0" w:rsidRDefault="008B23CA" w:rsidP="00B24428">
      <w:pPr>
        <w:pStyle w:val="ListBullet"/>
      </w:pPr>
      <w:r>
        <w:t>Modality mix: instructor-led sessions (primary for field technicians and dispatchers), virtual instructor-led (for planners, engineers, and geographically dispersed populations), and self-paced eLearning modules for knowledge reinforcement and LMS recordkeeping</w:t>
      </w:r>
    </w:p>
    <w:p w14:paraId="7FFA9D1D" w14:textId="5A5C6174" w:rsidR="008B23CA" w:rsidRPr="008538E0" w:rsidRDefault="008B23CA" w:rsidP="00B24428">
      <w:pPr>
        <w:pStyle w:val="ListBullet"/>
      </w:pPr>
      <w:r>
        <w:t>Train the Trainer: designated super-users at each site will be trained in advance of the general population and will co-facilitate sessions with SI trainers, building internal capability for ongoing onboarding and support</w:t>
      </w:r>
    </w:p>
    <w:p w14:paraId="4C6A6449" w14:textId="77777777" w:rsidR="008B23CA" w:rsidRPr="008538E0" w:rsidRDefault="008B23CA" w:rsidP="00B24428">
      <w:pPr>
        <w:pStyle w:val="ListBullet"/>
      </w:pPr>
      <w:r>
        <w:t>Pre-training readiness pulse: conducted before training execution begins to confirm scheduling completeness, logistics readiness, and audience access—corrective action taken before sessions begin, not after</w:t>
      </w:r>
    </w:p>
    <w:p w14:paraId="28961D03" w14:textId="50B3011C" w:rsidR="008B23CA" w:rsidRPr="008538E0" w:rsidRDefault="008B23CA" w:rsidP="00B24428">
      <w:pPr>
        <w:pStyle w:val="ListBullet"/>
      </w:pPr>
      <w:r>
        <w:t xml:space="preserve">All logistics coordinated by Project 3: scheduling, room booking or virtual platform setup, equipment, and site-specific coordination (including shift worker scheduling at field sites)</w:t>
      </w:r>
    </w:p>
    <w:p w14:paraId="21E3C36C" w14:textId="77777777" w:rsidR="008B23CA" w:rsidRPr="008538E0" w:rsidRDefault="008B23CA" w:rsidP="00B24428">
      <w:pPr>
        <w:pStyle w:val="ListBullet"/>
      </w:pPr>
      <w:r>
        <w:t>Workday LMS integration: attendance and completion records maintained in Workday LMS; completion data feeds the ≥95% training gate at M7</w:t>
      </w:r>
    </w:p>
    <w:p w14:paraId="39CCDD14" w14:textId="77777777" w:rsidR="008B23CA" w:rsidRPr="008538E0" w:rsidRDefault="008B23CA" w:rsidP="00B24428">
      <w:pPr>
        <w:pStyle w:val="ListBullet"/>
      </w:pPr>
      <w:r>
        <w:t>Training recording library: all instructor-led sessions recorded and posted to the SharePoint training repository for new hire onboarding and role-change support</w:t>
      </w:r>
    </w:p>
    <w:p w14:paraId="4F12C0B0" w14:textId="77777777" w:rsidR="008B23CA" w:rsidRPr="0097716E" w:rsidRDefault="008B23CA" w:rsidP="0097716E">
      <w:pPr>
        <w:pStyle w:val="Heading2"/>
      </w:pPr>
      <w:r>
        <w:t>Pillar 5 — Post Go-Live Analytics and Support</w:t>
      </w:r>
    </w:p>
    <w:p w14:paraId="736EF2AA" w14:textId="77777777" w:rsidR="001C51F6" w:rsidRPr="001C51F6" w:rsidRDefault="001C51F6" w:rsidP="001C51F6">
      <w:pPr>
        <w:spacing w:before="2" w:after="8"/>
        <w:jc w:val="both"/>
        <w:rPr>
          <w:rFonts w:eastAsia="Calibri"/>
        </w:rPr>
      </w:pPr>
      <w:r>
        <w:rPr>
          <w:rFonts w:eastAsia="Calibri"/>
        </w:rPr>
        <w:t>Adoption risk peaks in the first two to four weeks after cutover, when field workers are navigating new processes under live operational pressure. We stand up a hypercare adoption cockpit combining ChangeScout dashboards with WalkMe in-app guidance updates to rapidly sense and respond to adoption barriers. The cockpit tracks: active user percentage by role and site; help-desk volume and theme trends; training completion for missed populations; and process adherence proxies from SAP PM transaction data.</w:t>
      </w:r>
    </w:p>
    <w:p w14:paraId="02605248" w14:textId="77777777" w:rsidR="001C51F6" w:rsidRPr="001C51F6" w:rsidRDefault="001C51F6" w:rsidP="001C51F6">
      <w:pPr>
        <w:spacing w:after="4"/>
        <w:rPr>
          <w:rFonts w:eastAsia="Calibri"/>
        </w:rPr>
      </w:pPr>
      <w:r>
        <w:rPr>
          <w:rFonts w:eastAsia="Calibri"/>
        </w:rPr>
        <w:t xml:space="preserve"> </w:t>
      </w:r>
    </w:p>
    <w:p w14:paraId="444144A3" w14:textId="77777777" w:rsidR="001C51F6" w:rsidRPr="001C51F6" w:rsidRDefault="001C51F6" w:rsidP="001C51F6">
      <w:pPr>
        <w:spacing w:before="2" w:after="8"/>
        <w:jc w:val="both"/>
        <w:rPr>
          <w:rFonts w:eastAsia="Calibri"/>
        </w:rPr>
      </w:pPr>
      <w:r>
        <w:rPr>
          <w:rFonts w:eastAsia="Calibri"/>
        </w:rPr>
        <w:t>Post go-live engagement forums — manager office hours, change agent feedback sessions, and targeted floor support at each OpCo site — keep channels open and surface ground-level issues before they become systemic. Where applicable, dual-system guidance, temporary workarounds, and 'who does what when' clarity documents are prepared and distributed before cutover begins.</w:t>
      </w:r>
    </w:p>
    <w:p w14:paraId="16F2E8B4" w14:textId="77777777" w:rsidR="001C51F6" w:rsidRDefault="001C51F6" w:rsidP="001C51F6">
      <w:pPr>
        <w:spacing w:after="12"/>
        <w:rPr>
          <w:rFonts w:eastAsia="Calibri"/>
        </w:rPr>
      </w:pPr>
      <w:r>
        <w:rPr>
          <w:rFonts w:eastAsia="Calibri"/>
        </w:rPr>
        <w:t xml:space="preserve"> </w:t>
      </w:r>
    </w:p>
    <w:p w14:paraId="23D8A5D2" w14:textId="77777777" w:rsidR="00AF2B32" w:rsidRPr="009F21CD" w:rsidRDefault="00AF2B32" w:rsidP="00AF2B32">
      <w:pPr>
        <w:rPr>
          <w:rFonts w:eastAsia="Calibri"/>
          <w:b/>
        </w:rPr>
      </w:pPr>
      <w:r>
        <w:rPr>
          <w:rFonts w:eastAsia="Calibri"/>
          <w:b/>
        </w:rPr>
        <w:t xml:space="preserve">Change Management Tools &amp; Accelerators </w:t>
      </w:r>
    </w:p>
    <w:p w14:paraId="495E3916" w14:textId="77777777" w:rsidR="00AF2B32" w:rsidRDefault="00AF2B32" w:rsidP="00AF2B32">
      <w:pPr>
        <w:rPr>
          <w:rFonts w:eastAsia="Calibri"/>
          <w:b/>
          <w:color w:val="FF0000"/>
        </w:rPr>
      </w:pPr>
    </w:p>
    <w:p w14:paraId="3793D0EF" w14:textId="77777777" w:rsidR="00AF2B32" w:rsidRPr="0054403A" w:rsidRDefault="00AF2B32" w:rsidP="00AF2B32">
      <w:pPr>
        <w:rPr>
          <w:rFonts w:eastAsia="Calibri"/>
          <w:b/>
          <w:color w:val="FF0000"/>
        </w:rPr>
      </w:pPr>
    </w:p>
    <w:p w14:paraId="11EBC41A" w14:textId="77777777" w:rsidR="001C51F6" w:rsidRDefault="001C51F6" w:rsidP="001C51F6">
      <w:pPr>
        <w:spacing w:after="12"/>
        <w:rPr>
          <w:rFonts w:eastAsia="Calibri"/>
        </w:rPr>
      </w:pPr>
    </w:p>
    <w:p w14:paraId="47B039EA" w14:textId="77777777" w:rsidR="001C51F6" w:rsidRDefault="001C51F6" w:rsidP="001C51F6">
      <w:pPr>
        <w:spacing w:after="12"/>
        <w:rPr>
          <w:rFonts w:eastAsia="Calibri"/>
        </w:rPr>
      </w:pPr>
    </w:p>
    <w:p w14:paraId="026CDD63" w14:textId="77777777" w:rsidR="001C51F6" w:rsidRDefault="001C51F6" w:rsidP="001C51F6">
      <w:pPr>
        <w:spacing w:after="12"/>
        <w:rPr>
          <w:rFonts w:eastAsia="Calibri"/>
        </w:rPr>
      </w:pPr>
    </w:p>
    <w:p w14:paraId="354D7CC2" w14:textId="77777777" w:rsidR="001C51F6" w:rsidRDefault="001C51F6" w:rsidP="001C51F6">
      <w:pPr>
        <w:spacing w:after="12"/>
        <w:rPr>
          <w:rFonts w:eastAsia="Calibri"/>
        </w:rPr>
      </w:pPr>
    </w:p>
    <w:p w14:paraId="44A9EE01" w14:textId="77777777" w:rsidR="001C51F6" w:rsidRDefault="001C51F6" w:rsidP="001C51F6">
      <w:pPr>
        <w:spacing w:after="12"/>
        <w:rPr>
          <w:rFonts w:eastAsia="Calibri"/>
        </w:rPr>
      </w:pPr>
    </w:p>
    <w:p w14:paraId="4B740BA2" w14:textId="77777777" w:rsidR="001C51F6" w:rsidRDefault="001C51F6" w:rsidP="001C51F6">
      <w:pPr>
        <w:spacing w:after="12"/>
        <w:rPr>
          <w:rFonts w:eastAsia="Calibri"/>
        </w:rPr>
      </w:pPr>
    </w:p>
    <w:p w14:paraId="1A96CFDA" w14:textId="77777777" w:rsidR="001C51F6" w:rsidRDefault="001C51F6" w:rsidP="001C51F6">
      <w:pPr>
        <w:spacing w:after="12"/>
        <w:rPr>
          <w:rFonts w:eastAsia="Calibri"/>
        </w:rPr>
      </w:pPr>
    </w:p>
    <w:p w14:paraId="6321137E" w14:textId="77777777" w:rsidR="001C51F6" w:rsidRDefault="001C51F6" w:rsidP="001C51F6">
      <w:pPr>
        <w:spacing w:after="12"/>
        <w:rPr>
          <w:rFonts w:eastAsia="Calibri"/>
        </w:rPr>
      </w:pPr>
    </w:p>
    <w:p w14:paraId="1CAAC1D3" w14:textId="77777777" w:rsidR="001C51F6" w:rsidRDefault="001C51F6" w:rsidP="001C51F6">
      <w:pPr>
        <w:spacing w:after="12"/>
        <w:rPr>
          <w:rFonts w:eastAsia="Calibri"/>
        </w:rPr>
      </w:pPr>
    </w:p>
    <w:p w14:paraId="22197D50" w14:textId="77777777" w:rsidR="001C51F6" w:rsidRDefault="001C51F6" w:rsidP="001C51F6">
      <w:pPr>
        <w:spacing w:after="12"/>
        <w:rPr>
          <w:rFonts w:eastAsia="Calibri"/>
        </w:rPr>
      </w:pPr>
    </w:p>
    <w:p w14:paraId="7CE396FC" w14:textId="77777777" w:rsidR="001C51F6" w:rsidRDefault="001C51F6" w:rsidP="001C51F6">
      <w:pPr>
        <w:spacing w:after="12"/>
        <w:rPr>
          <w:rFonts w:eastAsia="Calibri"/>
        </w:rPr>
      </w:pPr>
    </w:p>
    <w:p w14:paraId="01EA4C4C" w14:textId="77777777" w:rsidR="001C51F6" w:rsidRDefault="001C51F6" w:rsidP="001C51F6">
      <w:pPr>
        <w:spacing w:after="12"/>
        <w:rPr>
          <w:rFonts w:eastAsia="Calibri"/>
        </w:rPr>
      </w:pPr>
    </w:p>
    <w:p w14:paraId="34ED48EF" w14:textId="77777777" w:rsidR="001C51F6" w:rsidRPr="001C51F6" w:rsidRDefault="001C51F6" w:rsidP="001C51F6">
      <w:pPr>
        <w:spacing w:after="12"/>
        <w:rPr>
          <w:rFonts w:eastAsia="Calibri"/>
        </w:rPr>
      </w:pPr>
    </w:p>
    <w:p w14:paraId="3873722A" w14:textId="77777777" w:rsidR="001C51F6" w:rsidRDefault="001C51F6" w:rsidP="0097716E">
      <w:pPr>
        <w:rPr>
          <w:rFonts w:eastAsia="Calibri"/>
        </w:rPr>
      </w:pPr>
    </w:p>
    <w:p w14:paraId="61D64055" w14:textId="0F7549A3" w:rsidR="002867BF" w:rsidRDefault="002867BF">
      <w:pPr>
        <w:spacing w:before="0" w:after="160" w:line="278" w:lineRule="auto"/>
        <w:rPr>
          <w:rFonts w:eastAsia="Calibri"/>
        </w:rPr>
      </w:pPr>
      <w:r>
        <w:rPr>
          <w:rFonts w:eastAsia="Calibri"/>
        </w:rPr>
        <w:br w:type="page"/>
      </w:r>
    </w:p>
    <w:p w14:paraId="4DFA565A" w14:textId="10F5839B" w:rsidR="00182BBA" w:rsidRDefault="00182BBA" w:rsidP="0097716E">
      <w:pPr>
        <w:pStyle w:val="Heading1"/>
      </w:pPr>
      <w:bookmarkStart w:id="66" w:name="_Toc234865026"/>
      <w:r>
        <w:t>Deployment &amp; Rollback Methodology</w:t>
      </w:r>
      <w:bookmarkEnd w:id="66"/>
    </w:p>
    <w:p w14:paraId="30631BE8" w14:textId="414FE0B6" w:rsidR="00C92FE1" w:rsidRPr="00C92FE1" w:rsidRDefault="3F8899BB" w:rsidP="1ECADAC1">
      <w:pPr>
        <w:rPr>
          <w:rFonts w:eastAsia="Open Sans"/>
        </w:rPr>
      </w:pPr>
      <w:r>
        <w:rPr>
          <w:rFonts w:eastAsia="Open Sans"/>
        </w:rPr>
        <w:t>Deloitte recommends a consolidated single-wave deployment in Nov 2027 because the alternative two-wave structure provides only a one-month separation, which is insufficient to generate meaningful risk burn-down while still requiring duplicate cutover, stabilization, and governance effort. A single wave better supports coordinated dependency management across DDS, PowerPlan, S/4HANA upgrade timing, and Project 3 operational constraints, while avoiding dual-state operations and simplifying enterprise conversion, interface activation, and transition to AMS.</w:t>
      </w:r>
    </w:p>
    <w:p w14:paraId="0DD00471" w14:textId="22C5D0B5" w:rsidR="00182BBA" w:rsidRDefault="3F8899BB" w:rsidP="1ECADAC1">
      <w:pPr>
        <w:rPr>
          <w:rFonts w:ascii="Open Sans" w:eastAsia="Open Sans" w:hAnsi="Open Sans" w:cs="Open Sans"/>
          <w:sz w:val="19"/>
          <w:szCs w:val="19"/>
        </w:rPr>
      </w:pPr>
      <w:r>
        <w:rPr>
          <w:rFonts w:ascii="Open Sans" w:eastAsia="Open Sans" w:hAnsi="Open Sans" w:cs="Open Sans"/>
          <w:sz w:val="19"/>
          <w:szCs w:val="19"/>
        </w:rPr>
        <w:t xml:space="preserve">                  </w:t>
      </w:r>
      <w:commentRangeStart w:id="67"/>
      <w:r>
        <w:rPr>
          <w:noProof/>
        </w:rPr>
        <w:drawing>
          <wp:inline distT="0" distB="0" distL="0" distR="0" wp14:anchorId="15E95912" wp14:editId="7417F494">
            <wp:extent cx="5615796" cy="5831036"/>
            <wp:effectExtent l="0" t="0" r="4445" b="0"/>
            <wp:docPr id="501827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7896" name="Picture 501827896"/>
                    <pic:cNvPicPr/>
                  </pic:nvPicPr>
                  <pic:blipFill>
                    <a:blip r:embed="rId46">
                      <a:extLst>
                        <a:ext uri="{28A0092B-C50C-407E-A947-70E740481C1C}">
                          <a14:useLocalDpi xmlns:a14="http://schemas.microsoft.com/office/drawing/2010/main"/>
                        </a:ext>
                      </a:extLst>
                    </a:blip>
                    <a:stretch>
                      <a:fillRect/>
                    </a:stretch>
                  </pic:blipFill>
                  <pic:spPr>
                    <a:xfrm>
                      <a:off x="0" y="0"/>
                      <a:ext cx="5627131" cy="5842805"/>
                    </a:xfrm>
                    <a:prstGeom prst="rect">
                      <a:avLst/>
                    </a:prstGeom>
                  </pic:spPr>
                </pic:pic>
              </a:graphicData>
            </a:graphic>
          </wp:inline>
        </w:drawing>
      </w:r>
      <w:commentRangeEnd w:id="67"/>
      <w:r>
        <w:rPr>
          <w:rStyle w:val="CommentReference"/>
          <w:rFonts w:ascii="Open Sans" w:eastAsia="Open Sans" w:hAnsi="Open Sans" w:cs="Open Sans"/>
          <w:sz w:val="19"/>
          <w:szCs w:val="19"/>
        </w:rPr>
        <w:commentReference w:id="67"/>
      </w:r>
    </w:p>
    <w:p w14:paraId="634F878F" w14:textId="673A6399" w:rsidR="00182BBA" w:rsidRDefault="3F8899BB" w:rsidP="0097716E">
      <w:r>
        <w:rPr>
          <w:rFonts w:ascii="Aptos" w:eastAsia="Aptos" w:hAnsi="Aptos" w:cs="Aptos"/>
          <w:color w:val="3C3C3C"/>
        </w:rPr>
        <w:t xml:space="preserve"> </w:t>
      </w:r>
    </w:p>
    <w:p w14:paraId="3EB63025" w14:textId="448A94C1" w:rsidR="00182BBA" w:rsidRPr="0097716E" w:rsidRDefault="3F8899BB" w:rsidP="0097716E">
      <w:pPr>
        <w:rPr>
          <w:b/>
        </w:rPr>
      </w:pPr>
      <w:r>
        <w:rPr>
          <w:rFonts w:eastAsia="Open Sans"/>
          <w:b/>
        </w:rPr>
        <w:t xml:space="preserve">Deployment Approach </w:t>
      </w:r>
    </w:p>
    <w:p w14:paraId="768620E7" w14:textId="1DDFE073" w:rsidR="00182BBA" w:rsidRDefault="3F8899BB" w:rsidP="0097716E">
      <w:pPr>
        <w:rPr>
          <w:rFonts w:eastAsia="Open Sans"/>
        </w:rPr>
      </w:pPr>
      <w:r>
        <w:rPr>
          <w:rFonts w:eastAsia="Open Sans"/>
        </w:rPr>
        <w:t>Our deployment strategy is designed to support a successful enterprise rollout by stabilizing critical business processes, applications, and operational capabilities. The approach prioritizes business continuity, risk mitigation, stakeholder readiness, and minimal disruption to Project 3 operations throughout the transition. The Deploy phase focuses on executing production go-live, supporting business adoption, and stabilizing the solution in the live environment.</w:t>
      </w:r>
    </w:p>
    <w:p w14:paraId="2C3E8BD0" w14:textId="77777777" w:rsidR="005F708F" w:rsidRDefault="005F708F" w:rsidP="0097716E"/>
    <w:p w14:paraId="2DB96D3E" w14:textId="1C836F2A" w:rsidR="00182BBA" w:rsidRDefault="3F8899BB" w:rsidP="0097716E">
      <w:r>
        <w:rPr>
          <w:rFonts w:eastAsia="Open Sans"/>
        </w:rPr>
        <w:t xml:space="preserve">Deloitte’s deployment approach recommends the program teams and the business unit align early on the overall deployment scope. This includes both the activities to be managed and the execution parties, which can range from project-specific teams to functional teams, or even the business. For example, the program cutover team should be responsible for defining and managing cutover plan activities, while business teams should be responsible for executing those activities. To navigate these complexities, we utilize a deployment wheel framework. This framework encompasses a comprehensive set of activities, enabling us to select, clearly define, and customize the deployment scope for each client. </w:t>
      </w:r>
    </w:p>
    <w:p w14:paraId="338BFF48" w14:textId="2E8C200D" w:rsidR="00182BBA" w:rsidRDefault="00D86F12" w:rsidP="1ECADAC1">
      <w:pPr>
        <w:spacing w:after="240"/>
      </w:pPr>
      <w:r>
        <w:rPr>
          <w:noProof/>
        </w:rPr>
        <w:drawing>
          <wp:anchor distT="0" distB="0" distL="114300" distR="114300" simplePos="0" relativeHeight="251658240" behindDoc="0" locked="0" layoutInCell="1" allowOverlap="1" wp14:anchorId="4AF1A126" wp14:editId="76F145A9">
            <wp:simplePos x="0" y="0"/>
            <wp:positionH relativeFrom="column">
              <wp:posOffset>2122098</wp:posOffset>
            </wp:positionH>
            <wp:positionV relativeFrom="paragraph">
              <wp:posOffset>63440</wp:posOffset>
            </wp:positionV>
            <wp:extent cx="2771775" cy="2771775"/>
            <wp:effectExtent l="0" t="0" r="9525" b="9525"/>
            <wp:wrapSquare wrapText="bothSides"/>
            <wp:docPr id="681635782" name="Picture 68163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71775" cy="2771775"/>
                    </a:xfrm>
                    <a:prstGeom prst="rect">
                      <a:avLst/>
                    </a:prstGeom>
                    <a:noFill/>
                  </pic:spPr>
                </pic:pic>
              </a:graphicData>
            </a:graphic>
            <wp14:sizeRelH relativeFrom="page">
              <wp14:pctWidth>0</wp14:pctWidth>
            </wp14:sizeRelH>
            <wp14:sizeRelV relativeFrom="page">
              <wp14:pctHeight>0</wp14:pctHeight>
            </wp14:sizeRelV>
          </wp:anchor>
        </w:drawing>
      </w:r>
      <w:r>
        <w:rPr>
          <w:rFonts w:ascii="Open Sans" w:eastAsia="Open Sans" w:hAnsi="Open Sans" w:cs="Open Sans"/>
          <w:sz w:val="19"/>
          <w:szCs w:val="19"/>
        </w:rPr>
        <w:t xml:space="preserve"> </w:t>
      </w:r>
    </w:p>
    <w:p w14:paraId="510F8DD9" w14:textId="64C6081C" w:rsidR="00182BBA" w:rsidRDefault="3F8899BB" w:rsidP="1ECADAC1">
      <w:pPr>
        <w:spacing w:after="240"/>
      </w:pPr>
      <w:r>
        <w:rPr>
          <w:rFonts w:ascii="Open Sans" w:eastAsia="Open Sans" w:hAnsi="Open Sans" w:cs="Open Sans"/>
          <w:sz w:val="19"/>
          <w:szCs w:val="19"/>
        </w:rPr>
        <w:t xml:space="preserve"> </w:t>
      </w:r>
    </w:p>
    <w:p w14:paraId="6E891B6C" w14:textId="00161268" w:rsidR="00182BBA" w:rsidRDefault="3F8899BB" w:rsidP="1ECADAC1">
      <w:pPr>
        <w:spacing w:after="240"/>
      </w:pPr>
      <w:r>
        <w:rPr>
          <w:rFonts w:ascii="Open Sans" w:eastAsia="Open Sans" w:hAnsi="Open Sans" w:cs="Open Sans"/>
          <w:sz w:val="19"/>
          <w:szCs w:val="19"/>
        </w:rPr>
        <w:t xml:space="preserve"> </w:t>
      </w:r>
    </w:p>
    <w:p w14:paraId="0A213D30" w14:textId="5E386C43" w:rsidR="00182BBA" w:rsidRDefault="3F8899BB" w:rsidP="1ECADAC1">
      <w:pPr>
        <w:spacing w:after="240"/>
      </w:pPr>
      <w:r>
        <w:rPr>
          <w:rFonts w:ascii="Open Sans" w:eastAsia="Open Sans" w:hAnsi="Open Sans" w:cs="Open Sans"/>
          <w:sz w:val="19"/>
          <w:szCs w:val="19"/>
        </w:rPr>
        <w:t xml:space="preserve"> </w:t>
      </w:r>
    </w:p>
    <w:p w14:paraId="7DDE7E08" w14:textId="0FF7BFF7" w:rsidR="00182BBA" w:rsidRDefault="3F8899BB" w:rsidP="1ECADAC1">
      <w:pPr>
        <w:spacing w:after="240"/>
      </w:pPr>
      <w:r>
        <w:rPr>
          <w:rFonts w:ascii="Open Sans" w:eastAsia="Open Sans" w:hAnsi="Open Sans" w:cs="Open Sans"/>
          <w:b/>
          <w:bCs/>
          <w:sz w:val="19"/>
          <w:szCs w:val="19"/>
        </w:rPr>
        <w:t xml:space="preserve"> </w:t>
      </w:r>
    </w:p>
    <w:p w14:paraId="4D378D64" w14:textId="460AD16D" w:rsidR="00182BBA" w:rsidRDefault="3F8899BB" w:rsidP="1ECADAC1">
      <w:pPr>
        <w:spacing w:after="240"/>
      </w:pPr>
      <w:r>
        <w:rPr>
          <w:rFonts w:ascii="Open Sans" w:eastAsia="Open Sans" w:hAnsi="Open Sans" w:cs="Open Sans"/>
          <w:b/>
          <w:bCs/>
          <w:sz w:val="19"/>
          <w:szCs w:val="19"/>
        </w:rPr>
        <w:t xml:space="preserve"> </w:t>
      </w:r>
    </w:p>
    <w:p w14:paraId="6A07ED40" w14:textId="3A518CE9" w:rsidR="00182BBA" w:rsidRDefault="3F8899BB" w:rsidP="1ECADAC1">
      <w:pPr>
        <w:spacing w:after="240"/>
      </w:pPr>
      <w:r>
        <w:rPr>
          <w:rFonts w:ascii="Open Sans" w:eastAsia="Open Sans" w:hAnsi="Open Sans" w:cs="Open Sans"/>
          <w:b/>
          <w:bCs/>
          <w:sz w:val="19"/>
          <w:szCs w:val="19"/>
        </w:rPr>
        <w:t xml:space="preserve"> </w:t>
      </w:r>
    </w:p>
    <w:p w14:paraId="2B4B1123" w14:textId="2A9095B9" w:rsidR="00182BBA" w:rsidRDefault="3F8899BB" w:rsidP="1ECADAC1">
      <w:pPr>
        <w:spacing w:after="240"/>
      </w:pPr>
      <w:r>
        <w:rPr>
          <w:rFonts w:ascii="Open Sans" w:eastAsia="Open Sans" w:hAnsi="Open Sans" w:cs="Open Sans"/>
          <w:b/>
          <w:bCs/>
          <w:sz w:val="19"/>
          <w:szCs w:val="19"/>
        </w:rPr>
        <w:t xml:space="preserve"> </w:t>
      </w:r>
    </w:p>
    <w:p w14:paraId="6F090DFB" w14:textId="74FA6DD5" w:rsidR="00182BBA" w:rsidRDefault="3F8899BB" w:rsidP="6BDA223A">
      <w:pPr>
        <w:spacing w:before="200" w:after="120" w:line="264" w:lineRule="auto"/>
      </w:pPr>
      <w:r>
        <w:rPr>
          <w:rFonts w:ascii="Open Sans" w:eastAsia="Open Sans" w:hAnsi="Open Sans" w:cs="Open Sans"/>
          <w:b/>
          <w:bCs/>
        </w:rPr>
        <w:t xml:space="preserve"> </w:t>
      </w:r>
    </w:p>
    <w:p w14:paraId="012D84F7" w14:textId="77777777" w:rsidR="00D86F12" w:rsidRDefault="00D86F12" w:rsidP="3F7C309A">
      <w:pPr>
        <w:spacing w:before="200" w:after="120" w:line="264" w:lineRule="auto"/>
        <w:rPr>
          <w:rFonts w:ascii="Open Sans" w:eastAsia="Open Sans" w:hAnsi="Open Sans" w:cs="Open Sans"/>
          <w:b/>
          <w:bCs/>
        </w:rPr>
      </w:pPr>
    </w:p>
    <w:p w14:paraId="1A2680D6" w14:textId="50B66AD6" w:rsidR="00182BBA" w:rsidRPr="0097716E" w:rsidRDefault="3F8899BB" w:rsidP="0097716E">
      <w:pPr>
        <w:rPr>
          <w:b/>
        </w:rPr>
      </w:pPr>
      <w:r>
        <w:rPr>
          <w:rFonts w:eastAsia="Open Sans"/>
          <w:b/>
        </w:rPr>
        <w:t xml:space="preserve">Deployment plan </w:t>
      </w:r>
    </w:p>
    <w:p w14:paraId="543419B0" w14:textId="0883E82F" w:rsidR="00182BBA" w:rsidRDefault="3F8899BB" w:rsidP="0097716E">
      <w:r>
        <w:rPr>
          <w:rFonts w:eastAsia="Open Sans"/>
        </w:rPr>
        <w:t xml:space="preserve">The deployment plan is the cornerstone of our deployment strategy. It is a comprehensive plan outlining the steps for deploying the solution into the production environment, including rollback procedures and contingency plans. It lays out all the activities that take place within the scope areas of the deployment framework. It provides a detailed roadmap that outlines clear milestones and deadlines to enable timely delivery and helps to define, manage, and track deployment activities across the program teams and for external stakeholders. </w:t>
      </w:r>
    </w:p>
    <w:p w14:paraId="1DC9D2D4" w14:textId="4BC079F3" w:rsidR="00182BBA" w:rsidRDefault="3F8899BB" w:rsidP="0097716E">
      <w:r>
        <w:rPr>
          <w:rFonts w:eastAsia="Open Sans"/>
        </w:rPr>
        <w:t xml:space="preserve">We typically recommend Microsoft Project for planning purposes, as it is widely accessible and familiar to most clients. For clients requiring more advanced capabilities, we have also utilized tools such as Azure DevOps (ADO). However, MS Project remains our go-to solution and it can be integrated with Deloitte’s PMOne to facilitate client updates. </w:t>
      </w:r>
    </w:p>
    <w:p w14:paraId="54BD69B4" w14:textId="2398963F" w:rsidR="00182BBA" w:rsidRPr="0097716E" w:rsidRDefault="3F8899BB" w:rsidP="0097716E">
      <w:pPr>
        <w:rPr>
          <w:b/>
        </w:rPr>
      </w:pPr>
      <w:r>
        <w:rPr>
          <w:rFonts w:eastAsia="Open Sans"/>
          <w:b/>
        </w:rPr>
        <w:t>Cutover Plan</w:t>
      </w:r>
    </w:p>
    <w:p w14:paraId="456158BE" w14:textId="6554E529" w:rsidR="00182BBA" w:rsidRDefault="3F8899BB" w:rsidP="1ECADAC1">
      <w:r>
        <w:rPr>
          <w:rFonts w:eastAsia="Open Sans"/>
        </w:rPr>
        <w:t>A more detailed cutover plan is used to define tasks with owners, durations, and dependencies required to execute the end-to-end conversion, including:</w:t>
      </w:r>
    </w:p>
    <w:p w14:paraId="1119C7BD" w14:textId="7E35666A" w:rsidR="00182BBA" w:rsidRDefault="3F8899BB" w:rsidP="0097716E">
      <w:pPr>
        <w:pStyle w:val="ListBullet"/>
      </w:pPr>
      <w:r>
        <w:t>System transition</w:t>
      </w:r>
    </w:p>
    <w:p w14:paraId="65FB35A3" w14:textId="7BD9FC26" w:rsidR="00182BBA" w:rsidRDefault="3F8899BB" w:rsidP="0097716E">
      <w:pPr>
        <w:pStyle w:val="ListBullet"/>
      </w:pPr>
      <w:r>
        <w:t>Data transition</w:t>
      </w:r>
    </w:p>
    <w:p w14:paraId="25BC4F55" w14:textId="04BA68C6" w:rsidR="00182BBA" w:rsidRDefault="3F8899BB" w:rsidP="0097716E">
      <w:pPr>
        <w:pStyle w:val="ListBullet"/>
      </w:pPr>
      <w:r>
        <w:t>Business transition</w:t>
      </w:r>
    </w:p>
    <w:p w14:paraId="4AF11A30" w14:textId="6A6EF237" w:rsidR="00182BBA" w:rsidRDefault="3F8899BB" w:rsidP="1ECADAC1">
      <w:r>
        <w:rPr>
          <w:rFonts w:eastAsia="Open Sans"/>
        </w:rPr>
        <w:t xml:space="preserve"> </w:t>
      </w:r>
    </w:p>
    <w:p w14:paraId="4D323647" w14:textId="2B62DA86" w:rsidR="00182BBA" w:rsidRDefault="3F8899BB" w:rsidP="1ECADAC1">
      <w:r>
        <w:rPr>
          <w:rFonts w:eastAsia="Open Sans"/>
        </w:rPr>
        <w:t>We recommend using DCuT which streamlines the cutover communication process by automating task notifications to cutover task owners, organizing dependencies built into the plan, receiving completion notifications, and progressing execution automatically.</w:t>
      </w:r>
    </w:p>
    <w:p w14:paraId="14ACFFEE" w14:textId="68BFB0C8" w:rsidR="00182BBA" w:rsidRPr="0097716E" w:rsidRDefault="3F8899BB" w:rsidP="0097716E">
      <w:pPr>
        <w:rPr>
          <w:b/>
        </w:rPr>
      </w:pPr>
      <w:r>
        <w:rPr>
          <w:rFonts w:eastAsia="Open Sans"/>
          <w:b/>
        </w:rPr>
        <w:t>Technical Rollback Architecture</w:t>
      </w:r>
    </w:p>
    <w:p w14:paraId="2AE3778C" w14:textId="2458BD48" w:rsidR="00182BBA" w:rsidRDefault="3F8899BB" w:rsidP="1ECADAC1">
      <w:r>
        <w:rPr>
          <w:rFonts w:eastAsia="Open Sans"/>
        </w:rPr>
        <w:t>A go-live decision for a consolidated, multi-OpCo deployment carries significant operational consequence. Hence, rollback procedure is defined as a pre-engineered, rehearsed response that is ready to execute at any point across the cutover window. Key rollback components include:</w:t>
      </w:r>
    </w:p>
    <w:p w14:paraId="79971D43" w14:textId="04303D20" w:rsidR="00182BBA" w:rsidRDefault="3F8899BB" w:rsidP="1ECADAC1">
      <w:r>
        <w:rPr>
          <w:rFonts w:eastAsia="Open Sans"/>
        </w:rPr>
        <w:t xml:space="preserve"> </w:t>
      </w:r>
    </w:p>
    <w:p w14:paraId="108455D7" w14:textId="17099724" w:rsidR="00182BBA" w:rsidRDefault="3F8899BB" w:rsidP="1ECADAC1">
      <w:r>
        <w:rPr>
          <w:rFonts w:eastAsia="Open Sans"/>
          <w:b/>
        </w:rPr>
        <w:t>SAP System Restore Points</w:t>
      </w:r>
      <w:r>
        <w:rPr>
          <w:rFonts w:eastAsia="Open Sans"/>
        </w:rPr>
        <w:t xml:space="preserve"> — Production client snapshots taken immediately prior to each major cutover phase (master data load, interface activation, business process enablement), enabling targeted restoration without full system reversion where feasible.</w:t>
      </w:r>
    </w:p>
    <w:p w14:paraId="4662672F" w14:textId="6FF0E9BB" w:rsidR="00182BBA" w:rsidRDefault="3F8899BB" w:rsidP="1ECADAC1">
      <w:r>
        <w:rPr>
          <w:rFonts w:eastAsia="Open Sans"/>
          <w:b/>
        </w:rPr>
        <w:t>Data Conversion Reversal Procedures</w:t>
      </w:r>
      <w:r>
        <w:rPr>
          <w:rFonts w:eastAsia="Open Sans"/>
        </w:rPr>
        <w:t xml:space="preserve"> — For each converted data object, Deloitte will maintain a validated reversal script tested during Cutover Rehearsal 3. Legacy system re-activation steps will be documented in coordination with the Project 3 infrastructure team.</w:t>
      </w:r>
    </w:p>
    <w:p w14:paraId="44E9F546" w14:textId="1A798C99" w:rsidR="00182BBA" w:rsidRDefault="3F8899BB" w:rsidP="1ECADAC1">
      <w:r>
        <w:rPr>
          <w:rFonts w:eastAsia="Open Sans"/>
          <w:b/>
        </w:rPr>
        <w:t>Legacy System Standby Protocol</w:t>
      </w:r>
      <w:r>
        <w:rPr>
          <w:rFonts w:eastAsia="Open Sans"/>
        </w:rPr>
        <w:t xml:space="preserve"> — Legacy operational systems will remain in a read-accessible, standby state through a defined post-go-live stabilization period, providing a fallback data reference and operational continuity path if rollback is invoked.</w:t>
      </w:r>
    </w:p>
    <w:p w14:paraId="554C90AA" w14:textId="2FEA133D" w:rsidR="00182BBA" w:rsidRDefault="3F8899BB" w:rsidP="1ECADAC1">
      <w:r>
        <w:rPr>
          <w:rFonts w:eastAsia="Open Sans"/>
        </w:rPr>
        <w:t xml:space="preserve"> </w:t>
      </w:r>
    </w:p>
    <w:p w14:paraId="5BAF8DE7" w14:textId="3EFEA190" w:rsidR="00182BBA" w:rsidRDefault="3F8899BB" w:rsidP="1ECADAC1">
      <w:r>
        <w:rPr>
          <w:rFonts w:eastAsia="Open Sans"/>
        </w:rPr>
        <w:t xml:space="preserve"> </w:t>
      </w:r>
    </w:p>
    <w:p w14:paraId="3B688E81" w14:textId="0969E66D" w:rsidR="3F8899BB" w:rsidRDefault="3F8899BB" w:rsidP="4B5F32DA">
      <w:r>
        <w:rPr>
          <w:rFonts w:eastAsia="Aptos"/>
        </w:rPr>
        <w:t xml:space="preserve"> </w:t>
      </w:r>
    </w:p>
    <w:p w14:paraId="29178488" w14:textId="77777777" w:rsidR="0097716E" w:rsidRPr="0097716E" w:rsidRDefault="0097716E" w:rsidP="0097716E"/>
    <w:p w14:paraId="3EF5F179" w14:textId="294DCFC9" w:rsidR="00182BBA" w:rsidRDefault="3F8899BB" w:rsidP="4B5F32DA">
      <w:pPr>
        <w:pStyle w:val="Heading1"/>
      </w:pPr>
      <w:bookmarkStart w:id="69" w:name="_Toc234865027"/>
      <w:r>
        <w:t>Hypercare &amp; Transition-to-Support Methodology</w:t>
      </w:r>
      <w:bookmarkEnd w:id="69"/>
    </w:p>
    <w:p w14:paraId="6D9CAA85" w14:textId="6E4D5CFB" w:rsidR="00182BBA" w:rsidRPr="0097716E" w:rsidRDefault="3F8899BB" w:rsidP="1ECADAC1">
      <w:pPr>
        <w:rPr>
          <w:b/>
        </w:rPr>
      </w:pPr>
      <w:r>
        <w:rPr>
          <w:rFonts w:eastAsia="Aptos"/>
          <w:b/>
        </w:rPr>
        <w:t>Hypercare and transition-to-support methodology</w:t>
      </w:r>
    </w:p>
    <w:p w14:paraId="09FA88BA" w14:textId="2C950DBE" w:rsidR="00182BBA" w:rsidRDefault="3F8899BB" w:rsidP="1ECADAC1">
      <w:r>
        <w:rPr>
          <w:rFonts w:eastAsia="Aptos"/>
        </w:rPr>
        <w:t xml:space="preserve"> </w:t>
      </w:r>
    </w:p>
    <w:p w14:paraId="47AB427B" w14:textId="64DD184D" w:rsidR="00182BBA" w:rsidRDefault="3F8899BB" w:rsidP="1ECADAC1">
      <w:r>
        <w:rPr>
          <w:rFonts w:eastAsia="Aptos"/>
        </w:rPr>
        <w:t xml:space="preserve">The SI will provide 75 days of Hypercare support, with support activities designed to stabilize operations, drive user adoption, and enable a seamless transition to Project 3 Application Management Services (AMS).</w:t>
      </w:r>
    </w:p>
    <w:p w14:paraId="56B4B0E2" w14:textId="2506CDCB" w:rsidR="00182BBA" w:rsidRDefault="3F8899BB" w:rsidP="1ECADAC1">
      <w:r>
        <w:rPr>
          <w:rFonts w:eastAsia="Aptos"/>
        </w:rPr>
        <w:t xml:space="preserve"> </w:t>
      </w:r>
    </w:p>
    <w:p w14:paraId="21749342" w14:textId="3E133D5D" w:rsidR="00182BBA" w:rsidRDefault="3F8899BB" w:rsidP="1ECADAC1">
      <w:r>
        <w:rPr>
          <w:rFonts w:eastAsia="Aptos"/>
        </w:rPr>
        <w:t>Our approach recognizes that deployment success is determined not at cutover, but in the weeks that follow, when field personnel are executing new SAP PM processes in live operational environments. As a result, Hypercare combines operational support, adoption monitoring, targeted remediation, and knowledge transfer activities to sustain business readiness and accelerate value realization.</w:t>
      </w:r>
    </w:p>
    <w:p w14:paraId="60382B67" w14:textId="09390FD2" w:rsidR="00182BBA" w:rsidRDefault="3F8899BB" w:rsidP="1ECADAC1">
      <w:r>
        <w:rPr>
          <w:rFonts w:eastAsia="Aptos"/>
        </w:rPr>
        <w:t xml:space="preserve"> </w:t>
      </w:r>
    </w:p>
    <w:p w14:paraId="0A698F89" w14:textId="4A71625E" w:rsidR="00182BBA" w:rsidRPr="0097716E" w:rsidRDefault="3F8899BB" w:rsidP="1ECADAC1">
      <w:pPr>
        <w:rPr>
          <w:b/>
        </w:rPr>
      </w:pPr>
      <w:r>
        <w:rPr>
          <w:rFonts w:eastAsia="Aptos"/>
          <w:b/>
        </w:rPr>
        <w:t>Weeks 1–2: High-Intensity Hypercare</w:t>
      </w:r>
    </w:p>
    <w:p w14:paraId="62450704" w14:textId="6171541F" w:rsidR="00182BBA" w:rsidRDefault="3F8899BB" w:rsidP="1ECADAC1">
      <w:r>
        <w:rPr>
          <w:rFonts w:eastAsia="Aptos"/>
        </w:rPr>
        <w:t>During the first two weeks following go-live, the SI will deploy the full hypercare team on-site at the Project 3 Indiana Command Center, providing coverage aligned with field operations and shift schedules.</w:t>
      </w:r>
    </w:p>
    <w:p w14:paraId="6B382F3D" w14:textId="6915B293" w:rsidR="00182BBA" w:rsidRDefault="3F8899BB" w:rsidP="1ECADAC1">
      <w:r>
        <w:rPr>
          <w:rFonts w:eastAsia="Aptos"/>
        </w:rPr>
        <w:t>Key activities include:</w:t>
      </w:r>
    </w:p>
    <w:p w14:paraId="62B6AEC0" w14:textId="34DB34AB" w:rsidR="00182BBA" w:rsidRDefault="3F8899BB" w:rsidP="001563BD">
      <w:pPr>
        <w:pStyle w:val="ListBullet"/>
      </w:pPr>
      <w:r>
        <w:t>Real-time issue triage, escalation, and resolution management</w:t>
      </w:r>
    </w:p>
    <w:p w14:paraId="7C8CF33B" w14:textId="071DF8E9" w:rsidR="00182BBA" w:rsidRDefault="3F8899BB" w:rsidP="001563BD">
      <w:pPr>
        <w:pStyle w:val="ListBullet"/>
      </w:pPr>
      <w:r>
        <w:t>Resolution of critical incidents, defects, and production support issues covering configuration, RICEFW objects and integrations</w:t>
      </w:r>
    </w:p>
    <w:p w14:paraId="25AF8711" w14:textId="507AB9D6" w:rsidR="00182BBA" w:rsidRDefault="3F8899BB" w:rsidP="001563BD">
      <w:pPr>
        <w:pStyle w:val="ListBullet"/>
      </w:pPr>
      <w:r>
        <w:t>Maintenance of business continuity and operational stability</w:t>
      </w:r>
    </w:p>
    <w:p w14:paraId="4C481BE5" w14:textId="6F14D518" w:rsidR="00182BBA" w:rsidRDefault="3F8899BB" w:rsidP="001563BD">
      <w:pPr>
        <w:pStyle w:val="ListBullet"/>
      </w:pPr>
      <w:r>
        <w:t>Daily command center and war-room meetings</w:t>
      </w:r>
    </w:p>
    <w:p w14:paraId="62911381" w14:textId="10BC22AD" w:rsidR="00182BBA" w:rsidRDefault="3F8899BB" w:rsidP="001563BD">
      <w:pPr>
        <w:pStyle w:val="ListBullet"/>
      </w:pPr>
      <w:r>
        <w:t>Monitoring of critical business end-to-end processes and system performance</w:t>
      </w:r>
    </w:p>
    <w:p w14:paraId="086761C7" w14:textId="6B3AF121" w:rsidR="00182BBA" w:rsidRDefault="3F8899BB" w:rsidP="001563BD">
      <w:pPr>
        <w:pStyle w:val="ListBullet"/>
      </w:pPr>
      <w:r>
        <w:t>Rapid deployment of corrective actions and user guidance</w:t>
      </w:r>
    </w:p>
    <w:p w14:paraId="1D101AAD" w14:textId="6E5580CD" w:rsidR="00182BBA" w:rsidRDefault="3F8899BB" w:rsidP="001563BD">
      <w:pPr>
        <w:pStyle w:val="ListBullet"/>
      </w:pPr>
      <w:r>
        <w:t xml:space="preserve">Establishment of the </w:t>
      </w:r>
      <w:r>
        <w:rPr>
          <w:b/>
        </w:rPr>
        <w:t>Hypercare Adoption Cockpit</w:t>
      </w:r>
      <w:r>
        <w:t xml:space="preserve"> leveraging ChangeScout analytics and WalkMe digital adoption capabilities</w:t>
      </w:r>
    </w:p>
    <w:p w14:paraId="5D9CB60F" w14:textId="6F76E618" w:rsidR="00182BBA" w:rsidRDefault="3F8899BB" w:rsidP="001563BD">
      <w:pPr>
        <w:pStyle w:val="ListBullet"/>
      </w:pPr>
      <w:r>
        <w:t>Collection and analysis of help-desk trends, user feedback, and adoption barriers</w:t>
      </w:r>
    </w:p>
    <w:p w14:paraId="0B516880" w14:textId="343BFD54" w:rsidR="00182BBA" w:rsidRDefault="3F8899BB" w:rsidP="001563BD">
      <w:pPr>
        <w:pStyle w:val="ListBullet"/>
      </w:pPr>
      <w:r>
        <w:t>Targeted floor support, manager office hours, and change agent engagement sessions</w:t>
      </w:r>
    </w:p>
    <w:p w14:paraId="0B6F840D" w14:textId="64C56D0F" w:rsidR="00182BBA" w:rsidRDefault="3F8899BB" w:rsidP="001563BD">
      <w:r>
        <w:rPr>
          <w:rFonts w:eastAsia="Aptos"/>
        </w:rPr>
        <w:t xml:space="preserve"> </w:t>
      </w:r>
    </w:p>
    <w:p w14:paraId="319EDB3B" w14:textId="352C886C" w:rsidR="00182BBA" w:rsidRPr="001563BD" w:rsidRDefault="3F8899BB" w:rsidP="1ECADAC1">
      <w:pPr>
        <w:rPr>
          <w:b/>
        </w:rPr>
      </w:pPr>
      <w:r>
        <w:rPr>
          <w:rFonts w:eastAsia="Aptos"/>
          <w:b/>
        </w:rPr>
        <w:t>Weeks 3–4: Medium-Intensity Hypercare</w:t>
      </w:r>
    </w:p>
    <w:p w14:paraId="4FA8AA58" w14:textId="0730353D" w:rsidR="00182BBA" w:rsidRDefault="3F8899BB" w:rsidP="1ECADAC1">
      <w:r>
        <w:rPr>
          <w:rFonts w:eastAsia="Aptos"/>
        </w:rPr>
        <w:t>As the solution stabilizes, support transitions to a structured daily war-room cadence while maintaining active monitoring of business operations and adoption performance.</w:t>
      </w:r>
    </w:p>
    <w:p w14:paraId="1B35BACC" w14:textId="3DC0526F" w:rsidR="00182BBA" w:rsidRDefault="3F8899BB" w:rsidP="1ECADAC1">
      <w:r>
        <w:rPr>
          <w:rFonts w:eastAsia="Aptos"/>
        </w:rPr>
        <w:t>Key activities include:</w:t>
      </w:r>
    </w:p>
    <w:p w14:paraId="0DDFCADF" w14:textId="659796F4" w:rsidR="00182BBA" w:rsidRDefault="3F8899BB" w:rsidP="001563BD">
      <w:pPr>
        <w:pStyle w:val="ListBullet"/>
      </w:pPr>
      <w:r>
        <w:t>Daily operational and adoption review meetings</w:t>
      </w:r>
    </w:p>
    <w:p w14:paraId="747D5029" w14:textId="4483AE60" w:rsidR="00182BBA" w:rsidRDefault="3F8899BB" w:rsidP="001563BD">
      <w:pPr>
        <w:pStyle w:val="ListBullet"/>
      </w:pPr>
      <w:r>
        <w:t>Continued defect management and issue resolution</w:t>
      </w:r>
    </w:p>
    <w:p w14:paraId="06AF3D3C" w14:textId="2D3FA5C5" w:rsidR="00182BBA" w:rsidRDefault="3F8899BB" w:rsidP="001563BD">
      <w:pPr>
        <w:pStyle w:val="ListBullet"/>
      </w:pPr>
      <w:r>
        <w:t>Monitoring adoption metrics by role, site, and operating company</w:t>
      </w:r>
    </w:p>
    <w:p w14:paraId="3C9B3E7A" w14:textId="3CA72D84" w:rsidR="00182BBA" w:rsidRDefault="3F8899BB" w:rsidP="001563BD">
      <w:pPr>
        <w:pStyle w:val="ListBullet"/>
      </w:pPr>
      <w:r>
        <w:t>Analysis of help-desk volumes and recurring issue themes</w:t>
      </w:r>
    </w:p>
    <w:p w14:paraId="64F6A413" w14:textId="587221C4" w:rsidR="00182BBA" w:rsidRDefault="3F8899BB" w:rsidP="001563BD">
      <w:pPr>
        <w:pStyle w:val="ListBullet"/>
      </w:pPr>
      <w:r>
        <w:t>Identification and remediation of process adherence challenges using SAP PM transaction data</w:t>
      </w:r>
    </w:p>
    <w:p w14:paraId="09BFDE89" w14:textId="7F258074" w:rsidR="00182BBA" w:rsidRDefault="3F8899BB" w:rsidP="001563BD">
      <w:pPr>
        <w:pStyle w:val="ListBullet"/>
      </w:pPr>
      <w:r>
        <w:t>WalkMe guidance updates and targeted reinforcement communications</w:t>
      </w:r>
    </w:p>
    <w:p w14:paraId="6AF89A57" w14:textId="5AD23883" w:rsidR="00182BBA" w:rsidRDefault="3F8899BB" w:rsidP="001563BD">
      <w:pPr>
        <w:pStyle w:val="ListBullet"/>
      </w:pPr>
      <w:r>
        <w:t>Validation of training completion for missed or newly onboarded populations</w:t>
      </w:r>
    </w:p>
    <w:p w14:paraId="3A742E1C" w14:textId="56C0AFE3" w:rsidR="00182BBA" w:rsidRDefault="3F8899BB" w:rsidP="001563BD">
      <w:pPr>
        <w:pStyle w:val="ListBullet"/>
      </w:pPr>
      <w:r>
        <w:t>Day-14 adoption pulse assessment and reporting</w:t>
      </w:r>
    </w:p>
    <w:p w14:paraId="51CD3C45" w14:textId="0747B274" w:rsidR="00182BBA" w:rsidRDefault="3F8899BB" w:rsidP="001563BD">
      <w:r>
        <w:rPr>
          <w:rFonts w:ascii="Aptos" w:eastAsia="Aptos" w:hAnsi="Aptos" w:cs="Aptos"/>
          <w:color w:val="3C3C3C"/>
        </w:rPr>
        <w:t xml:space="preserve"> </w:t>
      </w:r>
    </w:p>
    <w:p w14:paraId="42EFA244" w14:textId="07DE8843" w:rsidR="00182BBA" w:rsidRDefault="3F8899BB" w:rsidP="1ECADAC1">
      <w:r>
        <w:rPr>
          <w:rFonts w:ascii="Aptos" w:eastAsia="Aptos" w:hAnsi="Aptos" w:cs="Aptos"/>
          <w:b/>
          <w:bCs/>
          <w:color w:val="3C3C3C"/>
        </w:rPr>
        <w:t>Weeks 5–8: Monitoring and Stabilization</w:t>
      </w:r>
    </w:p>
    <w:p w14:paraId="2CAF81C0" w14:textId="4452CAAD" w:rsidR="00182BBA" w:rsidRDefault="3F8899BB" w:rsidP="1ECADAC1">
      <w:r>
        <w:rPr>
          <w:rFonts w:ascii="Aptos" w:eastAsia="Aptos" w:hAnsi="Aptos" w:cs="Aptos"/>
          <w:color w:val="3C3C3C"/>
        </w:rPr>
        <w:t>This phase focuses on proactive monitoring, trend analysis, and preparation for transition to steady-state support.</w:t>
      </w:r>
    </w:p>
    <w:p w14:paraId="31884476" w14:textId="49E36A68" w:rsidR="00182BBA" w:rsidRDefault="3F8899BB" w:rsidP="1ECADAC1">
      <w:r>
        <w:rPr>
          <w:rFonts w:ascii="Aptos" w:eastAsia="Aptos" w:hAnsi="Aptos" w:cs="Aptos"/>
          <w:color w:val="3C3C3C"/>
        </w:rPr>
        <w:t>Key activities include:</w:t>
      </w:r>
    </w:p>
    <w:p w14:paraId="1BAE83E8" w14:textId="642DC99A" w:rsidR="00182BBA" w:rsidRDefault="3F8899BB" w:rsidP="001563BD">
      <w:pPr>
        <w:pStyle w:val="ListBullet"/>
      </w:pPr>
      <w:r>
        <w:t>Monitoring system performance and operational stability</w:t>
      </w:r>
    </w:p>
    <w:p w14:paraId="31CDD390" w14:textId="0500103D" w:rsidR="00182BBA" w:rsidRDefault="3F8899BB" w:rsidP="001563BD">
      <w:pPr>
        <w:pStyle w:val="ListBullet"/>
      </w:pPr>
      <w:r>
        <w:t>Proactive identification of recurring issues and root causes</w:t>
      </w:r>
    </w:p>
    <w:p w14:paraId="1DD2BADD" w14:textId="151D0898" w:rsidR="00182BBA" w:rsidRDefault="3F8899BB" w:rsidP="001563BD">
      <w:pPr>
        <w:pStyle w:val="ListBullet"/>
      </w:pPr>
      <w:r>
        <w:t>Continued manage office hours and targeted end-user support</w:t>
      </w:r>
    </w:p>
    <w:p w14:paraId="69B755E1" w14:textId="3F3BEA8C" w:rsidR="00182BBA" w:rsidRDefault="3F8899BB" w:rsidP="001563BD">
      <w:pPr>
        <w:pStyle w:val="ListBullet"/>
      </w:pPr>
      <w:r>
        <w:t>Change agent feedback sessions and site engagement activities</w:t>
      </w:r>
    </w:p>
    <w:p w14:paraId="59FFF60C" w14:textId="4D1CE96B" w:rsidR="00182BBA" w:rsidRDefault="3F8899BB" w:rsidP="001563BD">
      <w:pPr>
        <w:pStyle w:val="ListBullet"/>
      </w:pPr>
      <w:r>
        <w:t>Knowledge transfer workshops and operational readiness activities</w:t>
      </w:r>
    </w:p>
    <w:p w14:paraId="0C3721BE" w14:textId="36B4B8D4" w:rsidR="00182BBA" w:rsidRDefault="3F8899BB" w:rsidP="001563BD">
      <w:pPr>
        <w:pStyle w:val="ListBullet"/>
      </w:pPr>
      <w:r>
        <w:t>Development and refinement of support procedures and operational documentation</w:t>
      </w:r>
    </w:p>
    <w:p w14:paraId="3E434443" w14:textId="39675B48" w:rsidR="00182BBA" w:rsidRDefault="3F8899BB" w:rsidP="001563BD">
      <w:pPr>
        <w:pStyle w:val="ListBullet"/>
      </w:pPr>
      <w:r>
        <w:t>Support for interim-state processes, including dual-system guidance and temporary workarounds where required</w:t>
      </w:r>
    </w:p>
    <w:p w14:paraId="549D64B6" w14:textId="228D755F" w:rsidR="00182BBA" w:rsidRDefault="3F8899BB" w:rsidP="001563BD">
      <w:pPr>
        <w:pStyle w:val="ListBullet"/>
      </w:pPr>
      <w:r>
        <w:t>Day-45 adoption pulse assessment and reporting</w:t>
      </w:r>
    </w:p>
    <w:p w14:paraId="6DDCB43E" w14:textId="10F7DF49" w:rsidR="00182BBA" w:rsidRDefault="3F8899BB" w:rsidP="001563BD">
      <w:r>
        <w:rPr>
          <w:rFonts w:eastAsia="Aptos"/>
        </w:rPr>
        <w:t xml:space="preserve"> </w:t>
      </w:r>
    </w:p>
    <w:p w14:paraId="3A4FC0DD" w14:textId="43ADD8D2" w:rsidR="00182BBA" w:rsidRDefault="3F8899BB" w:rsidP="1ECADAC1">
      <w:r>
        <w:rPr>
          <w:rFonts w:eastAsia="Aptos"/>
        </w:rPr>
        <w:t>Weeks 9–11: Transition to Project 3 AMS</w:t>
      </w:r>
    </w:p>
    <w:p w14:paraId="22072D7F" w14:textId="3AE129F9" w:rsidR="00182BBA" w:rsidRDefault="3F8899BB" w:rsidP="1ECADAC1">
      <w:r>
        <w:rPr>
          <w:rFonts w:eastAsia="Aptos"/>
        </w:rPr>
        <w:t>The final phase focuses on transferring responsibility to the Project 3 AMS organization and confirming readiness for steady-state operations.</w:t>
      </w:r>
    </w:p>
    <w:p w14:paraId="56ECC855" w14:textId="579D74F1" w:rsidR="00182BBA" w:rsidRDefault="3F8899BB" w:rsidP="1ECADAC1">
      <w:r>
        <w:rPr>
          <w:rFonts w:eastAsia="Aptos"/>
        </w:rPr>
        <w:t>Key activities include:</w:t>
      </w:r>
    </w:p>
    <w:p w14:paraId="41CE2AB7" w14:textId="18CD06A3" w:rsidR="00182BBA" w:rsidRDefault="3F8899BB" w:rsidP="001563BD">
      <w:pPr>
        <w:pStyle w:val="ListBullet"/>
      </w:pPr>
      <w:r>
        <w:t>Formal transition of support responsibilities to Project 3 AMS</w:t>
      </w:r>
    </w:p>
    <w:p w14:paraId="59B1CD7D" w14:textId="45651754" w:rsidR="00182BBA" w:rsidRDefault="3F8899BB" w:rsidP="001563BD">
      <w:pPr>
        <w:pStyle w:val="ListBullet"/>
      </w:pPr>
      <w:r>
        <w:t>Completion of knowledge transfer sessions and operational handoffs</w:t>
      </w:r>
    </w:p>
    <w:p w14:paraId="180D8FF0" w14:textId="124FFBD2" w:rsidR="00182BBA" w:rsidRDefault="3F8899BB" w:rsidP="001563BD">
      <w:pPr>
        <w:pStyle w:val="ListBullet"/>
      </w:pPr>
      <w:r>
        <w:t>Delivery of support runbooks, documentation, and governance materials</w:t>
      </w:r>
    </w:p>
    <w:p w14:paraId="77523428" w14:textId="7D8DF371" w:rsidR="00182BBA" w:rsidRDefault="3F8899BB" w:rsidP="001563BD">
      <w:pPr>
        <w:pStyle w:val="ListBullet"/>
      </w:pPr>
      <w:r>
        <w:t>Final stabilization review and readiness assessment</w:t>
      </w:r>
    </w:p>
    <w:p w14:paraId="0275B32A" w14:textId="225C839E" w:rsidR="00182BBA" w:rsidRDefault="3F8899BB" w:rsidP="001563BD">
      <w:pPr>
        <w:pStyle w:val="ListBullet"/>
      </w:pPr>
      <w:r>
        <w:t>Validation of adoption KPIs and operational performance metrics</w:t>
      </w:r>
    </w:p>
    <w:p w14:paraId="718E1FFC" w14:textId="0DFD15C6" w:rsidR="00182BBA" w:rsidRDefault="3F8899BB" w:rsidP="001563BD">
      <w:pPr>
        <w:pStyle w:val="ListBullet"/>
        <w:rPr>
          <w:color w:val="FF0000"/>
        </w:rPr>
      </w:pPr>
      <w:r>
        <w:t>Completion of Adoption KPI reporting requirements</w:t>
      </w:r>
    </w:p>
    <w:p w14:paraId="79BB3FBC" w14:textId="3F55B8F3" w:rsidR="00182BBA" w:rsidRDefault="3F8899BB" w:rsidP="001563BD">
      <w:pPr>
        <w:pStyle w:val="ListBullet"/>
      </w:pPr>
      <w:r>
        <w:t>Confirmation that hypercare exit criteria have been achieved such as zero daily P1 incidents and fewer than five daily P2 incidents for five consecutive business days.</w:t>
      </w:r>
    </w:p>
    <w:p w14:paraId="19F3E823" w14:textId="50FA9AB1" w:rsidR="00182BBA" w:rsidRDefault="00182BBA" w:rsidP="001563BD"/>
    <w:p w14:paraId="3DFBEB92" w14:textId="79D5C1CE" w:rsidR="00182BBA" w:rsidRDefault="00182BBA" w:rsidP="1ECADAC1"/>
    <w:p w14:paraId="1D7E846A" w14:textId="538B9B33" w:rsidR="00182BBA" w:rsidRPr="001563BD" w:rsidRDefault="3F8899BB" w:rsidP="1ECADAC1">
      <w:pPr>
        <w:rPr>
          <w:b/>
        </w:rPr>
      </w:pPr>
      <w:r>
        <w:rPr>
          <w:rFonts w:eastAsia="Aptos"/>
          <w:b/>
        </w:rPr>
        <w:t>Sustaining Adoption and Business Readiness</w:t>
      </w:r>
    </w:p>
    <w:p w14:paraId="51C8BD5B" w14:textId="01ED7335" w:rsidR="00182BBA" w:rsidRDefault="3F8899BB" w:rsidP="1ECADAC1">
      <w:r>
        <w:rPr>
          <w:rFonts w:eastAsia="Aptos"/>
        </w:rPr>
        <w:t>Post-go-live engagement activities will continue throughout the 75-day hypercare period to reinforce desired behaviors and maintain open communication channels with field users. These activities include:</w:t>
      </w:r>
    </w:p>
    <w:p w14:paraId="48C1F229" w14:textId="44085913" w:rsidR="00182BBA" w:rsidRDefault="3F8899BB" w:rsidP="001563BD">
      <w:pPr>
        <w:pStyle w:val="ListBullet"/>
      </w:pPr>
      <w:r>
        <w:t>Manage office hours</w:t>
      </w:r>
    </w:p>
    <w:p w14:paraId="0E408ED0" w14:textId="1B6A1155" w:rsidR="00182BBA" w:rsidRDefault="3F8899BB" w:rsidP="001563BD">
      <w:pPr>
        <w:pStyle w:val="ListBullet"/>
      </w:pPr>
      <w:r>
        <w:t>Change champion and change agent feedback forums</w:t>
      </w:r>
    </w:p>
    <w:p w14:paraId="3C2D9D56" w14:textId="64DF8800" w:rsidR="00182BBA" w:rsidRDefault="3F8899BB" w:rsidP="001563BD">
      <w:pPr>
        <w:pStyle w:val="ListBullet"/>
      </w:pPr>
      <w:r>
        <w:t>Site-based floor support</w:t>
      </w:r>
    </w:p>
    <w:p w14:paraId="43BBCE0B" w14:textId="63624B55" w:rsidR="00182BBA" w:rsidRDefault="3F8899BB" w:rsidP="001563BD">
      <w:pPr>
        <w:pStyle w:val="ListBullet"/>
      </w:pPr>
      <w:r>
        <w:t>Targeted communications and reinforcement campaigns</w:t>
      </w:r>
    </w:p>
    <w:p w14:paraId="04DD2145" w14:textId="0268C3D8" w:rsidR="00182BBA" w:rsidRDefault="3F8899BB" w:rsidP="001563BD">
      <w:pPr>
        <w:pStyle w:val="ListBullet"/>
      </w:pPr>
      <w:r>
        <w:t>Ongoing updates to digital adoption content and job aids</w:t>
      </w:r>
    </w:p>
    <w:p w14:paraId="671A4530" w14:textId="73D25694" w:rsidR="00182BBA" w:rsidRDefault="3F8899BB" w:rsidP="001563BD">
      <w:pPr>
        <w:pStyle w:val="ListBullet"/>
      </w:pPr>
      <w:r>
        <w:t>Support for interim-state operating procedures where applicable</w:t>
      </w:r>
    </w:p>
    <w:p w14:paraId="10DD7B76" w14:textId="446C2B3B" w:rsidR="00182BBA" w:rsidRDefault="3F8899BB" w:rsidP="1ECADAC1">
      <w:r>
        <w:rPr>
          <w:rFonts w:eastAsia="Aptos"/>
        </w:rPr>
        <w:t>This phased approach balances intensive post-go-live support with a structured reduction in SI involvement, ensuring both successful operational stabilization and sustained adoption while enabling a seamless transition to Project 3 AMS for long-term support.</w:t>
      </w:r>
    </w:p>
    <w:p w14:paraId="2D70293F" w14:textId="1ECCF66C" w:rsidR="00182BBA" w:rsidRDefault="3F8899BB" w:rsidP="1ECADAC1">
      <w:r>
        <w:rPr>
          <w:rFonts w:eastAsia="Aptos"/>
        </w:rPr>
        <w:t xml:space="preserve"> </w:t>
      </w:r>
    </w:p>
    <w:p w14:paraId="31507B56" w14:textId="0AA0BE03" w:rsidR="00182BBA" w:rsidRPr="001563BD" w:rsidRDefault="3F8899BB" w:rsidP="1ECADAC1">
      <w:pPr>
        <w:rPr>
          <w:b/>
        </w:rPr>
      </w:pPr>
      <w:r>
        <w:rPr>
          <w:rFonts w:eastAsia="Aptos"/>
          <w:b/>
        </w:rPr>
        <w:t>Hypercare (11-Week Support) – Tier-Based Support</w:t>
      </w:r>
    </w:p>
    <w:tbl>
      <w:tblPr>
        <w:tblStyle w:val="TableGrid"/>
        <w:tblW w:w="5000" w:type="pct"/>
        <w:tblBorders>
          <w:top w:val="none" w:sz="0" w:space="0" w:color="auto"/>
          <w:left w:val="none" w:sz="0" w:space="0" w:color="auto"/>
          <w:bottom w:val="single" w:sz="4" w:space="0" w:color="D1D1D1" w:themeColor="background2" w:themeShade="E6"/>
          <w:right w:val="none" w:sz="0" w:space="0" w:color="auto"/>
          <w:insideH w:val="single" w:sz="4" w:space="0" w:color="D1D1D1" w:themeColor="background2" w:themeShade="E6"/>
          <w:insideV w:val="none" w:sz="0" w:space="0" w:color="auto"/>
        </w:tblBorders>
        <w:tblLook w:val="06A0" w:firstRow="1" w:lastRow="0" w:firstColumn="1" w:lastColumn="0" w:noHBand="1" w:noVBand="1"/>
      </w:tblPr>
      <w:tblGrid>
        <w:gridCol w:w="3325"/>
        <w:gridCol w:w="4452"/>
        <w:gridCol w:w="2303"/>
      </w:tblGrid>
      <w:tr w:rsidR="6BDA223A" w14:paraId="46A0B640" w14:textId="77777777" w:rsidTr="00740A23">
        <w:trPr>
          <w:trHeight w:val="300"/>
        </w:trPr>
        <w:tc>
          <w:tcPr>
            <w:tcW w:w="3457" w:type="dxa"/>
            <w:shd w:val="clear" w:color="auto" w:fill="4EA72E" w:themeFill="accent6"/>
            <w:tcMar>
              <w:top w:w="80" w:type="dxa"/>
              <w:left w:w="80" w:type="dxa"/>
              <w:bottom w:w="80" w:type="dxa"/>
              <w:right w:w="80" w:type="dxa"/>
            </w:tcMar>
          </w:tcPr>
          <w:p w14:paraId="1C5D9106" w14:textId="4ADFBE6D" w:rsidR="6BDA223A" w:rsidRDefault="6BDA223A" w:rsidP="001563BD">
            <w:pPr>
              <w:pStyle w:val="Tabletitle"/>
            </w:pPr>
            <w:r>
              <w:t>Support Tier</w:t>
            </w:r>
          </w:p>
        </w:tc>
        <w:tc>
          <w:tcPr>
            <w:tcW w:w="4650" w:type="dxa"/>
            <w:shd w:val="clear" w:color="auto" w:fill="4EA72E" w:themeFill="accent6"/>
            <w:tcMar>
              <w:top w:w="80" w:type="dxa"/>
              <w:left w:w="80" w:type="dxa"/>
              <w:bottom w:w="80" w:type="dxa"/>
              <w:right w:w="80" w:type="dxa"/>
            </w:tcMar>
          </w:tcPr>
          <w:p w14:paraId="383F7508" w14:textId="18BD9323" w:rsidR="6BDA223A" w:rsidRDefault="6BDA223A" w:rsidP="001563BD">
            <w:pPr>
              <w:pStyle w:val="Tabletitle"/>
            </w:pPr>
            <w:r>
              <w:t>Purpose</w:t>
            </w:r>
          </w:p>
        </w:tc>
        <w:tc>
          <w:tcPr>
            <w:tcW w:w="2389" w:type="dxa"/>
            <w:shd w:val="clear" w:color="auto" w:fill="4EA72E" w:themeFill="accent6"/>
            <w:tcMar>
              <w:top w:w="80" w:type="dxa"/>
              <w:left w:w="80" w:type="dxa"/>
              <w:bottom w:w="80" w:type="dxa"/>
              <w:right w:w="80" w:type="dxa"/>
            </w:tcMar>
          </w:tcPr>
          <w:p w14:paraId="1A68A353" w14:textId="47AB5A26" w:rsidR="6BDA223A" w:rsidRDefault="6BDA223A" w:rsidP="001563BD">
            <w:pPr>
              <w:pStyle w:val="Tabletitle"/>
            </w:pPr>
            <w:r>
              <w:t xml:space="preserve">Primary </w:t>
            </w:r>
            <w:r>
              <w:rPr>
                <w:rFonts w:ascii="Aptos" w:eastAsia="Aptos" w:hAnsi="Aptos" w:cs="Aptos"/>
                <w:b w:val="0"/>
                <w:color w:val="000000" w:themeColor="text1"/>
              </w:rPr>
              <w:t>Owner</w:t>
            </w:r>
          </w:p>
        </w:tc>
      </w:tr>
      <w:tr w:rsidR="6BDA223A" w14:paraId="3BD8D649" w14:textId="77777777" w:rsidTr="00740A23">
        <w:trPr>
          <w:trHeight w:val="300"/>
        </w:trPr>
        <w:tc>
          <w:tcPr>
            <w:tcW w:w="3457" w:type="dxa"/>
            <w:tcMar>
              <w:top w:w="80" w:type="dxa"/>
              <w:left w:w="80" w:type="dxa"/>
              <w:bottom w:w="80" w:type="dxa"/>
              <w:right w:w="80" w:type="dxa"/>
            </w:tcMar>
          </w:tcPr>
          <w:p w14:paraId="0EDD44D9" w14:textId="63BAD849" w:rsidR="6BDA223A" w:rsidRDefault="6BDA223A" w:rsidP="001563BD">
            <w:pPr>
              <w:pStyle w:val="Tabletextbold"/>
            </w:pPr>
            <w:r>
              <w:t>Tier 1 – Users Self Help</w:t>
            </w:r>
          </w:p>
        </w:tc>
        <w:tc>
          <w:tcPr>
            <w:tcW w:w="4650" w:type="dxa"/>
            <w:tcMar>
              <w:top w:w="80" w:type="dxa"/>
              <w:left w:w="80" w:type="dxa"/>
              <w:bottom w:w="80" w:type="dxa"/>
              <w:right w:w="80" w:type="dxa"/>
            </w:tcMar>
          </w:tcPr>
          <w:p w14:paraId="011A01BD" w14:textId="710A0A1F" w:rsidR="6BDA223A" w:rsidRDefault="6BDA223A" w:rsidP="001563BD">
            <w:pPr>
              <w:pStyle w:val="Tabletext"/>
            </w:pPr>
            <w:r>
              <w:t>- Self-troubleshoot</w:t>
            </w:r>
          </w:p>
          <w:p w14:paraId="52F82936" w14:textId="03084AC1" w:rsidR="6BDA223A" w:rsidRDefault="6BDA223A" w:rsidP="001563BD">
            <w:pPr>
              <w:pStyle w:val="Tabletext"/>
            </w:pPr>
            <w:r>
              <w:t>- Inquiry</w:t>
            </w:r>
          </w:p>
        </w:tc>
        <w:tc>
          <w:tcPr>
            <w:tcW w:w="2389" w:type="dxa"/>
            <w:tcMar>
              <w:top w:w="80" w:type="dxa"/>
              <w:left w:w="80" w:type="dxa"/>
              <w:bottom w:w="80" w:type="dxa"/>
              <w:right w:w="80" w:type="dxa"/>
            </w:tcMar>
          </w:tcPr>
          <w:p w14:paraId="7E55BA95" w14:textId="32DF570C" w:rsidR="6BDA223A" w:rsidRDefault="6BDA223A" w:rsidP="001563BD">
            <w:pPr>
              <w:pStyle w:val="Tabletext"/>
            </w:pPr>
            <w:r>
              <w:t>N/A</w:t>
            </w:r>
          </w:p>
        </w:tc>
      </w:tr>
      <w:tr w:rsidR="6BDA223A" w14:paraId="5584FFE0" w14:textId="77777777" w:rsidTr="00740A23">
        <w:trPr>
          <w:trHeight w:val="300"/>
        </w:trPr>
        <w:tc>
          <w:tcPr>
            <w:tcW w:w="3457" w:type="dxa"/>
            <w:tcMar>
              <w:top w:w="80" w:type="dxa"/>
              <w:left w:w="80" w:type="dxa"/>
              <w:bottom w:w="80" w:type="dxa"/>
              <w:right w:w="80" w:type="dxa"/>
            </w:tcMar>
          </w:tcPr>
          <w:p w14:paraId="4AF7439B" w14:textId="702E9353" w:rsidR="6BDA223A" w:rsidRDefault="6BDA223A" w:rsidP="001563BD">
            <w:pPr>
              <w:pStyle w:val="Tabletextbold"/>
            </w:pPr>
            <w:r>
              <w:t>Tier 1 – Super User Network</w:t>
            </w:r>
          </w:p>
        </w:tc>
        <w:tc>
          <w:tcPr>
            <w:tcW w:w="4650" w:type="dxa"/>
            <w:tcMar>
              <w:top w:w="80" w:type="dxa"/>
              <w:left w:w="80" w:type="dxa"/>
              <w:bottom w:w="80" w:type="dxa"/>
              <w:right w:w="80" w:type="dxa"/>
            </w:tcMar>
          </w:tcPr>
          <w:p w14:paraId="732946DD" w14:textId="16759E09" w:rsidR="6BDA223A" w:rsidRDefault="6BDA223A" w:rsidP="001563BD">
            <w:pPr>
              <w:pStyle w:val="Tabletext"/>
            </w:pPr>
            <w:r>
              <w:t>- "How-to" inquiries</w:t>
            </w:r>
          </w:p>
          <w:p w14:paraId="1539A1FD" w14:textId="6B54FC2D" w:rsidR="6BDA223A" w:rsidRDefault="6BDA223A" w:rsidP="001563BD">
            <w:pPr>
              <w:pStyle w:val="Tabletext"/>
            </w:pPr>
            <w:r>
              <w:t>- Initial troubleshooting</w:t>
            </w:r>
          </w:p>
        </w:tc>
        <w:tc>
          <w:tcPr>
            <w:tcW w:w="2389" w:type="dxa"/>
            <w:tcMar>
              <w:top w:w="80" w:type="dxa"/>
              <w:left w:w="80" w:type="dxa"/>
              <w:bottom w:w="80" w:type="dxa"/>
              <w:right w:w="80" w:type="dxa"/>
            </w:tcMar>
          </w:tcPr>
          <w:p w14:paraId="06F672BC" w14:textId="7578A5BE" w:rsidR="6BDA223A" w:rsidRDefault="6BDA223A" w:rsidP="001563BD">
            <w:pPr>
              <w:pStyle w:val="Tabletext"/>
            </w:pPr>
            <w:r>
              <w:t>Super Users</w:t>
            </w:r>
          </w:p>
        </w:tc>
      </w:tr>
      <w:tr w:rsidR="6BDA223A" w14:paraId="2634188C" w14:textId="77777777" w:rsidTr="00740A23">
        <w:trPr>
          <w:trHeight w:val="300"/>
        </w:trPr>
        <w:tc>
          <w:tcPr>
            <w:tcW w:w="3457" w:type="dxa"/>
            <w:tcMar>
              <w:top w:w="80" w:type="dxa"/>
              <w:left w:w="80" w:type="dxa"/>
              <w:bottom w:w="80" w:type="dxa"/>
              <w:right w:w="80" w:type="dxa"/>
            </w:tcMar>
          </w:tcPr>
          <w:p w14:paraId="4FB206BC" w14:textId="39E6C863" w:rsidR="6BDA223A" w:rsidRDefault="6BDA223A" w:rsidP="001563BD">
            <w:pPr>
              <w:pStyle w:val="Tabletextbold"/>
            </w:pPr>
            <w:r>
              <w:t>Tier 2 – Application Maintenance</w:t>
            </w:r>
          </w:p>
        </w:tc>
        <w:tc>
          <w:tcPr>
            <w:tcW w:w="4650" w:type="dxa"/>
            <w:tcMar>
              <w:top w:w="80" w:type="dxa"/>
              <w:left w:w="80" w:type="dxa"/>
              <w:bottom w:w="80" w:type="dxa"/>
              <w:right w:w="80" w:type="dxa"/>
            </w:tcMar>
          </w:tcPr>
          <w:p w14:paraId="66A8649D" w14:textId="62B0A214" w:rsidR="6BDA223A" w:rsidRDefault="6BDA223A" w:rsidP="001563BD">
            <w:pPr>
              <w:pStyle w:val="Tabletext"/>
            </w:pPr>
            <w:r>
              <w:t>- Bug Fix / Break Fix</w:t>
            </w:r>
          </w:p>
          <w:p w14:paraId="3929AAB5" w14:textId="5E7C079D" w:rsidR="6BDA223A" w:rsidRDefault="6BDA223A" w:rsidP="001563BD">
            <w:pPr>
              <w:pStyle w:val="Tabletext"/>
            </w:pPr>
            <w:r>
              <w:t>- Interface, Batch Job and Incident Management</w:t>
            </w:r>
          </w:p>
        </w:tc>
        <w:tc>
          <w:tcPr>
            <w:tcW w:w="2389" w:type="dxa"/>
            <w:tcMar>
              <w:top w:w="80" w:type="dxa"/>
              <w:left w:w="80" w:type="dxa"/>
              <w:bottom w:w="80" w:type="dxa"/>
              <w:right w:w="80" w:type="dxa"/>
            </w:tcMar>
          </w:tcPr>
          <w:p w14:paraId="19000E05" w14:textId="1156BFC3" w:rsidR="6BDA223A" w:rsidRDefault="6BDA223A" w:rsidP="001563BD">
            <w:pPr>
              <w:pStyle w:val="Tabletext"/>
            </w:pPr>
            <w:r>
              <w:t>Deloitte + IT/Support</w:t>
            </w:r>
          </w:p>
        </w:tc>
      </w:tr>
      <w:tr w:rsidR="6BDA223A" w14:paraId="01157EBC" w14:textId="77777777" w:rsidTr="00740A23">
        <w:trPr>
          <w:trHeight w:val="300"/>
        </w:trPr>
        <w:tc>
          <w:tcPr>
            <w:tcW w:w="3457" w:type="dxa"/>
            <w:tcMar>
              <w:top w:w="80" w:type="dxa"/>
              <w:left w:w="80" w:type="dxa"/>
              <w:bottom w:w="80" w:type="dxa"/>
              <w:right w:w="80" w:type="dxa"/>
            </w:tcMar>
          </w:tcPr>
          <w:p w14:paraId="62F4E6C1" w14:textId="540FF237" w:rsidR="6BDA223A" w:rsidRDefault="6BDA223A" w:rsidP="001563BD">
            <w:pPr>
              <w:pStyle w:val="Tabletextbold"/>
            </w:pPr>
            <w:r>
              <w:t>Tier 3 – Vendor Support</w:t>
            </w:r>
          </w:p>
        </w:tc>
        <w:tc>
          <w:tcPr>
            <w:tcW w:w="4650" w:type="dxa"/>
            <w:tcMar>
              <w:top w:w="80" w:type="dxa"/>
              <w:left w:w="80" w:type="dxa"/>
              <w:bottom w:w="80" w:type="dxa"/>
              <w:right w:w="80" w:type="dxa"/>
            </w:tcMar>
          </w:tcPr>
          <w:p w14:paraId="675405D4" w14:textId="187CDE20" w:rsidR="6BDA223A" w:rsidRDefault="6BDA223A" w:rsidP="001563BD">
            <w:pPr>
              <w:pStyle w:val="Tabletext"/>
            </w:pPr>
            <w:r>
              <w:t>- SAP/SaaS Ticket Management</w:t>
            </w:r>
          </w:p>
          <w:p w14:paraId="6EB44098" w14:textId="0994A0B3" w:rsidR="6BDA223A" w:rsidRDefault="6BDA223A" w:rsidP="001563BD">
            <w:pPr>
              <w:pStyle w:val="Tabletext"/>
            </w:pPr>
            <w:r>
              <w:t>- Planned Downtime &amp; Release Management</w:t>
            </w:r>
          </w:p>
        </w:tc>
        <w:tc>
          <w:tcPr>
            <w:tcW w:w="2389" w:type="dxa"/>
            <w:tcMar>
              <w:top w:w="80" w:type="dxa"/>
              <w:left w:w="80" w:type="dxa"/>
              <w:bottom w:w="80" w:type="dxa"/>
              <w:right w:w="80" w:type="dxa"/>
            </w:tcMar>
          </w:tcPr>
          <w:p w14:paraId="3571591A" w14:textId="3BA03038" w:rsidR="6BDA223A" w:rsidRDefault="6BDA223A" w:rsidP="001563BD">
            <w:pPr>
              <w:pStyle w:val="Tabletext"/>
            </w:pPr>
            <w:r>
              <w:t>SAP + Product Vendors</w:t>
            </w:r>
          </w:p>
        </w:tc>
      </w:tr>
    </w:tbl>
    <w:p w14:paraId="0EC68798" w14:textId="297F241F" w:rsidR="00182BBA" w:rsidRDefault="3F8899BB" w:rsidP="1ECADAC1">
      <w:r>
        <w:rPr>
          <w:rFonts w:ascii="Segoe UI" w:eastAsia="Segoe UI" w:hAnsi="Segoe UI" w:cs="Segoe UI"/>
          <w:sz w:val="21"/>
          <w:szCs w:val="21"/>
        </w:rPr>
        <w:t xml:space="preserve"> </w:t>
      </w:r>
    </w:p>
    <w:p w14:paraId="1432E482" w14:textId="77777777" w:rsidR="00341CAA" w:rsidRDefault="3F8899BB" w:rsidP="00341CAA">
      <w:pPr>
        <w:rPr>
          <w:rFonts w:ascii="Aptos" w:eastAsia="Aptos" w:hAnsi="Aptos" w:cs="Aptos"/>
          <w:color w:val="3C3C3C"/>
        </w:rPr>
      </w:pPr>
      <w:r>
        <w:rPr>
          <w:rFonts w:ascii="Aptos" w:eastAsia="Aptos" w:hAnsi="Aptos" w:cs="Aptos"/>
          <w:color w:val="3C3C3C"/>
        </w:rPr>
        <w:t xml:space="preserve">  </w:t>
      </w:r>
    </w:p>
    <w:p w14:paraId="4899322E" w14:textId="77777777" w:rsidR="00341CAA" w:rsidRDefault="00341CAA">
      <w:pPr>
        <w:spacing w:after="160" w:line="278" w:lineRule="auto"/>
        <w:rPr>
          <w:rFonts w:ascii="Aptos" w:eastAsia="Aptos" w:hAnsi="Aptos" w:cs="Aptos"/>
          <w:color w:val="3C3C3C"/>
        </w:rPr>
      </w:pPr>
      <w:r>
        <w:rPr>
          <w:rFonts w:ascii="Aptos" w:eastAsia="Aptos" w:hAnsi="Aptos" w:cs="Aptos"/>
          <w:color w:val="3C3C3C"/>
        </w:rPr>
        <w:br w:type="page"/>
      </w:r>
    </w:p>
    <w:p w14:paraId="2AB18401" w14:textId="7F750DA3" w:rsidR="00B71653" w:rsidRDefault="00182BBA" w:rsidP="00740A23">
      <w:pPr>
        <w:pStyle w:val="Heading1"/>
      </w:pPr>
      <w:bookmarkStart w:id="70" w:name="_Toc234865028"/>
      <w:r>
        <w:t>Tools, Accelerators &amp; Templates</w:t>
      </w:r>
      <w:bookmarkEnd w:id="70"/>
    </w:p>
    <w:p w14:paraId="6DB25D1A" w14:textId="77777777" w:rsidR="00B71653" w:rsidRDefault="00B71653" w:rsidP="00B71653"/>
    <w:p w14:paraId="20BF38E2" w14:textId="5DFB0C95" w:rsidR="00B71653" w:rsidRPr="00740A23" w:rsidRDefault="00B71653" w:rsidP="00B71653">
      <w:pPr>
        <w:rPr>
          <w:b/>
        </w:rPr>
      </w:pPr>
      <w:r>
        <w:rPr>
          <w:b/>
        </w:rPr>
        <w:t>Tools, accelerators, templates, and reusable assets that will be utilized to improve delivery quality and reduce project risk</w:t>
      </w:r>
    </w:p>
    <w:p w14:paraId="32E46D3C" w14:textId="45F16344" w:rsidR="00CD03D7" w:rsidRDefault="00CD03D7" w:rsidP="00740A23">
      <w:pPr>
        <w:pStyle w:val="Heading2"/>
      </w:pPr>
      <w:r>
        <w:t>Our</w:t>
      </w:r>
      <w:r>
        <w:rPr>
          <w:spacing w:val="-6"/>
        </w:rPr>
        <w:t xml:space="preserve"> </w:t>
      </w:r>
      <w:r>
        <w:t>Tools</w:t>
      </w:r>
      <w:r>
        <w:rPr>
          <w:spacing w:val="-5"/>
        </w:rPr>
        <w:t xml:space="preserve"> </w:t>
      </w:r>
      <w:r>
        <w:t>and</w:t>
      </w:r>
      <w:r>
        <w:rPr>
          <w:spacing w:val="-6"/>
        </w:rPr>
        <w:t xml:space="preserve"> </w:t>
      </w:r>
      <w:r>
        <w:t>Accelerators:</w:t>
      </w:r>
    </w:p>
    <w:p w14:paraId="003F725D" w14:textId="43DD8FA4" w:rsidR="00CD03D7" w:rsidRDefault="00CD03D7" w:rsidP="00740A23">
      <w:r>
        <w:t>Below</w:t>
      </w:r>
      <w:r>
        <w:rPr>
          <w:spacing w:val="-6"/>
        </w:rPr>
        <w:t xml:space="preserve"> </w:t>
      </w:r>
      <w:r>
        <w:t>are</w:t>
      </w:r>
      <w:r>
        <w:rPr>
          <w:spacing w:val="-5"/>
        </w:rPr>
        <w:t xml:space="preserve"> </w:t>
      </w:r>
      <w:r>
        <w:t>the</w:t>
      </w:r>
      <w:r>
        <w:rPr>
          <w:spacing w:val="-4"/>
        </w:rPr>
        <w:t xml:space="preserve"> </w:t>
      </w:r>
      <w:r>
        <w:t>key</w:t>
      </w:r>
      <w:r>
        <w:rPr>
          <w:spacing w:val="-5"/>
        </w:rPr>
        <w:t xml:space="preserve"> </w:t>
      </w:r>
      <w:r>
        <w:t>accelerators</w:t>
      </w:r>
      <w:r>
        <w:rPr>
          <w:spacing w:val="-5"/>
        </w:rPr>
        <w:t xml:space="preserve"> </w:t>
      </w:r>
      <w:r>
        <w:t>and</w:t>
      </w:r>
      <w:r>
        <w:rPr>
          <w:spacing w:val="-6"/>
        </w:rPr>
        <w:t xml:space="preserve"> </w:t>
      </w:r>
      <w:r>
        <w:t xml:space="preserve">automations Deloitte will bring support the transformation. We will asses and xxxxxx</w:t>
      </w:r>
    </w:p>
    <w:p w14:paraId="1D130BEA" w14:textId="77777777" w:rsidR="00CD03D7" w:rsidRDefault="00CD03D7" w:rsidP="00740A23"/>
    <w:tbl>
      <w:tblPr>
        <w:tblpPr w:leftFromText="180" w:rightFromText="180" w:vertAnchor="text" w:horzAnchor="margin" w:tblpY="-26"/>
        <w:tblW w:w="1016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1E0" w:firstRow="1" w:lastRow="1" w:firstColumn="1" w:lastColumn="1" w:noHBand="0" w:noVBand="0"/>
      </w:tblPr>
      <w:tblGrid>
        <w:gridCol w:w="1633"/>
        <w:gridCol w:w="1755"/>
        <w:gridCol w:w="2978"/>
        <w:gridCol w:w="3796"/>
      </w:tblGrid>
      <w:tr w:rsidR="00740A23" w14:paraId="69A15AC2" w14:textId="77777777" w:rsidTr="00740A23">
        <w:trPr>
          <w:trHeight w:val="484"/>
        </w:trPr>
        <w:tc>
          <w:tcPr>
            <w:tcW w:w="1633" w:type="dxa"/>
            <w:tcBorders>
              <w:top w:val="nil"/>
              <w:left w:val="nil"/>
              <w:right w:val="single" w:sz="4" w:space="0" w:color="FFFFFF" w:themeColor="background1"/>
            </w:tcBorders>
            <w:shd w:val="clear" w:color="auto" w:fill="4EA72E" w:themeFill="accent6"/>
            <w:vAlign w:val="center"/>
          </w:tcPr>
          <w:p w14:paraId="7F0AA45B" w14:textId="77777777" w:rsidR="00740A23" w:rsidRDefault="00740A23" w:rsidP="00740A23">
            <w:pPr>
              <w:pStyle w:val="Tabletitle"/>
            </w:pPr>
            <w:r>
              <w:t>Area</w:t>
            </w:r>
          </w:p>
        </w:tc>
        <w:tc>
          <w:tcPr>
            <w:tcW w:w="1755" w:type="dxa"/>
            <w:tcBorders>
              <w:top w:val="nil"/>
              <w:left w:val="single" w:sz="4" w:space="0" w:color="FFFFFF" w:themeColor="background1"/>
              <w:right w:val="single" w:sz="4" w:space="0" w:color="FFFFFF" w:themeColor="background1"/>
            </w:tcBorders>
            <w:shd w:val="clear" w:color="auto" w:fill="4EA72E" w:themeFill="accent6"/>
            <w:vAlign w:val="center"/>
          </w:tcPr>
          <w:p w14:paraId="56504665" w14:textId="77777777" w:rsidR="00740A23" w:rsidRDefault="00740A23" w:rsidP="00740A23">
            <w:pPr>
              <w:pStyle w:val="Tabletitle"/>
            </w:pPr>
            <w:r>
              <w:rPr>
                <w:spacing w:val="-2"/>
              </w:rPr>
              <w:t>Tools / Accelerator</w:t>
            </w:r>
          </w:p>
        </w:tc>
        <w:tc>
          <w:tcPr>
            <w:tcW w:w="2978" w:type="dxa"/>
            <w:tcBorders>
              <w:top w:val="nil"/>
              <w:left w:val="single" w:sz="4" w:space="0" w:color="FFFFFF" w:themeColor="background1"/>
              <w:right w:val="single" w:sz="6" w:space="0" w:color="FFFFFF" w:themeColor="background1"/>
            </w:tcBorders>
            <w:shd w:val="clear" w:color="auto" w:fill="4EA72E" w:themeFill="accent6"/>
            <w:vAlign w:val="center"/>
          </w:tcPr>
          <w:p w14:paraId="60A97CF6" w14:textId="77777777" w:rsidR="00740A23" w:rsidRDefault="00740A23" w:rsidP="00740A23">
            <w:pPr>
              <w:pStyle w:val="Tabletitle"/>
            </w:pPr>
            <w:r>
              <w:rPr>
                <w:spacing w:val="-2"/>
              </w:rPr>
              <w:t>Details</w:t>
            </w:r>
          </w:p>
        </w:tc>
        <w:tc>
          <w:tcPr>
            <w:tcW w:w="3796" w:type="dxa"/>
            <w:tcBorders>
              <w:top w:val="nil"/>
              <w:left w:val="single" w:sz="6" w:space="0" w:color="FFFFFF" w:themeColor="background1"/>
              <w:right w:val="nil"/>
            </w:tcBorders>
            <w:shd w:val="clear" w:color="auto" w:fill="4EA72E" w:themeFill="accent6"/>
            <w:vAlign w:val="center"/>
          </w:tcPr>
          <w:p w14:paraId="612BD543" w14:textId="77777777" w:rsidR="00740A23" w:rsidRDefault="00740A23" w:rsidP="00740A23">
            <w:pPr>
              <w:pStyle w:val="Tabletitle"/>
            </w:pPr>
            <w:r>
              <w:t>Benefits</w:t>
            </w:r>
            <w:r>
              <w:rPr>
                <w:spacing w:val="-1"/>
              </w:rPr>
              <w:t xml:space="preserve"> </w:t>
            </w:r>
            <w:r>
              <w:t>to</w:t>
            </w:r>
            <w:r>
              <w:rPr>
                <w:spacing w:val="-1"/>
              </w:rPr>
              <w:t xml:space="preserve"> </w:t>
            </w:r>
            <w:r>
              <w:t>Project 3</w:t>
            </w:r>
          </w:p>
        </w:tc>
      </w:tr>
      <w:tr w:rsidR="00740A23" w14:paraId="2B0C778A" w14:textId="77777777" w:rsidTr="00740A23">
        <w:trPr>
          <w:trHeight w:val="1015"/>
        </w:trPr>
        <w:tc>
          <w:tcPr>
            <w:tcW w:w="1633" w:type="dxa"/>
            <w:tcBorders>
              <w:left w:val="nil"/>
              <w:right w:val="single" w:sz="4" w:space="0" w:color="FFFFFF" w:themeColor="background1"/>
            </w:tcBorders>
            <w:shd w:val="clear" w:color="auto" w:fill="F1F1F1"/>
          </w:tcPr>
          <w:p w14:paraId="6E23A222" w14:textId="77777777" w:rsidR="00740A23" w:rsidRPr="00437970" w:rsidRDefault="00740A23" w:rsidP="00F375C5">
            <w:pPr>
              <w:pStyle w:val="Tabletextbold"/>
            </w:pPr>
            <w:r>
              <w:t>Project Management &amp; Governance</w:t>
            </w:r>
          </w:p>
        </w:tc>
        <w:tc>
          <w:tcPr>
            <w:tcW w:w="1755" w:type="dxa"/>
            <w:tcBorders>
              <w:left w:val="single" w:sz="4" w:space="0" w:color="FFFFFF" w:themeColor="background1"/>
              <w:right w:val="nil"/>
            </w:tcBorders>
          </w:tcPr>
          <w:p w14:paraId="680FF480" w14:textId="77777777" w:rsidR="00740A23" w:rsidRPr="00437970" w:rsidRDefault="00740A23" w:rsidP="00F375C5">
            <w:pPr>
              <w:pStyle w:val="Tabletextbold"/>
            </w:pPr>
            <w:r>
              <w:t>PMOne</w:t>
            </w:r>
          </w:p>
        </w:tc>
        <w:tc>
          <w:tcPr>
            <w:tcW w:w="2978" w:type="dxa"/>
            <w:tcBorders>
              <w:left w:val="nil"/>
              <w:right w:val="nil"/>
            </w:tcBorders>
          </w:tcPr>
          <w:p w14:paraId="4723BFF8" w14:textId="77777777" w:rsidR="00740A23" w:rsidRPr="0070496E" w:rsidRDefault="00740A23" w:rsidP="00F375C5">
            <w:pPr>
              <w:pStyle w:val="Tabletext"/>
            </w:pPr>
            <w:r>
              <w:t>PMOne, hosted on the Smartsheet platform, is a collaborative project management tool that allows robust customization, tailored alerting, and easy sharing with the entire project team.</w:t>
            </w:r>
          </w:p>
        </w:tc>
        <w:tc>
          <w:tcPr>
            <w:tcW w:w="3796" w:type="dxa"/>
            <w:tcBorders>
              <w:left w:val="nil"/>
              <w:right w:val="nil"/>
            </w:tcBorders>
          </w:tcPr>
          <w:p w14:paraId="41887565" w14:textId="77777777" w:rsidR="00740A23" w:rsidRPr="0079263C" w:rsidRDefault="00740A23" w:rsidP="00F375C5">
            <w:pPr>
              <w:pStyle w:val="Tabletext"/>
            </w:pPr>
            <w:r>
              <w:t>Provides Project 3 the program program leadership and SI teams with a unified, real-time view of IMS milestones, RAIDD logs, wave readiness, and go/no-go criteria — replacing manual status tracking across Indiana, Ohio, and MVLt workstreams.</w:t>
            </w:r>
          </w:p>
        </w:tc>
      </w:tr>
      <w:tr w:rsidR="00740A23" w14:paraId="1E972366" w14:textId="77777777" w:rsidTr="00740A23">
        <w:trPr>
          <w:trHeight w:val="1015"/>
        </w:trPr>
        <w:tc>
          <w:tcPr>
            <w:tcW w:w="1633" w:type="dxa"/>
            <w:tcBorders>
              <w:left w:val="nil"/>
              <w:right w:val="single" w:sz="4" w:space="0" w:color="FFFFFF" w:themeColor="background1"/>
            </w:tcBorders>
            <w:shd w:val="clear" w:color="auto" w:fill="F1F1F1"/>
          </w:tcPr>
          <w:p w14:paraId="1852A66D" w14:textId="77777777" w:rsidR="00740A23" w:rsidRPr="00437970" w:rsidRDefault="00740A23" w:rsidP="00F375C5">
            <w:pPr>
              <w:pStyle w:val="Tabletextbold"/>
            </w:pPr>
            <w:r>
              <w:t>Business Process Design</w:t>
            </w:r>
          </w:p>
        </w:tc>
        <w:tc>
          <w:tcPr>
            <w:tcW w:w="1755" w:type="dxa"/>
            <w:tcBorders>
              <w:left w:val="single" w:sz="4" w:space="0" w:color="FFFFFF" w:themeColor="background1"/>
              <w:right w:val="nil"/>
            </w:tcBorders>
          </w:tcPr>
          <w:p w14:paraId="35C76D67" w14:textId="77777777" w:rsidR="00740A23" w:rsidRPr="00437970" w:rsidRDefault="00740A23" w:rsidP="00F375C5">
            <w:pPr>
              <w:pStyle w:val="Tabletextbold"/>
            </w:pPr>
            <w:r>
              <w:t>Enterprise Consciousness (ECON)</w:t>
            </w:r>
          </w:p>
        </w:tc>
        <w:tc>
          <w:tcPr>
            <w:tcW w:w="2978" w:type="dxa"/>
            <w:tcBorders>
              <w:left w:val="nil"/>
              <w:right w:val="nil"/>
            </w:tcBorders>
          </w:tcPr>
          <w:p w14:paraId="3EBCDF09" w14:textId="77777777" w:rsidR="00740A23" w:rsidRPr="0070496E" w:rsidRDefault="00740A23" w:rsidP="00F375C5">
            <w:pPr>
              <w:pStyle w:val="Tabletext"/>
            </w:pPr>
            <w:r>
              <w:t>Enterprise Consciousness™ (ECON) is a process modeling platform that enhances how organizations design and execute business transformation in support of their strategic priorities while enabling responsible decision-making.</w:t>
            </w:r>
          </w:p>
        </w:tc>
        <w:tc>
          <w:tcPr>
            <w:tcW w:w="3796" w:type="dxa"/>
            <w:tcBorders>
              <w:left w:val="nil"/>
              <w:right w:val="nil"/>
            </w:tcBorders>
          </w:tcPr>
          <w:p w14:paraId="6EC53535" w14:textId="77777777" w:rsidR="00740A23" w:rsidRPr="0079263C" w:rsidRDefault="00740A23" w:rsidP="00F375C5">
            <w:pPr>
              <w:pStyle w:val="Tabletext"/>
            </w:pPr>
            <w:r>
              <w:t>Enables Project 3 to visually model and validate the IPSECA (Identify–Plan–Schedule–Execute–Close–Analyze) work management process, ensuring alignment between SAP PM configuration and Project 3 Indiana, Ohio, and MVLt operational requirements before build.</w:t>
            </w:r>
          </w:p>
        </w:tc>
      </w:tr>
      <w:tr w:rsidR="00740A23" w14:paraId="609F0F20" w14:textId="77777777" w:rsidTr="00740A23">
        <w:trPr>
          <w:trHeight w:val="1015"/>
        </w:trPr>
        <w:tc>
          <w:tcPr>
            <w:tcW w:w="1633" w:type="dxa"/>
            <w:tcBorders>
              <w:left w:val="nil"/>
              <w:right w:val="single" w:sz="4" w:space="0" w:color="FFFFFF" w:themeColor="background1"/>
            </w:tcBorders>
            <w:shd w:val="clear" w:color="auto" w:fill="F1F1F1"/>
          </w:tcPr>
          <w:p w14:paraId="2735BE2C" w14:textId="77777777" w:rsidR="00740A23" w:rsidRPr="00437970" w:rsidRDefault="00740A23" w:rsidP="00F375C5">
            <w:pPr>
              <w:pStyle w:val="Tabletextbold"/>
            </w:pPr>
            <w:r>
              <w:t>SAP PM Configuration</w:t>
            </w:r>
          </w:p>
        </w:tc>
        <w:tc>
          <w:tcPr>
            <w:tcW w:w="1755" w:type="dxa"/>
            <w:tcBorders>
              <w:left w:val="single" w:sz="4" w:space="0" w:color="FFFFFF" w:themeColor="background1"/>
              <w:right w:val="nil"/>
            </w:tcBorders>
          </w:tcPr>
          <w:p w14:paraId="53CD67B7" w14:textId="77777777" w:rsidR="00740A23" w:rsidRPr="00437970" w:rsidRDefault="00740A23" w:rsidP="00F375C5">
            <w:pPr>
              <w:pStyle w:val="Tabletextbold"/>
            </w:pPr>
            <w:r>
              <w:t>Autonomous Configuration</w:t>
            </w:r>
          </w:p>
        </w:tc>
        <w:tc>
          <w:tcPr>
            <w:tcW w:w="2978" w:type="dxa"/>
            <w:tcBorders>
              <w:left w:val="nil"/>
              <w:right w:val="nil"/>
            </w:tcBorders>
          </w:tcPr>
          <w:p w14:paraId="0A10A722" w14:textId="77777777" w:rsidR="00740A23" w:rsidRPr="0070496E" w:rsidRDefault="00740A23" w:rsidP="00F375C5">
            <w:pPr>
              <w:pStyle w:val="Tabletext"/>
            </w:pPr>
            <w:r>
              <w:t>Autonomous Configuration Tool, powered by the latest OpenAI models, leverages Deloitte's comprehensive repository and Gen AI for Fit/Gap assessments, configuration path predictions, and automating configuration build.</w:t>
            </w:r>
          </w:p>
        </w:tc>
        <w:tc>
          <w:tcPr>
            <w:tcW w:w="3796" w:type="dxa"/>
            <w:tcBorders>
              <w:left w:val="nil"/>
              <w:right w:val="nil"/>
            </w:tcBorders>
          </w:tcPr>
          <w:p w14:paraId="3BE87A0D" w14:textId="77777777" w:rsidR="00740A23" w:rsidRPr="0079263C" w:rsidRDefault="00740A23" w:rsidP="00F375C5">
            <w:pPr>
              <w:pStyle w:val="Tabletext"/>
            </w:pPr>
            <w:r>
              <w:t xml:space="preserve">Reduces manual configuration effort across PM Enterprise Structure nodes, master data, notification/order types, CU-based construction lifecycle, WBS/settlement patterns, and Fiori UX setup — accelerating delivery timelines for all three Project 3 utilities.</w:t>
            </w:r>
          </w:p>
        </w:tc>
      </w:tr>
      <w:tr w:rsidR="00740A23" w14:paraId="3EB32997" w14:textId="77777777" w:rsidTr="00740A23">
        <w:trPr>
          <w:trHeight w:val="1015"/>
        </w:trPr>
        <w:tc>
          <w:tcPr>
            <w:tcW w:w="1633" w:type="dxa"/>
            <w:tcBorders>
              <w:left w:val="nil"/>
              <w:right w:val="single" w:sz="4" w:space="0" w:color="FFFFFF" w:themeColor="background1"/>
            </w:tcBorders>
            <w:shd w:val="clear" w:color="auto" w:fill="F1F1F1"/>
          </w:tcPr>
          <w:p w14:paraId="511426A0" w14:textId="77777777" w:rsidR="00740A23" w:rsidRPr="00437970" w:rsidRDefault="00740A23" w:rsidP="00F375C5">
            <w:pPr>
              <w:pStyle w:val="Tabletextbold"/>
            </w:pPr>
            <w:r>
              <w:t>RICEFW / Functional Specs</w:t>
            </w:r>
          </w:p>
        </w:tc>
        <w:tc>
          <w:tcPr>
            <w:tcW w:w="1755" w:type="dxa"/>
            <w:tcBorders>
              <w:left w:val="single" w:sz="4" w:space="0" w:color="FFFFFF" w:themeColor="background1"/>
              <w:right w:val="nil"/>
            </w:tcBorders>
          </w:tcPr>
          <w:p w14:paraId="0D1AA677" w14:textId="77777777" w:rsidR="00740A23" w:rsidRPr="00437970" w:rsidRDefault="00740A23" w:rsidP="00F375C5">
            <w:pPr>
              <w:pStyle w:val="Tabletextbold"/>
            </w:pPr>
            <w:r>
              <w:t>Spec Starter</w:t>
            </w:r>
          </w:p>
        </w:tc>
        <w:tc>
          <w:tcPr>
            <w:tcW w:w="2978" w:type="dxa"/>
            <w:tcBorders>
              <w:left w:val="nil"/>
              <w:right w:val="nil"/>
            </w:tcBorders>
          </w:tcPr>
          <w:p w14:paraId="5270CAA4" w14:textId="77777777" w:rsidR="00740A23" w:rsidRPr="0070496E" w:rsidRDefault="00740A23" w:rsidP="00F375C5">
            <w:pPr>
              <w:pStyle w:val="Tabletext"/>
            </w:pPr>
            <w:r>
              <w:t>Spec Starter leverages Gen AI on Deloitte's existing knowledge repository to ensure consistent quality and increased efficiency for generating functional and technical specifications, with automated Document Analyzer review capability.</w:t>
            </w:r>
          </w:p>
        </w:tc>
        <w:tc>
          <w:tcPr>
            <w:tcW w:w="3796" w:type="dxa"/>
            <w:tcBorders>
              <w:left w:val="nil"/>
              <w:right w:val="nil"/>
            </w:tcBorders>
          </w:tcPr>
          <w:p w14:paraId="4C1AE43F" w14:textId="77777777" w:rsidR="00740A23" w:rsidRPr="0079263C" w:rsidRDefault="00740A23" w:rsidP="00F375C5">
            <w:pPr>
              <w:pStyle w:val="Tabletext"/>
            </w:pPr>
            <w:r>
              <w:t>Accelerates authoring of Project 3's RICEFW functional and technical specifications (Reports, Interfaces, Conversions, Enhancements, Forms, Workflows), ensuring consistency and reducing review cycles within the controlled change management process.</w:t>
            </w:r>
          </w:p>
        </w:tc>
      </w:tr>
      <w:tr w:rsidR="00740A23" w14:paraId="1217E4A3" w14:textId="77777777" w:rsidTr="00740A23">
        <w:trPr>
          <w:trHeight w:val="1015"/>
        </w:trPr>
        <w:tc>
          <w:tcPr>
            <w:tcW w:w="1633" w:type="dxa"/>
            <w:tcBorders>
              <w:left w:val="nil"/>
              <w:right w:val="single" w:sz="4" w:space="0" w:color="FFFFFF" w:themeColor="background1"/>
            </w:tcBorders>
            <w:shd w:val="clear" w:color="auto" w:fill="F1F1F1"/>
          </w:tcPr>
          <w:p w14:paraId="7A4F647D" w14:textId="77777777" w:rsidR="00740A23" w:rsidRPr="00437970" w:rsidRDefault="00740A23" w:rsidP="00F375C5">
            <w:pPr>
              <w:pStyle w:val="Tabletextbold"/>
            </w:pPr>
            <w:r>
              <w:t>Custom Development (ABAP / Fiori)</w:t>
            </w:r>
          </w:p>
        </w:tc>
        <w:tc>
          <w:tcPr>
            <w:tcW w:w="1755" w:type="dxa"/>
            <w:tcBorders>
              <w:left w:val="single" w:sz="4" w:space="0" w:color="FFFFFF" w:themeColor="background1"/>
              <w:right w:val="nil"/>
            </w:tcBorders>
          </w:tcPr>
          <w:p w14:paraId="52CEF90F" w14:textId="77777777" w:rsidR="00740A23" w:rsidRPr="00437970" w:rsidRDefault="00740A23" w:rsidP="00F375C5">
            <w:pPr>
              <w:pStyle w:val="Tabletextbold"/>
            </w:pPr>
            <w:r>
              <w:t>Autonomous Code</w:t>
            </w:r>
          </w:p>
        </w:tc>
        <w:tc>
          <w:tcPr>
            <w:tcW w:w="2978" w:type="dxa"/>
            <w:tcBorders>
              <w:left w:val="nil"/>
              <w:right w:val="nil"/>
            </w:tcBorders>
          </w:tcPr>
          <w:p w14:paraId="693592A2" w14:textId="77777777" w:rsidR="00740A23" w:rsidRPr="0070496E" w:rsidRDefault="00740A23" w:rsidP="00F375C5">
            <w:pPr>
              <w:pStyle w:val="Tabletext"/>
            </w:pPr>
            <w:r>
              <w:t>Autonomous Code, powered by OpenAI's latest models, leverages Deloitte's extensive code repository, enabling translation of requirements into functional code along with unit test cases to validate solution effectiveness in significantly shorter duration.</w:t>
            </w:r>
          </w:p>
        </w:tc>
        <w:tc>
          <w:tcPr>
            <w:tcW w:w="3796" w:type="dxa"/>
            <w:tcBorders>
              <w:left w:val="nil"/>
              <w:right w:val="nil"/>
            </w:tcBorders>
          </w:tcPr>
          <w:p w14:paraId="4747370E" w14:textId="77777777" w:rsidR="00740A23" w:rsidRPr="0079263C" w:rsidRDefault="00740A23" w:rsidP="00F375C5">
            <w:pPr>
              <w:pStyle w:val="Tabletext"/>
            </w:pPr>
            <w:r>
              <w:t xml:space="preserve">Speeds up delivery of Project 3-specific custom Fiori apps, ABAP enhancements, and RICEFW objects (e.g., CU governance forms, capitalization controls, Joule agent prerequisites) while embedding unit test proposals to reduce defect leakage into SIT cycles and UAT.</w:t>
            </w:r>
          </w:p>
        </w:tc>
      </w:tr>
      <w:tr w:rsidR="00740A23" w14:paraId="02CADD18" w14:textId="77777777" w:rsidTr="00740A23">
        <w:trPr>
          <w:trHeight w:val="1015"/>
        </w:trPr>
        <w:tc>
          <w:tcPr>
            <w:tcW w:w="1633" w:type="dxa"/>
            <w:tcBorders>
              <w:left w:val="nil"/>
              <w:right w:val="single" w:sz="4" w:space="0" w:color="FFFFFF" w:themeColor="background1"/>
            </w:tcBorders>
            <w:shd w:val="clear" w:color="auto" w:fill="F1F1F1"/>
          </w:tcPr>
          <w:p w14:paraId="39AAFECE" w14:textId="77777777" w:rsidR="00740A23" w:rsidRPr="00F375C5" w:rsidRDefault="00740A23" w:rsidP="00F375C5">
            <w:pPr>
              <w:pStyle w:val="Tabletextbold"/>
            </w:pPr>
            <w:r>
              <w:t>Data Migration &amp; Conversion</w:t>
            </w:r>
          </w:p>
        </w:tc>
        <w:tc>
          <w:tcPr>
            <w:tcW w:w="1755" w:type="dxa"/>
            <w:tcBorders>
              <w:left w:val="single" w:sz="4" w:space="0" w:color="FFFFFF" w:themeColor="background1"/>
              <w:right w:val="nil"/>
            </w:tcBorders>
          </w:tcPr>
          <w:p w14:paraId="6FFE0A83" w14:textId="77777777" w:rsidR="00740A23" w:rsidRPr="00F375C5" w:rsidRDefault="00740A23" w:rsidP="00F375C5">
            <w:pPr>
              <w:pStyle w:val="Tabletextbold"/>
            </w:pPr>
            <w:r>
              <w:t>Autonomous Data</w:t>
            </w:r>
          </w:p>
        </w:tc>
        <w:tc>
          <w:tcPr>
            <w:tcW w:w="2978" w:type="dxa"/>
            <w:tcBorders>
              <w:left w:val="nil"/>
              <w:right w:val="nil"/>
            </w:tcBorders>
          </w:tcPr>
          <w:p w14:paraId="7FE63015" w14:textId="77777777" w:rsidR="00740A23" w:rsidRPr="0070496E" w:rsidRDefault="00740A23" w:rsidP="00F375C5">
            <w:pPr>
              <w:pStyle w:val="Tabletext"/>
            </w:pPr>
            <w:r>
              <w:t xml:space="preserve">Autonomous Data provides an innovative ETL (Extract Transform &amp; Load) solution for data migration that combines Gen AI with Deloitte's industry expertise. The platform integrates all essential steps of data migration — Data Extraction, Profiling, Mapping, Load, and Reconciliation — enhanced with Gen AI, making the process faster with improved data quality.</w:t>
            </w:r>
          </w:p>
        </w:tc>
        <w:tc>
          <w:tcPr>
            <w:tcW w:w="3796" w:type="dxa"/>
            <w:tcBorders>
              <w:left w:val="nil"/>
              <w:right w:val="nil"/>
            </w:tcBorders>
          </w:tcPr>
          <w:p w14:paraId="3CCF966E" w14:textId="77777777" w:rsidR="00740A23" w:rsidRPr="0079263C" w:rsidRDefault="00740A23" w:rsidP="00F375C5">
            <w:pPr>
              <w:pStyle w:val="Tabletext"/>
            </w:pPr>
            <w:r>
              <w:t>Directly supports Project 3's 12 conversion objects (C_01–C_12), including FLOC migration, open WBS/CU Design/Construction Measure conversion, GIS equipment sync, and in-flight work order cutover from GTECH/WMIS and Stakeout — with built-in reconciliation to meet Project 3's mock load cadence requirements.</w:t>
            </w:r>
          </w:p>
        </w:tc>
      </w:tr>
      <w:tr w:rsidR="00740A23" w14:paraId="38FBFA9F" w14:textId="77777777" w:rsidTr="00740A23">
        <w:trPr>
          <w:trHeight w:val="1015"/>
        </w:trPr>
        <w:tc>
          <w:tcPr>
            <w:tcW w:w="1633" w:type="dxa"/>
            <w:tcBorders>
              <w:left w:val="nil"/>
              <w:right w:val="single" w:sz="4" w:space="0" w:color="FFFFFF" w:themeColor="background1"/>
            </w:tcBorders>
            <w:shd w:val="clear" w:color="auto" w:fill="F1F1F1"/>
          </w:tcPr>
          <w:p w14:paraId="3B90A11C" w14:textId="77777777" w:rsidR="00740A23" w:rsidRPr="00F375C5" w:rsidRDefault="00740A23" w:rsidP="00F375C5">
            <w:pPr>
              <w:pStyle w:val="Tabletextbold"/>
            </w:pPr>
            <w:r>
              <w:t>Testing</w:t>
            </w:r>
          </w:p>
        </w:tc>
        <w:tc>
          <w:tcPr>
            <w:tcW w:w="1755" w:type="dxa"/>
            <w:tcBorders>
              <w:left w:val="single" w:sz="4" w:space="0" w:color="FFFFFF" w:themeColor="background1"/>
              <w:right w:val="nil"/>
            </w:tcBorders>
          </w:tcPr>
          <w:p w14:paraId="36817C47" w14:textId="77777777" w:rsidR="00740A23" w:rsidRPr="00F375C5" w:rsidRDefault="00740A23" w:rsidP="00F375C5">
            <w:pPr>
              <w:pStyle w:val="Tabletextbold"/>
            </w:pPr>
            <w:r>
              <w:t>Test AI (Ascend Test)</w:t>
            </w:r>
          </w:p>
        </w:tc>
        <w:tc>
          <w:tcPr>
            <w:tcW w:w="2978" w:type="dxa"/>
            <w:tcBorders>
              <w:left w:val="nil"/>
              <w:right w:val="nil"/>
            </w:tcBorders>
          </w:tcPr>
          <w:p w14:paraId="208976C1" w14:textId="77777777" w:rsidR="00740A23" w:rsidRPr="00F375C5" w:rsidRDefault="00740A23" w:rsidP="00F375C5">
            <w:pPr>
              <w:pStyle w:val="Tabletext"/>
            </w:pPr>
            <w:r>
              <w:t>Ascend Test solution is designed to accelerate the test design, test planning, and test execution phase, thereby reducing testing timeline, generating efficiencies, and minimizing scope of error during testing cycles.</w:t>
            </w:r>
          </w:p>
        </w:tc>
        <w:tc>
          <w:tcPr>
            <w:tcW w:w="3796" w:type="dxa"/>
            <w:tcBorders>
              <w:left w:val="nil"/>
              <w:right w:val="nil"/>
            </w:tcBorders>
          </w:tcPr>
          <w:p w14:paraId="549D7E1D" w14:textId="77777777" w:rsidR="00740A23" w:rsidRPr="00F375C5" w:rsidRDefault="00740A23" w:rsidP="00F375C5">
            <w:pPr>
              <w:pStyle w:val="Tabletext"/>
            </w:pPr>
            <w:r>
              <w:t>Supports Project 3's multi-phase testing strategy (FUT, String, SIT ×3, UAT, Regression, Performance, Controls, Cutover Rehearsal, Mock Conversion) — reducing elapsed testing time and improving traceability across 75-day hypercare period.</w:t>
            </w:r>
          </w:p>
        </w:tc>
      </w:tr>
      <w:tr w:rsidR="00740A23" w14:paraId="248191D1" w14:textId="77777777" w:rsidTr="00740A23">
        <w:trPr>
          <w:trHeight w:val="1015"/>
        </w:trPr>
        <w:tc>
          <w:tcPr>
            <w:tcW w:w="1633" w:type="dxa"/>
            <w:tcBorders>
              <w:left w:val="nil"/>
              <w:right w:val="single" w:sz="4" w:space="0" w:color="FFFFFF" w:themeColor="background1"/>
            </w:tcBorders>
            <w:shd w:val="clear" w:color="auto" w:fill="F1F1F1"/>
          </w:tcPr>
          <w:p w14:paraId="35CA88AB" w14:textId="77777777" w:rsidR="00740A23" w:rsidRPr="00437970" w:rsidRDefault="00740A23" w:rsidP="00F375C5">
            <w:pPr>
              <w:pStyle w:val="Tabletextbold"/>
            </w:pPr>
            <w:r>
              <w:t>Testing</w:t>
            </w:r>
          </w:p>
        </w:tc>
        <w:tc>
          <w:tcPr>
            <w:tcW w:w="1755" w:type="dxa"/>
            <w:tcBorders>
              <w:left w:val="single" w:sz="4" w:space="0" w:color="FFFFFF" w:themeColor="background1"/>
              <w:right w:val="nil"/>
            </w:tcBorders>
          </w:tcPr>
          <w:p w14:paraId="35E9D8F8" w14:textId="77777777" w:rsidR="00740A23" w:rsidRPr="00437970" w:rsidRDefault="00740A23" w:rsidP="00F375C5">
            <w:pPr>
              <w:pStyle w:val="Tabletextbold"/>
            </w:pPr>
            <w:r>
              <w:t>AL</w:t>
            </w:r>
            <w:commentRangeStart w:id="71"/>
            <w:r>
              <w:t>M - Panaya</w:t>
            </w:r>
            <w:commentRangeEnd w:id="71"/>
            <w:r>
              <w:rPr>
                <w:rStyle w:val="CommentReference"/>
                <w:sz w:val="20"/>
                <w:szCs w:val="24"/>
              </w:rPr>
              <w:commentReference w:id="71"/>
            </w:r>
          </w:p>
        </w:tc>
        <w:tc>
          <w:tcPr>
            <w:tcW w:w="2978" w:type="dxa"/>
            <w:tcBorders>
              <w:left w:val="nil"/>
              <w:right w:val="nil"/>
            </w:tcBorders>
          </w:tcPr>
          <w:p w14:paraId="67357B8E" w14:textId="77777777" w:rsidR="00740A23" w:rsidRPr="00114824" w:rsidRDefault="00740A23" w:rsidP="00F375C5">
            <w:pPr>
              <w:pStyle w:val="Tabletext"/>
              <w:rPr>
                <w:lang w:val="en-IN"/>
              </w:rPr>
            </w:pPr>
            <w:r>
              <w:t xml:space="preserve">All defects are logged in </w:t>
            </w:r>
            <w:r>
              <w:rPr>
                <w:color w:val="FF0000"/>
              </w:rPr>
              <w:t xml:space="preserve">Panaya  </w:t>
            </w:r>
            <w:r>
              <w:t>(Project 3 preference testing tool)</w:t>
            </w:r>
            <w:r>
              <w:rPr>
                <w:color w:val="FF0000"/>
              </w:rPr>
              <w:t xml:space="preserve"> </w:t>
            </w:r>
            <w:r>
              <w:t>with P1–P4 severity classification, root cause, affected RTM requirement ID, affected RICEFW object, reproducibility steps, assignment owner, and resolution evidence.</w:t>
            </w:r>
          </w:p>
          <w:p w14:paraId="09D1F225" w14:textId="77777777" w:rsidR="00740A23" w:rsidRDefault="00740A23" w:rsidP="00F375C5">
            <w:pPr>
              <w:pStyle w:val="Tabletext"/>
            </w:pPr>
          </w:p>
          <w:p w14:paraId="56433D12" w14:textId="77777777" w:rsidR="00740A23" w:rsidRPr="00377822" w:rsidRDefault="00740A23" w:rsidP="00F375C5">
            <w:pPr>
              <w:pStyle w:val="Tabletext"/>
              <w:rPr>
                <w:lang w:val="en-IN"/>
              </w:rPr>
            </w:pPr>
            <w:r>
              <w:t>Standard ALM reports cover test execution %, defect aging, defect inflow/outflow rate, test coverage %, re-test pass rate, and vendor-partner integration readiness — feeding Program Health KPIs and Stage Gate packs.</w:t>
            </w:r>
          </w:p>
        </w:tc>
        <w:tc>
          <w:tcPr>
            <w:tcW w:w="3796" w:type="dxa"/>
            <w:tcBorders>
              <w:left w:val="nil"/>
              <w:right w:val="nil"/>
            </w:tcBorders>
          </w:tcPr>
          <w:p w14:paraId="6C8ACE40" w14:textId="77777777" w:rsidR="00740A23" w:rsidRPr="00DA61D6" w:rsidRDefault="00740A23" w:rsidP="00F375C5">
            <w:pPr>
              <w:pStyle w:val="Tabletext"/>
              <w:rPr>
                <w:lang w:val="en-IN"/>
              </w:rPr>
            </w:pPr>
            <w:r>
              <w:t xml:space="preserve">Enforces Project 3's binding defect severity framework (P1 Critical </w:t>
            </w:r>
            <w:r>
              <w:rPr>
                <w:rFonts w:ascii="Arial" w:hAnsi="Arial" w:cs="Arial"/>
              </w:rPr>
              <w:t>→</w:t>
            </w:r>
            <w:r>
              <w:t xml:space="preserve"> P4 Low) with automatic escalation triggers: P1s escalate within 1 business day to Project 3 Test Sponsor; persistent P1s threatening Go-Live escalate to Steering Committee per RFP §9.9. Produces daily burn-down during SIT/UAT/Hypercare.</w:t>
            </w:r>
          </w:p>
          <w:p w14:paraId="241770FA" w14:textId="77777777" w:rsidR="00740A23" w:rsidRDefault="00740A23" w:rsidP="00F375C5">
            <w:pPr>
              <w:pStyle w:val="Tabletext"/>
            </w:pPr>
          </w:p>
          <w:p w14:paraId="3255E6BC" w14:textId="77777777" w:rsidR="00740A23" w:rsidRDefault="00740A23" w:rsidP="00F375C5">
            <w:pPr>
              <w:pStyle w:val="Tabletext"/>
            </w:pPr>
            <w:r>
              <w:t xml:space="preserve">Produces the auditable SOX/FERC/IURC/PUCO evidence trail required by Project 3 Internal Audit, with bi-directional RTM traceability (Requirement </w:t>
            </w:r>
            <w:r>
              <w:rPr>
                <w:rFonts w:ascii="Arial" w:hAnsi="Arial" w:cs="Arial"/>
              </w:rPr>
              <w:t>→</w:t>
            </w:r>
            <w:r>
              <w:t xml:space="preserve"> Design </w:t>
            </w:r>
            <w:r>
              <w:rPr>
                <w:rFonts w:ascii="Arial" w:hAnsi="Arial" w:cs="Arial"/>
              </w:rPr>
              <w:t>→</w:t>
            </w:r>
            <w:r>
              <w:t xml:space="preserve"> Build </w:t>
            </w:r>
            <w:r>
              <w:rPr>
                <w:rFonts w:ascii="Arial" w:hAnsi="Arial" w:cs="Arial"/>
              </w:rPr>
              <w:t>→</w:t>
            </w:r>
            <w:r>
              <w:t xml:space="preserve"> Test </w:t>
            </w:r>
            <w:r>
              <w:rPr>
                <w:rFonts w:ascii="Arial" w:hAnsi="Arial" w:cs="Arial"/>
              </w:rPr>
              <w:t>→</w:t>
            </w:r>
            <w:r>
              <w:t xml:space="preserve"> Evidence) retained in the Project 3 Program Repository for the full regulatory retention period</w:t>
            </w:r>
          </w:p>
        </w:tc>
      </w:tr>
      <w:tr w:rsidR="00740A23" w14:paraId="7782AADF" w14:textId="77777777" w:rsidTr="00740A23">
        <w:trPr>
          <w:trHeight w:val="1015"/>
        </w:trPr>
        <w:tc>
          <w:tcPr>
            <w:tcW w:w="1633" w:type="dxa"/>
            <w:tcBorders>
              <w:left w:val="nil"/>
              <w:right w:val="single" w:sz="4" w:space="0" w:color="FFFFFF" w:themeColor="background1"/>
            </w:tcBorders>
            <w:shd w:val="clear" w:color="auto" w:fill="F1F1F1"/>
          </w:tcPr>
          <w:p w14:paraId="19C3B866" w14:textId="77777777" w:rsidR="00740A23" w:rsidRPr="00101DD9" w:rsidRDefault="00740A23" w:rsidP="00F375C5">
            <w:pPr>
              <w:pStyle w:val="Tabletextbold"/>
              <w:rPr>
                <w:bCs/>
                <w:spacing w:val="-2"/>
              </w:rPr>
            </w:pPr>
            <w:r>
              <w:rPr>
                <w:bCs/>
                <w:spacing w:val="-2"/>
              </w:rPr>
              <w:t>Hypercare &amp; Incident Resolution</w:t>
            </w:r>
          </w:p>
        </w:tc>
        <w:tc>
          <w:tcPr>
            <w:tcW w:w="1755" w:type="dxa"/>
            <w:tcBorders>
              <w:left w:val="single" w:sz="4" w:space="0" w:color="FFFFFF" w:themeColor="background1"/>
              <w:right w:val="nil"/>
            </w:tcBorders>
          </w:tcPr>
          <w:p w14:paraId="0485E0BF" w14:textId="77777777" w:rsidR="00740A23" w:rsidRPr="00E54FC9" w:rsidRDefault="00740A23" w:rsidP="00F375C5">
            <w:pPr>
              <w:pStyle w:val="Tabletextbold"/>
              <w:rPr>
                <w:lang w:val="en-IN"/>
              </w:rPr>
            </w:pPr>
            <w:commentRangeStart w:id="72"/>
            <w:r>
              <w:rPr>
                <w:bCs/>
              </w:rPr>
              <w:t>Autonomous Incident Resolution</w:t>
            </w:r>
            <w:commentRangeEnd w:id="72"/>
            <w:r>
              <w:rPr>
                <w:rStyle w:val="CommentReference"/>
                <w:sz w:val="20"/>
                <w:szCs w:val="24"/>
                <w:lang w:val="en-IN"/>
              </w:rPr>
              <w:commentReference w:id="72"/>
            </w:r>
          </w:p>
          <w:p w14:paraId="1F0BC200" w14:textId="77777777" w:rsidR="00740A23" w:rsidRPr="71ED5D9A" w:rsidRDefault="00740A23" w:rsidP="00F375C5">
            <w:pPr>
              <w:pStyle w:val="Tabletextbold"/>
            </w:pPr>
          </w:p>
        </w:tc>
        <w:tc>
          <w:tcPr>
            <w:tcW w:w="2978" w:type="dxa"/>
            <w:tcBorders>
              <w:left w:val="nil"/>
              <w:right w:val="nil"/>
            </w:tcBorders>
          </w:tcPr>
          <w:p w14:paraId="211E3FD6" w14:textId="77777777" w:rsidR="00740A23" w:rsidRPr="0070496E" w:rsidRDefault="00740A23" w:rsidP="00F375C5">
            <w:pPr>
              <w:pStyle w:val="Tabletext"/>
            </w:pPr>
            <w:r>
              <w:t>Autonomous Incident Management helps to automate incident management including self-help and providing shift-left opportunities. With Gen AI, it predicts incident category and group assignment, proposes solution to resolve the issue efficiently, and generates precise and easily understandable reports for Incident &amp; Issue insights.</w:t>
            </w:r>
          </w:p>
        </w:tc>
        <w:tc>
          <w:tcPr>
            <w:tcW w:w="3796" w:type="dxa"/>
            <w:tcBorders>
              <w:left w:val="nil"/>
              <w:right w:val="nil"/>
            </w:tcBorders>
          </w:tcPr>
          <w:p w14:paraId="2083B34F" w14:textId="77777777" w:rsidR="00740A23" w:rsidRPr="0079263C" w:rsidRDefault="00740A23" w:rsidP="00F375C5">
            <w:pPr>
              <w:pStyle w:val="Tabletext"/>
            </w:pPr>
            <w:r>
              <w:t>Enhances Project 3's 75-day hypercare period per wave by automating triage, category prediction, and resolution proposals for SAP PM incidents — reducing mean time to resolution and protecting operational stability at go-live for Indiana, Ohio, and MVLt.</w:t>
            </w:r>
          </w:p>
        </w:tc>
      </w:tr>
      <w:tr w:rsidR="00740A23" w14:paraId="75F102BC" w14:textId="77777777" w:rsidTr="00740A23">
        <w:trPr>
          <w:trHeight w:val="1015"/>
        </w:trPr>
        <w:tc>
          <w:tcPr>
            <w:tcW w:w="1633" w:type="dxa"/>
            <w:tcBorders>
              <w:left w:val="nil"/>
              <w:right w:val="single" w:sz="4" w:space="0" w:color="FFFFFF" w:themeColor="background1"/>
            </w:tcBorders>
            <w:shd w:val="clear" w:color="auto" w:fill="F1F1F1"/>
          </w:tcPr>
          <w:p w14:paraId="6AE230A9" w14:textId="77777777" w:rsidR="00740A23" w:rsidRPr="00101DD9" w:rsidRDefault="00740A23" w:rsidP="00F375C5">
            <w:pPr>
              <w:pStyle w:val="Tabletextbold"/>
              <w:rPr>
                <w:spacing w:val="-2"/>
                <w:lang w:val="en-IN"/>
              </w:rPr>
            </w:pPr>
            <w:r>
              <w:rPr>
                <w:bCs/>
                <w:spacing w:val="-2"/>
              </w:rPr>
              <w:t>SAP PM</w:t>
            </w:r>
          </w:p>
          <w:p w14:paraId="0271A2C8" w14:textId="77777777" w:rsidR="00740A23" w:rsidRPr="00101DD9" w:rsidRDefault="00740A23" w:rsidP="00F375C5">
            <w:pPr>
              <w:pStyle w:val="Tabletextbold"/>
              <w:rPr>
                <w:spacing w:val="-2"/>
                <w:lang w:val="en-IN"/>
              </w:rPr>
            </w:pPr>
            <w:r>
              <w:rPr>
                <w:bCs/>
                <w:spacing w:val="-2"/>
              </w:rPr>
              <w:t>Implementation</w:t>
            </w:r>
          </w:p>
          <w:p w14:paraId="5C7E8EF9" w14:textId="77777777" w:rsidR="00740A23" w:rsidRDefault="00740A23" w:rsidP="00F375C5">
            <w:pPr>
              <w:pStyle w:val="Tabletextbold"/>
            </w:pPr>
          </w:p>
        </w:tc>
        <w:tc>
          <w:tcPr>
            <w:tcW w:w="1755" w:type="dxa"/>
            <w:tcBorders>
              <w:left w:val="single" w:sz="4" w:space="0" w:color="FFFFFF" w:themeColor="background1"/>
              <w:right w:val="nil"/>
            </w:tcBorders>
          </w:tcPr>
          <w:p w14:paraId="7E3FC8C3" w14:textId="77777777" w:rsidR="00740A23" w:rsidRPr="009573EA" w:rsidRDefault="00740A23" w:rsidP="00F375C5">
            <w:pPr>
              <w:pStyle w:val="Tabletextbold"/>
              <w:rPr>
                <w:lang w:val="it-IT"/>
              </w:rPr>
            </w:pPr>
            <w:r>
              <w:rPr>
                <w:lang w:val="it-IT"/>
              </w:rPr>
              <w:t>D-FA</w:t>
            </w:r>
            <w:commentRangeStart w:id="73"/>
            <w:r>
              <w:rPr>
                <w:lang w:val="it-IT"/>
              </w:rPr>
              <w:t>CT</w:t>
            </w:r>
            <w:r>
              <w:rPr>
                <w:spacing w:val="-12"/>
                <w:lang w:val="it-IT"/>
              </w:rPr>
              <w:t xml:space="preserve"> </w:t>
            </w:r>
            <w:r>
              <w:rPr>
                <w:lang w:val="it-IT"/>
              </w:rPr>
              <w:t xml:space="preserve">(Deloitte </w:t>
            </w:r>
            <w:r>
              <w:rPr>
                <w:spacing w:val="-2"/>
                <w:lang w:val="it-IT"/>
              </w:rPr>
              <w:t>Fiori</w:t>
            </w:r>
            <w:commentRangeEnd w:id="73"/>
            <w:r>
              <w:rPr>
                <w:rStyle w:val="CommentReference"/>
                <w:sz w:val="20"/>
                <w:szCs w:val="24"/>
                <w:lang w:val="it-IT"/>
              </w:rPr>
              <w:commentReference w:id="73"/>
            </w:r>
            <w:r>
              <w:rPr>
                <w:lang w:val="it-IT"/>
              </w:rPr>
              <w:t xml:space="preserve"> Accelerator)</w:t>
            </w:r>
          </w:p>
        </w:tc>
        <w:tc>
          <w:tcPr>
            <w:tcW w:w="2978" w:type="dxa"/>
            <w:tcBorders>
              <w:left w:val="nil"/>
              <w:right w:val="nil"/>
            </w:tcBorders>
          </w:tcPr>
          <w:p w14:paraId="7005DDAB" w14:textId="77777777" w:rsidR="00740A23" w:rsidRPr="00747FD0" w:rsidRDefault="00740A23" w:rsidP="00F375C5">
            <w:pPr>
              <w:pStyle w:val="Tabletext"/>
              <w:rPr>
                <w:lang w:val="en-IN"/>
              </w:rPr>
            </w:pPr>
            <w:r>
              <w:t>Automates SAP Fiori Catalog, Group, Space, and role-based navigation configuration from an Excel template. References the Fiori App Library for the target S/4HANA version, captures all changes in transport instantly, and highlights incorrectly requested mappings. Supports central hub and embedded architecture across Fiori apps per landscape.</w:t>
            </w:r>
          </w:p>
        </w:tc>
        <w:tc>
          <w:tcPr>
            <w:tcW w:w="3796" w:type="dxa"/>
            <w:tcBorders>
              <w:left w:val="nil"/>
              <w:right w:val="nil"/>
            </w:tcBorders>
          </w:tcPr>
          <w:p w14:paraId="2C15DA7D" w14:textId="77777777" w:rsidR="00740A23" w:rsidRPr="0079263C" w:rsidRDefault="00740A23" w:rsidP="00F375C5">
            <w:pPr>
              <w:pStyle w:val="Tabletext"/>
              <w:rPr>
                <w:lang w:val="en-IN"/>
              </w:rPr>
            </w:pPr>
            <w:r>
              <w:t>Accelerates Fiori build phase — up to 70% time savings on Fiori configuration</w:t>
            </w:r>
          </w:p>
          <w:p w14:paraId="5D6BC081" w14:textId="240F7890" w:rsidR="00740A23" w:rsidRPr="0079263C" w:rsidRDefault="00740A23" w:rsidP="00F375C5">
            <w:pPr>
              <w:pStyle w:val="DTablebullet1"/>
              <w:rPr>
                <w:lang w:val="en-IN"/>
              </w:rPr>
            </w:pPr>
            <w:r>
              <w:t>Eliminates manual mapping errors with built-in validation</w:t>
            </w:r>
          </w:p>
          <w:p w14:paraId="09C4FF91" w14:textId="5258E95F" w:rsidR="00740A23" w:rsidRPr="0079263C" w:rsidRDefault="00740A23" w:rsidP="00F375C5">
            <w:pPr>
              <w:pStyle w:val="DTablebullet1"/>
              <w:rPr>
                <w:lang w:val="en-IN"/>
              </w:rPr>
            </w:pPr>
            <w:r>
              <w:t>No additional software or hardware required — leverages existing SAP licenses</w:t>
            </w:r>
          </w:p>
          <w:p w14:paraId="658D03F6" w14:textId="1CC9E02B" w:rsidR="00740A23" w:rsidRPr="0079263C" w:rsidRDefault="00740A23" w:rsidP="00F375C5">
            <w:pPr>
              <w:pStyle w:val="DTablebullet1"/>
              <w:rPr>
                <w:lang w:val="en-IN"/>
              </w:rPr>
            </w:pPr>
            <w:r>
              <w:t>Directly fulfils Fiori UX Configuration obligations (Spaces, Pages, Catalogs, Groups, security model)</w:t>
            </w:r>
          </w:p>
          <w:p w14:paraId="6DDDED99" w14:textId="77777777" w:rsidR="00740A23" w:rsidRDefault="00740A23" w:rsidP="00F375C5">
            <w:pPr>
              <w:pStyle w:val="Tabletext"/>
            </w:pPr>
          </w:p>
        </w:tc>
      </w:tr>
      <w:tr w:rsidR="00740A23" w14:paraId="4DC974B3" w14:textId="77777777" w:rsidTr="00740A23">
        <w:trPr>
          <w:trHeight w:val="1220"/>
        </w:trPr>
        <w:tc>
          <w:tcPr>
            <w:tcW w:w="1633" w:type="dxa"/>
            <w:tcBorders>
              <w:left w:val="nil"/>
              <w:right w:val="single" w:sz="4" w:space="0" w:color="FFFFFF" w:themeColor="background1"/>
            </w:tcBorders>
            <w:shd w:val="clear" w:color="auto" w:fill="F1F1F1"/>
          </w:tcPr>
          <w:p w14:paraId="3A02E5C0" w14:textId="77777777" w:rsidR="00740A23" w:rsidRPr="00A35376" w:rsidRDefault="00740A23" w:rsidP="00F375C5">
            <w:pPr>
              <w:pStyle w:val="Tabletextbold"/>
              <w:rPr>
                <w:spacing w:val="-2"/>
                <w:lang w:val="en-IN"/>
              </w:rPr>
            </w:pPr>
            <w:r>
              <w:rPr>
                <w:bCs/>
                <w:spacing w:val="-2"/>
              </w:rPr>
              <w:t>SAP PM</w:t>
            </w:r>
          </w:p>
          <w:p w14:paraId="1C34CF8B" w14:textId="77777777" w:rsidR="00740A23" w:rsidRPr="00A35376" w:rsidRDefault="00740A23" w:rsidP="00F375C5">
            <w:pPr>
              <w:pStyle w:val="Tabletextbold"/>
              <w:rPr>
                <w:spacing w:val="-2"/>
                <w:lang w:val="en-IN"/>
              </w:rPr>
            </w:pPr>
            <w:r>
              <w:rPr>
                <w:bCs/>
                <w:spacing w:val="-2"/>
              </w:rPr>
              <w:t>Implementation</w:t>
            </w:r>
          </w:p>
          <w:p w14:paraId="310AC457" w14:textId="77777777" w:rsidR="00740A23" w:rsidRDefault="00740A23" w:rsidP="00F375C5">
            <w:pPr>
              <w:pStyle w:val="Tabletextbold"/>
            </w:pPr>
          </w:p>
        </w:tc>
        <w:tc>
          <w:tcPr>
            <w:tcW w:w="1755" w:type="dxa"/>
            <w:tcBorders>
              <w:left w:val="single" w:sz="4" w:space="0" w:color="FFFFFF" w:themeColor="background1"/>
              <w:right w:val="nil"/>
            </w:tcBorders>
          </w:tcPr>
          <w:p w14:paraId="051B03F8" w14:textId="77777777" w:rsidR="00740A23" w:rsidRDefault="00740A23" w:rsidP="00F375C5">
            <w:pPr>
              <w:pStyle w:val="Tabletextbold"/>
            </w:pPr>
            <w:r>
              <w:t>Automated</w:t>
            </w:r>
            <w:r>
              <w:rPr>
                <w:spacing w:val="-12"/>
              </w:rPr>
              <w:t xml:space="preserve"> </w:t>
            </w:r>
            <w:r>
              <w:t>Data Recon. Tool</w:t>
            </w:r>
          </w:p>
        </w:tc>
        <w:tc>
          <w:tcPr>
            <w:tcW w:w="2978" w:type="dxa"/>
            <w:tcBorders>
              <w:left w:val="nil"/>
              <w:right w:val="nil"/>
            </w:tcBorders>
          </w:tcPr>
          <w:p w14:paraId="7873E3B5" w14:textId="77777777" w:rsidR="00740A23" w:rsidRDefault="00740A23" w:rsidP="00F375C5">
            <w:pPr>
              <w:pStyle w:val="Tabletext"/>
              <w:rPr>
                <w:i/>
              </w:rPr>
            </w:pPr>
            <w:r>
              <w:t>Automated</w:t>
            </w:r>
            <w:r>
              <w:rPr>
                <w:spacing w:val="-12"/>
              </w:rPr>
              <w:t xml:space="preserve"> </w:t>
            </w:r>
            <w:r>
              <w:t>reconciliation</w:t>
            </w:r>
            <w:r>
              <w:rPr>
                <w:spacing w:val="-12"/>
              </w:rPr>
              <w:t xml:space="preserve"> </w:t>
            </w:r>
            <w:r>
              <w:t xml:space="preserve">of business data pre and post migration: </w:t>
            </w:r>
            <w:r>
              <w:rPr>
                <w:i/>
              </w:rPr>
              <w:t>Financial data, inventory etc.</w:t>
            </w:r>
          </w:p>
        </w:tc>
        <w:tc>
          <w:tcPr>
            <w:tcW w:w="3796" w:type="dxa"/>
            <w:tcBorders>
              <w:left w:val="nil"/>
              <w:right w:val="nil"/>
            </w:tcBorders>
          </w:tcPr>
          <w:p w14:paraId="10F393D0" w14:textId="77777777" w:rsidR="00740A23" w:rsidRDefault="00740A23" w:rsidP="00F375C5">
            <w:pPr>
              <w:pStyle w:val="Tabletext"/>
            </w:pPr>
          </w:p>
          <w:p w14:paraId="6B7A4C2E" w14:textId="77777777" w:rsidR="00740A23" w:rsidRDefault="00740A23" w:rsidP="00F375C5">
            <w:pPr>
              <w:pStyle w:val="Tabletext"/>
            </w:pPr>
            <w:r>
              <w:t>Minimizes cutover window by automating</w:t>
            </w:r>
            <w:r>
              <w:rPr>
                <w:spacing w:val="-12"/>
              </w:rPr>
              <w:t xml:space="preserve"> </w:t>
            </w:r>
            <w:r>
              <w:t>business</w:t>
            </w:r>
            <w:r>
              <w:rPr>
                <w:spacing w:val="-12"/>
              </w:rPr>
              <w:t xml:space="preserve"> </w:t>
            </w:r>
            <w:r>
              <w:t>validation</w:t>
            </w:r>
            <w:r>
              <w:rPr>
                <w:spacing w:val="-12"/>
              </w:rPr>
              <w:t xml:space="preserve"> </w:t>
            </w:r>
            <w:r>
              <w:t>tasks</w:t>
            </w:r>
          </w:p>
        </w:tc>
      </w:tr>
      <w:tr w:rsidR="00740A23" w14:paraId="6B86742E" w14:textId="77777777" w:rsidTr="00740A23">
        <w:trPr>
          <w:trHeight w:val="1142"/>
        </w:trPr>
        <w:tc>
          <w:tcPr>
            <w:tcW w:w="1633" w:type="dxa"/>
            <w:tcBorders>
              <w:left w:val="nil"/>
              <w:right w:val="single" w:sz="4" w:space="0" w:color="FFFFFF" w:themeColor="background1"/>
            </w:tcBorders>
            <w:shd w:val="clear" w:color="auto" w:fill="F1F1F1"/>
          </w:tcPr>
          <w:p w14:paraId="448ED7C3" w14:textId="77777777" w:rsidR="00740A23" w:rsidRDefault="00740A23" w:rsidP="00F375C5">
            <w:pPr>
              <w:pStyle w:val="Tabletextbold"/>
            </w:pPr>
          </w:p>
          <w:p w14:paraId="36F81A6C" w14:textId="77777777" w:rsidR="00740A23" w:rsidRDefault="00740A23" w:rsidP="00F375C5">
            <w:pPr>
              <w:pStyle w:val="Tabletextbold"/>
            </w:pPr>
            <w:r>
              <w:rPr>
                <w:spacing w:val="-2"/>
              </w:rPr>
              <w:t>Overall</w:t>
            </w:r>
          </w:p>
        </w:tc>
        <w:tc>
          <w:tcPr>
            <w:tcW w:w="1755" w:type="dxa"/>
            <w:tcBorders>
              <w:left w:val="single" w:sz="4" w:space="0" w:color="FFFFFF" w:themeColor="background1"/>
              <w:right w:val="nil"/>
            </w:tcBorders>
          </w:tcPr>
          <w:p w14:paraId="671A7F1E" w14:textId="77777777" w:rsidR="00740A23" w:rsidRDefault="00740A23" w:rsidP="00F375C5">
            <w:pPr>
              <w:pStyle w:val="Tabletextbold"/>
            </w:pPr>
            <w:r>
              <w:t>D-CUT</w:t>
            </w:r>
            <w:r>
              <w:rPr>
                <w:spacing w:val="-12"/>
              </w:rPr>
              <w:t xml:space="preserve"> </w:t>
            </w:r>
            <w:r>
              <w:t>(Deloitte Cutover Tool)</w:t>
            </w:r>
          </w:p>
        </w:tc>
        <w:tc>
          <w:tcPr>
            <w:tcW w:w="2978" w:type="dxa"/>
            <w:tcBorders>
              <w:left w:val="nil"/>
              <w:right w:val="nil"/>
            </w:tcBorders>
          </w:tcPr>
          <w:p w14:paraId="7E8B9296" w14:textId="77777777" w:rsidR="00740A23" w:rsidRPr="002937F2" w:rsidRDefault="00740A23" w:rsidP="00F375C5">
            <w:pPr>
              <w:pStyle w:val="Tabletext"/>
              <w:rPr>
                <w:lang w:val="en-IN"/>
              </w:rPr>
            </w:pPr>
            <w:r>
              <w:t>Automated cutover execution, tracking, and iterative optimization platform. Manages task sequencing, dependency tracking, real-time progress monitoring, go/no-go decision documentation, and rollback trigger logging across cutover cycles and rehearsals.</w:t>
            </w:r>
          </w:p>
        </w:tc>
        <w:tc>
          <w:tcPr>
            <w:tcW w:w="3796" w:type="dxa"/>
            <w:tcBorders>
              <w:left w:val="nil"/>
              <w:right w:val="nil"/>
            </w:tcBorders>
          </w:tcPr>
          <w:p w14:paraId="4B838BE3" w14:textId="77777777" w:rsidR="00740A23" w:rsidRPr="004235A8" w:rsidRDefault="00740A23" w:rsidP="00F375C5">
            <w:pPr>
              <w:pStyle w:val="Tabletext"/>
              <w:rPr>
                <w:lang w:val="en-IN"/>
              </w:rPr>
            </w:pPr>
            <w:r>
              <w:t>Minimizes risk and reduces downtime by automating cutover task execution</w:t>
            </w:r>
          </w:p>
          <w:p w14:paraId="109A6600" w14:textId="619D038F" w:rsidR="00740A23" w:rsidRPr="004235A8" w:rsidRDefault="00740A23" w:rsidP="00F375C5">
            <w:pPr>
              <w:pStyle w:val="DTablebullet1"/>
              <w:rPr>
                <w:lang w:val="en-IN"/>
              </w:rPr>
            </w:pPr>
            <w:r>
              <w:t>Directly supports the three mandatory cutover rehearsal cycles</w:t>
            </w:r>
          </w:p>
          <w:p w14:paraId="0E47BC02" w14:textId="5E44A7E6" w:rsidR="00740A23" w:rsidRPr="004235A8" w:rsidRDefault="00740A23" w:rsidP="00F375C5">
            <w:pPr>
              <w:pStyle w:val="DTablebullet1"/>
              <w:rPr>
                <w:lang w:val="en-IN"/>
              </w:rPr>
            </w:pPr>
            <w:r>
              <w:t xml:space="preserve">Provides audit trail for go-live approval gate </w:t>
            </w:r>
          </w:p>
          <w:p w14:paraId="7104606E" w14:textId="5255A8E2" w:rsidR="00740A23" w:rsidRPr="004235A8" w:rsidRDefault="00740A23" w:rsidP="00F375C5">
            <w:pPr>
              <w:pStyle w:val="DTablebullet1"/>
              <w:rPr>
                <w:szCs w:val="18"/>
                <w:lang w:val="en-IN"/>
              </w:rPr>
            </w:pPr>
            <w:r>
              <w:rPr>
                <w:szCs w:val="18"/>
              </w:rPr>
              <w:t>Directly fulfils Cutover &amp; Hypercare Specification</w:t>
            </w:r>
          </w:p>
          <w:p w14:paraId="4FF455A5" w14:textId="77777777" w:rsidR="00740A23" w:rsidRDefault="00740A23" w:rsidP="00F375C5">
            <w:pPr>
              <w:pStyle w:val="Tabletext"/>
            </w:pPr>
          </w:p>
        </w:tc>
      </w:tr>
      <w:tr w:rsidR="00740A23" w14:paraId="0B56DAEA" w14:textId="77777777" w:rsidTr="00740A23">
        <w:trPr>
          <w:trHeight w:val="1142"/>
        </w:trPr>
        <w:tc>
          <w:tcPr>
            <w:tcW w:w="1633" w:type="dxa"/>
            <w:tcBorders>
              <w:left w:val="nil"/>
              <w:right w:val="single" w:sz="4" w:space="0" w:color="FFFFFF" w:themeColor="background1"/>
            </w:tcBorders>
            <w:shd w:val="clear" w:color="auto" w:fill="F1F1F1"/>
          </w:tcPr>
          <w:p w14:paraId="2023EF5D" w14:textId="77777777" w:rsidR="00740A23" w:rsidRDefault="00740A23" w:rsidP="00A9228B">
            <w:pPr>
              <w:pStyle w:val="Tabletextbold"/>
            </w:pPr>
          </w:p>
        </w:tc>
        <w:tc>
          <w:tcPr>
            <w:tcW w:w="1755" w:type="dxa"/>
            <w:tcBorders>
              <w:left w:val="single" w:sz="4" w:space="0" w:color="FFFFFF" w:themeColor="background1"/>
              <w:right w:val="nil"/>
            </w:tcBorders>
          </w:tcPr>
          <w:p w14:paraId="1DA296C8" w14:textId="77777777" w:rsidR="00740A23" w:rsidRPr="00E94F00" w:rsidRDefault="00740A23" w:rsidP="00A9228B">
            <w:pPr>
              <w:pStyle w:val="Tabletextbold"/>
            </w:pPr>
            <w:r>
              <w:t>ServiceNow</w:t>
            </w:r>
          </w:p>
        </w:tc>
        <w:tc>
          <w:tcPr>
            <w:tcW w:w="2978" w:type="dxa"/>
            <w:tcBorders>
              <w:left w:val="nil"/>
              <w:right w:val="nil"/>
            </w:tcBorders>
          </w:tcPr>
          <w:p w14:paraId="017F41E3" w14:textId="77777777" w:rsidR="00740A23" w:rsidRPr="00A9228B" w:rsidRDefault="00740A23" w:rsidP="00A9228B">
            <w:pPr>
              <w:pStyle w:val="Tabletext"/>
            </w:pPr>
            <w:commentRangeStart w:id="75"/>
            <w:r>
              <w:t>Ticket</w:t>
            </w:r>
            <w:commentRangeEnd w:id="75"/>
            <w:r>
              <w:rPr>
                <w:rStyle w:val="CommentReference"/>
                <w:sz w:val="18"/>
                <w:szCs w:val="24"/>
              </w:rPr>
              <w:commentReference w:id="75"/>
            </w:r>
            <w:r>
              <w:t xml:space="preserve"> tool</w:t>
            </w:r>
          </w:p>
        </w:tc>
        <w:tc>
          <w:tcPr>
            <w:tcW w:w="3796" w:type="dxa"/>
            <w:tcBorders>
              <w:left w:val="nil"/>
              <w:right w:val="nil"/>
            </w:tcBorders>
          </w:tcPr>
          <w:p w14:paraId="0A0F6308" w14:textId="77777777" w:rsidR="00740A23" w:rsidRPr="00A9228B" w:rsidRDefault="00740A23" w:rsidP="00A9228B">
            <w:pPr>
              <w:pStyle w:val="Tabletext"/>
            </w:pPr>
          </w:p>
        </w:tc>
      </w:tr>
      <w:tr w:rsidR="00740A23" w14:paraId="263AD3E6" w14:textId="77777777" w:rsidTr="00740A23">
        <w:trPr>
          <w:trHeight w:val="1142"/>
        </w:trPr>
        <w:tc>
          <w:tcPr>
            <w:tcW w:w="1633" w:type="dxa"/>
            <w:tcBorders>
              <w:left w:val="nil"/>
              <w:right w:val="single" w:sz="4" w:space="0" w:color="FFFFFF" w:themeColor="background1"/>
            </w:tcBorders>
            <w:shd w:val="clear" w:color="auto" w:fill="F1F1F1"/>
          </w:tcPr>
          <w:p w14:paraId="1E18FA0C" w14:textId="77777777" w:rsidR="00740A23" w:rsidRDefault="00740A23" w:rsidP="00A9228B">
            <w:pPr>
              <w:pStyle w:val="Tabletextbold"/>
            </w:pPr>
            <w:r>
              <w:t>Overall</w:t>
            </w:r>
          </w:p>
        </w:tc>
        <w:tc>
          <w:tcPr>
            <w:tcW w:w="1755" w:type="dxa"/>
            <w:tcBorders>
              <w:left w:val="single" w:sz="4" w:space="0" w:color="FFFFFF" w:themeColor="background1"/>
              <w:right w:val="nil"/>
            </w:tcBorders>
          </w:tcPr>
          <w:p w14:paraId="3F3D4E93" w14:textId="77777777" w:rsidR="00740A23" w:rsidRDefault="00740A23" w:rsidP="00A9228B">
            <w:pPr>
              <w:pStyle w:val="Tabletextbold"/>
            </w:pPr>
            <w:r>
              <w:t>Azure DevOps</w:t>
            </w:r>
          </w:p>
        </w:tc>
        <w:tc>
          <w:tcPr>
            <w:tcW w:w="2978" w:type="dxa"/>
            <w:tcBorders>
              <w:left w:val="nil"/>
              <w:right w:val="nil"/>
            </w:tcBorders>
          </w:tcPr>
          <w:p w14:paraId="2DFC460B" w14:textId="77777777" w:rsidR="00740A23" w:rsidRPr="00A9228B" w:rsidRDefault="00740A23" w:rsidP="00A9228B">
            <w:pPr>
              <w:pStyle w:val="Tabletext"/>
            </w:pPr>
            <w:r>
              <w:t>User stories for tracking of Project delivery tasks such as workshops, readouts, playbacks and more</w:t>
            </w:r>
          </w:p>
        </w:tc>
        <w:tc>
          <w:tcPr>
            <w:tcW w:w="3796" w:type="dxa"/>
            <w:tcBorders>
              <w:left w:val="nil"/>
              <w:right w:val="nil"/>
            </w:tcBorders>
          </w:tcPr>
          <w:p w14:paraId="4217CDB1" w14:textId="77777777" w:rsidR="00740A23" w:rsidRPr="00A9228B" w:rsidRDefault="00740A23" w:rsidP="00A9228B">
            <w:pPr>
              <w:pStyle w:val="Tabletext"/>
            </w:pPr>
          </w:p>
        </w:tc>
      </w:tr>
      <w:tr w:rsidR="0078155A" w14:paraId="59739BE2" w14:textId="77777777" w:rsidTr="00740A23">
        <w:trPr>
          <w:trHeight w:val="1142"/>
        </w:trPr>
        <w:tc>
          <w:tcPr>
            <w:tcW w:w="1633" w:type="dxa"/>
            <w:tcBorders>
              <w:left w:val="nil"/>
              <w:right w:val="single" w:sz="4" w:space="0" w:color="FFFFFF" w:themeColor="background1"/>
            </w:tcBorders>
            <w:shd w:val="clear" w:color="auto" w:fill="F1F1F1"/>
          </w:tcPr>
          <w:p w14:paraId="2125283C" w14:textId="532374E1" w:rsidR="0078155A" w:rsidRPr="604C123F" w:rsidRDefault="0078155A" w:rsidP="0078155A">
            <w:pPr>
              <w:pStyle w:val="Tabletextbold"/>
            </w:pPr>
            <w:commentRangeStart w:id="77"/>
            <w:r>
              <w:t>Change Management</w:t>
            </w:r>
            <w:commentRangeEnd w:id="77"/>
            <w:r>
              <w:rPr>
                <w:rStyle w:val="CommentReference"/>
                <w:sz w:val="20"/>
                <w:szCs w:val="24"/>
              </w:rPr>
              <w:commentReference w:id="77"/>
            </w:r>
          </w:p>
        </w:tc>
        <w:tc>
          <w:tcPr>
            <w:tcW w:w="1755" w:type="dxa"/>
            <w:tcBorders>
              <w:left w:val="single" w:sz="4" w:space="0" w:color="FFFFFF" w:themeColor="background1"/>
              <w:right w:val="nil"/>
            </w:tcBorders>
          </w:tcPr>
          <w:p w14:paraId="29853FDE" w14:textId="3EDE8E0E" w:rsidR="0078155A" w:rsidRPr="604C123F" w:rsidRDefault="0078155A" w:rsidP="0078155A">
            <w:pPr>
              <w:pStyle w:val="Tabletextbold"/>
            </w:pPr>
            <w:r>
              <w:rPr>
                <w:sz w:val="18"/>
              </w:rPr>
              <w:t>AmbitionScan</w:t>
            </w:r>
          </w:p>
        </w:tc>
        <w:tc>
          <w:tcPr>
            <w:tcW w:w="2978" w:type="dxa"/>
            <w:tcBorders>
              <w:left w:val="nil"/>
              <w:right w:val="nil"/>
            </w:tcBorders>
          </w:tcPr>
          <w:p w14:paraId="77EFF8B8" w14:textId="7AFC9369" w:rsidR="0078155A" w:rsidRPr="00F375C5" w:rsidRDefault="0078155A" w:rsidP="0078155A">
            <w:pPr>
              <w:pStyle w:val="Tabletext"/>
            </w:pPr>
            <w:r>
              <w:t>AmbitionScan, our 28-question diagnostic accelerator, will allow us to quickly analyze Project 3’s change ambition across Indiana, Ohio, and MVLt, and automatically generate a report to prioritize the right areas and activities to invest change effort.</w:t>
            </w:r>
          </w:p>
        </w:tc>
        <w:tc>
          <w:tcPr>
            <w:tcW w:w="3796" w:type="dxa"/>
            <w:tcBorders>
              <w:left w:val="nil"/>
              <w:right w:val="nil"/>
            </w:tcBorders>
          </w:tcPr>
          <w:p w14:paraId="48BB874D" w14:textId="5A994CF9" w:rsidR="00776811" w:rsidRPr="00776811" w:rsidRDefault="00776811" w:rsidP="00776811">
            <w:pPr>
              <w:pStyle w:val="Tabletext"/>
            </w:pPr>
            <w:r>
              <w:t>Helps Project 3 focus change resources on the areas with the greatest business impact, so the implementation is aligned to local readiness and adoption needs.</w:t>
            </w:r>
          </w:p>
          <w:p w14:paraId="4C259936" w14:textId="77777777" w:rsidR="0078155A" w:rsidRPr="00F375C5" w:rsidRDefault="0078155A" w:rsidP="0078155A">
            <w:pPr>
              <w:pStyle w:val="Tabletext"/>
            </w:pPr>
          </w:p>
        </w:tc>
      </w:tr>
      <w:tr w:rsidR="0078155A" w14:paraId="4F613B18" w14:textId="77777777" w:rsidTr="00740A23">
        <w:trPr>
          <w:trHeight w:val="1142"/>
        </w:trPr>
        <w:tc>
          <w:tcPr>
            <w:tcW w:w="1633" w:type="dxa"/>
            <w:tcBorders>
              <w:left w:val="nil"/>
              <w:right w:val="single" w:sz="4" w:space="0" w:color="FFFFFF" w:themeColor="background1"/>
            </w:tcBorders>
            <w:shd w:val="clear" w:color="auto" w:fill="F1F1F1"/>
          </w:tcPr>
          <w:p w14:paraId="0A55BB78" w14:textId="7EF8D6C6" w:rsidR="0078155A" w:rsidRDefault="0078155A" w:rsidP="0078155A">
            <w:pPr>
              <w:pStyle w:val="Tabletextbold"/>
            </w:pPr>
            <w:r>
              <w:t>Change Management</w:t>
            </w:r>
          </w:p>
        </w:tc>
        <w:tc>
          <w:tcPr>
            <w:tcW w:w="1755" w:type="dxa"/>
            <w:tcBorders>
              <w:left w:val="single" w:sz="4" w:space="0" w:color="FFFFFF" w:themeColor="background1"/>
              <w:right w:val="nil"/>
            </w:tcBorders>
          </w:tcPr>
          <w:p w14:paraId="16058FB0" w14:textId="6024F26A" w:rsidR="0078155A" w:rsidRPr="00AF2B32" w:rsidRDefault="0078155A" w:rsidP="0078155A">
            <w:pPr>
              <w:pStyle w:val="Tabletextbold"/>
              <w:rPr>
                <w:sz w:val="18"/>
              </w:rPr>
            </w:pPr>
            <w:r>
              <w:rPr>
                <w:sz w:val="18"/>
              </w:rPr>
              <w:t>ChangeScan</w:t>
            </w:r>
          </w:p>
        </w:tc>
        <w:tc>
          <w:tcPr>
            <w:tcW w:w="2978" w:type="dxa"/>
            <w:tcBorders>
              <w:left w:val="nil"/>
              <w:right w:val="nil"/>
            </w:tcBorders>
          </w:tcPr>
          <w:p w14:paraId="6E66030A" w14:textId="0474BF87" w:rsidR="0078155A" w:rsidRPr="00AF2B32" w:rsidRDefault="0078155A" w:rsidP="0078155A">
            <w:pPr>
              <w:pStyle w:val="Tabletext"/>
            </w:pPr>
            <w:r>
              <w:t xml:space="preserve">ChangeScan, our 24-question diagnostic accelerator, will help assess change propensity by evaluating the five indices and will provide recommendations and insights on how to shape the change activities based on Project 3’s requirements for the the program programme. </w:t>
            </w:r>
          </w:p>
        </w:tc>
        <w:tc>
          <w:tcPr>
            <w:tcW w:w="3796" w:type="dxa"/>
            <w:tcBorders>
              <w:left w:val="nil"/>
              <w:right w:val="nil"/>
            </w:tcBorders>
          </w:tcPr>
          <w:p w14:paraId="7691F8A1" w14:textId="411AF077" w:rsidR="00A1462A" w:rsidRPr="00A1462A" w:rsidRDefault="00C425B3" w:rsidP="00A1462A">
            <w:pPr>
              <w:pStyle w:val="Tabletext"/>
            </w:pPr>
            <w:r>
              <w:t xml:space="preserve">Surfaces where the organization can realistically absorb SAP PM process and role changes, so we can sequence interventions to protect operations, enabling more targeted interventions and reducing adoption risk.</w:t>
            </w:r>
          </w:p>
          <w:p w14:paraId="5A8F87FF" w14:textId="58FC3624" w:rsidR="0078155A" w:rsidRPr="00F375C5" w:rsidRDefault="0078155A" w:rsidP="0078155A">
            <w:pPr>
              <w:pStyle w:val="Tabletext"/>
            </w:pPr>
          </w:p>
        </w:tc>
      </w:tr>
      <w:tr w:rsidR="0078155A" w14:paraId="67E7C5DE" w14:textId="77777777" w:rsidTr="00740A23">
        <w:trPr>
          <w:trHeight w:val="1142"/>
        </w:trPr>
        <w:tc>
          <w:tcPr>
            <w:tcW w:w="1633" w:type="dxa"/>
            <w:tcBorders>
              <w:left w:val="nil"/>
              <w:right w:val="single" w:sz="4" w:space="0" w:color="FFFFFF" w:themeColor="background1"/>
            </w:tcBorders>
            <w:shd w:val="clear" w:color="auto" w:fill="F1F1F1"/>
          </w:tcPr>
          <w:p w14:paraId="573921F6" w14:textId="2B546244" w:rsidR="0078155A" w:rsidRDefault="0078155A" w:rsidP="0078155A">
            <w:pPr>
              <w:pStyle w:val="Tabletextbold"/>
            </w:pPr>
            <w:r>
              <w:t>Change Management</w:t>
            </w:r>
          </w:p>
        </w:tc>
        <w:tc>
          <w:tcPr>
            <w:tcW w:w="1755" w:type="dxa"/>
            <w:tcBorders>
              <w:left w:val="single" w:sz="4" w:space="0" w:color="FFFFFF" w:themeColor="background1"/>
              <w:right w:val="nil"/>
            </w:tcBorders>
          </w:tcPr>
          <w:p w14:paraId="45D8CAD6" w14:textId="419ED267" w:rsidR="0078155A" w:rsidRPr="00AF2B32" w:rsidRDefault="0078155A" w:rsidP="0078155A">
            <w:pPr>
              <w:pStyle w:val="Tabletextbold"/>
              <w:rPr>
                <w:sz w:val="18"/>
              </w:rPr>
            </w:pPr>
            <w:r>
              <w:rPr>
                <w:bCs/>
                <w:sz w:val="18"/>
              </w:rPr>
              <w:t>LeadershipScan</w:t>
            </w:r>
          </w:p>
        </w:tc>
        <w:tc>
          <w:tcPr>
            <w:tcW w:w="2978" w:type="dxa"/>
            <w:tcBorders>
              <w:left w:val="nil"/>
              <w:right w:val="nil"/>
            </w:tcBorders>
          </w:tcPr>
          <w:p w14:paraId="28EA3FDF" w14:textId="04FAA3D2" w:rsidR="0078155A" w:rsidRPr="00AF2B32" w:rsidRDefault="0078155A" w:rsidP="0078155A">
            <w:pPr>
              <w:pStyle w:val="Tabletext"/>
            </w:pPr>
            <w:r>
              <w:t>LeadershipScan is a 33-question diagnostic used to assess an individual’s capacity to succeed in complex, uncertain environments based on the dimensions of cognitive, behavioral, and emotional demands.</w:t>
            </w:r>
          </w:p>
        </w:tc>
        <w:tc>
          <w:tcPr>
            <w:tcW w:w="3796" w:type="dxa"/>
            <w:tcBorders>
              <w:left w:val="nil"/>
              <w:right w:val="nil"/>
            </w:tcBorders>
          </w:tcPr>
          <w:p w14:paraId="440BEC75" w14:textId="7D8DBE57" w:rsidR="007819AA" w:rsidRPr="007819AA" w:rsidRDefault="007819AA" w:rsidP="007819AA">
            <w:pPr>
              <w:pStyle w:val="Tabletext"/>
            </w:pPr>
            <w:r>
              <w:t>Helps identify where leaders may need additional support so they can actively sponsor the rollout, reinforce expectations, and model the desired behaviors.</w:t>
            </w:r>
          </w:p>
          <w:p w14:paraId="3DA11678" w14:textId="77777777" w:rsidR="0078155A" w:rsidRPr="00F375C5" w:rsidRDefault="0078155A" w:rsidP="0078155A">
            <w:pPr>
              <w:pStyle w:val="Tabletext"/>
            </w:pPr>
          </w:p>
        </w:tc>
      </w:tr>
      <w:tr w:rsidR="0078155A" w14:paraId="44811F38" w14:textId="77777777" w:rsidTr="00740A23">
        <w:trPr>
          <w:trHeight w:val="1142"/>
        </w:trPr>
        <w:tc>
          <w:tcPr>
            <w:tcW w:w="1633" w:type="dxa"/>
            <w:tcBorders>
              <w:left w:val="nil"/>
              <w:right w:val="single" w:sz="4" w:space="0" w:color="FFFFFF" w:themeColor="background1"/>
            </w:tcBorders>
            <w:shd w:val="clear" w:color="auto" w:fill="F1F1F1"/>
          </w:tcPr>
          <w:p w14:paraId="569E836E" w14:textId="5F4A99C0" w:rsidR="0078155A" w:rsidRDefault="0078155A" w:rsidP="0078155A">
            <w:pPr>
              <w:pStyle w:val="Tabletextbold"/>
            </w:pPr>
            <w:r>
              <w:t>Change Management</w:t>
            </w:r>
          </w:p>
        </w:tc>
        <w:tc>
          <w:tcPr>
            <w:tcW w:w="1755" w:type="dxa"/>
            <w:tcBorders>
              <w:left w:val="single" w:sz="4" w:space="0" w:color="FFFFFF" w:themeColor="background1"/>
              <w:right w:val="nil"/>
            </w:tcBorders>
          </w:tcPr>
          <w:p w14:paraId="1A2502D5" w14:textId="289773B3" w:rsidR="0078155A" w:rsidRPr="00AF2B32" w:rsidRDefault="0078155A" w:rsidP="0078155A">
            <w:pPr>
              <w:pStyle w:val="Tabletextbold"/>
              <w:rPr>
                <w:bCs/>
                <w:sz w:val="18"/>
              </w:rPr>
            </w:pPr>
            <w:r>
              <w:rPr>
                <w:sz w:val="18"/>
              </w:rPr>
              <w:t>LearningScan</w:t>
            </w:r>
          </w:p>
        </w:tc>
        <w:tc>
          <w:tcPr>
            <w:tcW w:w="2978" w:type="dxa"/>
            <w:tcBorders>
              <w:left w:val="nil"/>
              <w:right w:val="nil"/>
            </w:tcBorders>
          </w:tcPr>
          <w:p w14:paraId="18EA6020" w14:textId="553E5106" w:rsidR="0078155A" w:rsidRPr="00AF2B32" w:rsidRDefault="0078155A" w:rsidP="0078155A">
            <w:pPr>
              <w:pStyle w:val="Tabletext"/>
            </w:pPr>
            <w:r>
              <w:t>LearningScan is a 25-question diagnostic used at the onset of training to optimize the Learning Strategy development by confirming Project 3’s learning tools, capabilities, and organizational learning tendencies across Indiana, Ohio, and MVLt.</w:t>
            </w:r>
          </w:p>
        </w:tc>
        <w:tc>
          <w:tcPr>
            <w:tcW w:w="3796" w:type="dxa"/>
            <w:tcBorders>
              <w:left w:val="nil"/>
              <w:right w:val="nil"/>
            </w:tcBorders>
          </w:tcPr>
          <w:p w14:paraId="6D112B12" w14:textId="025745D3" w:rsidR="00A13A6E" w:rsidRPr="00A13A6E" w:rsidRDefault="00A13A6E" w:rsidP="00A13A6E">
            <w:pPr>
              <w:pStyle w:val="Tabletext"/>
            </w:pPr>
            <w:r>
              <w:t xml:space="preserve">Enables tailoring of the training approach to how Project 3 employees learn best, improving readiness, retention, and field adoption of new processes.</w:t>
            </w:r>
          </w:p>
          <w:p w14:paraId="72766EAF" w14:textId="77777777" w:rsidR="0078155A" w:rsidRPr="00F375C5" w:rsidRDefault="0078155A" w:rsidP="0078155A">
            <w:pPr>
              <w:pStyle w:val="Tabletext"/>
            </w:pPr>
          </w:p>
        </w:tc>
      </w:tr>
      <w:tr w:rsidR="0078155A" w14:paraId="0F344F03" w14:textId="77777777" w:rsidTr="00740A23">
        <w:trPr>
          <w:trHeight w:val="1142"/>
        </w:trPr>
        <w:tc>
          <w:tcPr>
            <w:tcW w:w="1633" w:type="dxa"/>
            <w:tcBorders>
              <w:left w:val="nil"/>
              <w:right w:val="single" w:sz="4" w:space="0" w:color="FFFFFF" w:themeColor="background1"/>
            </w:tcBorders>
            <w:shd w:val="clear" w:color="auto" w:fill="F1F1F1"/>
          </w:tcPr>
          <w:p w14:paraId="4268BA09" w14:textId="4BF94CCA" w:rsidR="0078155A" w:rsidRDefault="0078155A" w:rsidP="0078155A">
            <w:pPr>
              <w:pStyle w:val="Tabletextbold"/>
            </w:pPr>
            <w:r>
              <w:t>Change Management</w:t>
            </w:r>
          </w:p>
        </w:tc>
        <w:tc>
          <w:tcPr>
            <w:tcW w:w="1755" w:type="dxa"/>
            <w:tcBorders>
              <w:left w:val="single" w:sz="4" w:space="0" w:color="FFFFFF" w:themeColor="background1"/>
              <w:right w:val="nil"/>
            </w:tcBorders>
          </w:tcPr>
          <w:p w14:paraId="46B5B11A" w14:textId="64C7DF09" w:rsidR="0078155A" w:rsidRPr="00AF2B32" w:rsidRDefault="0078155A" w:rsidP="0078155A">
            <w:pPr>
              <w:pStyle w:val="Tabletextbold"/>
              <w:rPr>
                <w:sz w:val="18"/>
              </w:rPr>
            </w:pPr>
            <w:r>
              <w:rPr>
                <w:sz w:val="18"/>
              </w:rPr>
              <w:t>ChangeBlueprint</w:t>
            </w:r>
          </w:p>
        </w:tc>
        <w:tc>
          <w:tcPr>
            <w:tcW w:w="2978" w:type="dxa"/>
            <w:tcBorders>
              <w:left w:val="nil"/>
              <w:right w:val="nil"/>
            </w:tcBorders>
          </w:tcPr>
          <w:p w14:paraId="43581760" w14:textId="62C437E8" w:rsidR="0078155A" w:rsidRPr="00AF2B32" w:rsidRDefault="0078155A" w:rsidP="0078155A">
            <w:pPr>
              <w:pStyle w:val="Tabletext"/>
            </w:pPr>
            <w:r>
              <w:t>ChangeBlueprint is a strategy accelerator that combines the power of AmbitionScan and ChangeScan to accelerate your change strategy and provide baseline recommendations for how you should approach your critical change priorities.</w:t>
            </w:r>
          </w:p>
        </w:tc>
        <w:tc>
          <w:tcPr>
            <w:tcW w:w="3796" w:type="dxa"/>
            <w:tcBorders>
              <w:left w:val="nil"/>
              <w:right w:val="nil"/>
            </w:tcBorders>
          </w:tcPr>
          <w:p w14:paraId="37FEE36C" w14:textId="77777777" w:rsidR="0028716C" w:rsidRPr="0028716C" w:rsidRDefault="0028716C" w:rsidP="0028716C">
            <w:pPr>
              <w:pStyle w:val="Tabletext"/>
            </w:pPr>
            <w:r>
              <w:t>Gives Project 3 an integrated view of ambition and readiness, helping prioritize the most important actions and accelerate a practical, implementable change plan.</w:t>
            </w:r>
          </w:p>
          <w:p w14:paraId="25858B0E" w14:textId="77777777" w:rsidR="0078155A" w:rsidRPr="00F375C5" w:rsidRDefault="0078155A" w:rsidP="0078155A">
            <w:pPr>
              <w:pStyle w:val="Tabletext"/>
            </w:pPr>
          </w:p>
        </w:tc>
      </w:tr>
      <w:tr w:rsidR="0078155A" w14:paraId="68DC8BC1" w14:textId="77777777" w:rsidTr="00740A23">
        <w:trPr>
          <w:trHeight w:val="1142"/>
        </w:trPr>
        <w:tc>
          <w:tcPr>
            <w:tcW w:w="1633" w:type="dxa"/>
            <w:tcBorders>
              <w:left w:val="nil"/>
              <w:right w:val="single" w:sz="4" w:space="0" w:color="FFFFFF" w:themeColor="background1"/>
            </w:tcBorders>
            <w:shd w:val="clear" w:color="auto" w:fill="F1F1F1"/>
          </w:tcPr>
          <w:p w14:paraId="115CE2AF" w14:textId="3603CCC2" w:rsidR="0078155A" w:rsidRDefault="0078155A" w:rsidP="0078155A">
            <w:pPr>
              <w:pStyle w:val="Tabletextbold"/>
            </w:pPr>
            <w:r>
              <w:t>Change Management</w:t>
            </w:r>
          </w:p>
        </w:tc>
        <w:tc>
          <w:tcPr>
            <w:tcW w:w="1755" w:type="dxa"/>
            <w:tcBorders>
              <w:left w:val="single" w:sz="4" w:space="0" w:color="FFFFFF" w:themeColor="background1"/>
              <w:right w:val="nil"/>
            </w:tcBorders>
          </w:tcPr>
          <w:p w14:paraId="337114B0" w14:textId="6FEA6877" w:rsidR="0078155A" w:rsidRPr="00AF2B32" w:rsidRDefault="0078155A" w:rsidP="0078155A">
            <w:pPr>
              <w:pStyle w:val="Tabletextbold"/>
              <w:rPr>
                <w:sz w:val="18"/>
              </w:rPr>
            </w:pPr>
            <w:r>
              <w:rPr>
                <w:sz w:val="18"/>
              </w:rPr>
              <w:t>ChangeScout</w:t>
            </w:r>
          </w:p>
        </w:tc>
        <w:tc>
          <w:tcPr>
            <w:tcW w:w="2978" w:type="dxa"/>
            <w:tcBorders>
              <w:left w:val="nil"/>
              <w:right w:val="nil"/>
            </w:tcBorders>
          </w:tcPr>
          <w:p w14:paraId="143377DC" w14:textId="0EB69904" w:rsidR="0078155A" w:rsidRPr="00AF2B32" w:rsidRDefault="0078155A" w:rsidP="0078155A">
            <w:pPr>
              <w:pStyle w:val="Tabletext"/>
            </w:pPr>
            <w:r>
              <w:t xml:space="preserve">ChangeScout captures and analyzes change data, automates deliverables, and surfaces powerful insights throughout the change management lifecycle leveraging an AI and insights-driven approach.</w:t>
            </w:r>
          </w:p>
        </w:tc>
        <w:tc>
          <w:tcPr>
            <w:tcW w:w="3796" w:type="dxa"/>
            <w:tcBorders>
              <w:left w:val="nil"/>
              <w:right w:val="nil"/>
            </w:tcBorders>
          </w:tcPr>
          <w:p w14:paraId="321544B6" w14:textId="77777777" w:rsidR="00B642DF" w:rsidRPr="00B642DF" w:rsidRDefault="00B642DF" w:rsidP="00B642DF">
            <w:pPr>
              <w:pStyle w:val="Tabletext"/>
            </w:pPr>
            <w:r>
              <w:t xml:space="preserve">Improves decision-making during delivery by turning adoption/readiness signals into timely course-corrections, reducing manual effort and allowing the team to respond quickly to adoption issues.</w:t>
            </w:r>
          </w:p>
          <w:p w14:paraId="19145309" w14:textId="74F9C8F0" w:rsidR="00B642DF" w:rsidRPr="00B642DF" w:rsidRDefault="00B642DF" w:rsidP="00B642DF">
            <w:pPr>
              <w:pStyle w:val="Tabletext"/>
            </w:pPr>
          </w:p>
          <w:p w14:paraId="1589F72F" w14:textId="77777777" w:rsidR="0078155A" w:rsidRPr="00F375C5" w:rsidRDefault="0078155A" w:rsidP="0078155A">
            <w:pPr>
              <w:pStyle w:val="Tabletext"/>
            </w:pPr>
          </w:p>
        </w:tc>
      </w:tr>
      <w:tr w:rsidR="0078155A" w14:paraId="64271619" w14:textId="77777777" w:rsidTr="00740A23">
        <w:trPr>
          <w:trHeight w:val="1142"/>
        </w:trPr>
        <w:tc>
          <w:tcPr>
            <w:tcW w:w="1633" w:type="dxa"/>
            <w:tcBorders>
              <w:left w:val="nil"/>
              <w:right w:val="single" w:sz="4" w:space="0" w:color="FFFFFF" w:themeColor="background1"/>
            </w:tcBorders>
            <w:shd w:val="clear" w:color="auto" w:fill="F1F1F1"/>
          </w:tcPr>
          <w:p w14:paraId="18ECAD3C" w14:textId="4AD2ED1E" w:rsidR="0078155A" w:rsidRDefault="0078155A" w:rsidP="0078155A">
            <w:pPr>
              <w:pStyle w:val="Tabletextbold"/>
            </w:pPr>
            <w:r>
              <w:t>Change Management</w:t>
            </w:r>
          </w:p>
        </w:tc>
        <w:tc>
          <w:tcPr>
            <w:tcW w:w="1755" w:type="dxa"/>
            <w:tcBorders>
              <w:left w:val="single" w:sz="4" w:space="0" w:color="FFFFFF" w:themeColor="background1"/>
              <w:right w:val="nil"/>
            </w:tcBorders>
          </w:tcPr>
          <w:p w14:paraId="4ABE98BC" w14:textId="4A87BA10" w:rsidR="0078155A" w:rsidRDefault="0078155A" w:rsidP="0078155A">
            <w:pPr>
              <w:pStyle w:val="Tabletextbold"/>
              <w:rPr>
                <w:sz w:val="18"/>
              </w:rPr>
            </w:pPr>
            <w:r>
              <w:rPr>
                <w:sz w:val="18"/>
              </w:rPr>
              <w:t>TrustID</w:t>
            </w:r>
            <w:r>
              <w:rPr>
                <w:rFonts w:asciiTheme="minorHAnsi" w:hAnsiTheme="minorHAnsi"/>
                <w:sz w:val="18"/>
              </w:rPr>
              <w:t>™</w:t>
            </w:r>
          </w:p>
        </w:tc>
        <w:tc>
          <w:tcPr>
            <w:tcW w:w="2978" w:type="dxa"/>
            <w:tcBorders>
              <w:left w:val="nil"/>
              <w:right w:val="nil"/>
            </w:tcBorders>
          </w:tcPr>
          <w:p w14:paraId="0CF63825" w14:textId="53F9D0C0" w:rsidR="0078155A" w:rsidRPr="00AF100A" w:rsidRDefault="0078155A" w:rsidP="0078155A">
            <w:pPr>
              <w:pStyle w:val="Tabletext"/>
            </w:pPr>
            <w:r>
              <w:t xml:space="preserve">TrustID™ is a Deloitte transformation intelligence accelerator that uses trust as a leading, measurable indicator, powered by the patented Four Factors of Trust, to predict customer behavior and pinpoint the actions, campaigns, and strategies that drive CX, workforce, sales, and analytics transformations.</w:t>
            </w:r>
          </w:p>
        </w:tc>
        <w:tc>
          <w:tcPr>
            <w:tcW w:w="3796" w:type="dxa"/>
            <w:tcBorders>
              <w:left w:val="nil"/>
              <w:right w:val="nil"/>
            </w:tcBorders>
          </w:tcPr>
          <w:p w14:paraId="0687A4AC" w14:textId="7837DC30" w:rsidR="00C57144" w:rsidRPr="00C57144" w:rsidRDefault="00F71F70" w:rsidP="00C57144">
            <w:pPr>
              <w:pStyle w:val="Tabletext"/>
            </w:pPr>
            <w:r>
              <w:t xml:space="preserve">Quantifies where trust may accelerate or hinder adoption, so the change plan can address resistance early and build confidence in the transformation.</w:t>
            </w:r>
          </w:p>
          <w:p w14:paraId="5CD4A0BB" w14:textId="77777777" w:rsidR="0078155A" w:rsidRPr="00F375C5" w:rsidRDefault="0078155A" w:rsidP="0078155A">
            <w:pPr>
              <w:pStyle w:val="Tabletext"/>
            </w:pPr>
          </w:p>
        </w:tc>
      </w:tr>
    </w:tbl>
    <w:p w14:paraId="42FA2B4F" w14:textId="77777777" w:rsidR="00740A23" w:rsidRDefault="00740A23" w:rsidP="00740A23"/>
    <w:p w14:paraId="52D8811D" w14:textId="44F4D251" w:rsidR="00CD03D7" w:rsidRDefault="00CD03D7" w:rsidP="5E76B70F">
      <w:pPr>
        <w:spacing w:line="244" w:lineRule="exact"/>
        <w:rPr>
          <w:sz w:val="18"/>
          <w:szCs w:val="18"/>
        </w:rPr>
      </w:pPr>
    </w:p>
    <w:p w14:paraId="5190D61C" w14:textId="319AC70C" w:rsidR="00CD03D7" w:rsidRDefault="00CD03D7" w:rsidP="00CD03D7">
      <w:pPr>
        <w:spacing w:line="244" w:lineRule="exact"/>
        <w:rPr>
          <w:sz w:val="18"/>
          <w:szCs w:val="18"/>
        </w:rPr>
        <w:sectPr w:rsidR="00CD03D7" w:rsidSect="00BF193F">
          <w:headerReference w:type="default" r:id="rId48"/>
          <w:footerReference w:type="default" r:id="rId49"/>
          <w:pgSz w:w="12240" w:h="15840"/>
          <w:pgMar w:top="1440" w:right="992" w:bottom="561" w:left="1168" w:header="707" w:footer="722" w:gutter="0"/>
          <w:cols w:space="720"/>
          <w:docGrid w:linePitch="326"/>
        </w:sectPr>
      </w:pPr>
    </w:p>
    <w:p w14:paraId="10093429" w14:textId="23CF6FC4" w:rsidR="00182BBA" w:rsidRDefault="00182BBA" w:rsidP="00A9228B">
      <w:pPr>
        <w:pStyle w:val="Heading1"/>
      </w:pPr>
      <w:bookmarkStart w:id="79" w:name="_Toc234865029"/>
      <w:r>
        <w:t>Deliverables, Decision Points, Quality Gates &amp; Acceptance Criteria</w:t>
      </w:r>
      <w:bookmarkEnd w:id="79"/>
    </w:p>
    <w:p w14:paraId="6B293116" w14:textId="699C5A95" w:rsidR="247A30F6" w:rsidRPr="00A9228B" w:rsidRDefault="00DE30D8" w:rsidP="247A30F6">
      <w:pPr>
        <w:rPr>
          <w:rStyle w:val="Strong"/>
        </w:rPr>
      </w:pPr>
      <w:r>
        <w:rPr>
          <w:rStyle w:val="Strong"/>
        </w:rPr>
        <w:t>The proposal shall clearly identify deliverables, decision points, quality gates, approval requirements, and acceptance criteria associated with each phase of the methodology</w:t>
      </w:r>
    </w:p>
    <w:p w14:paraId="62513537" w14:textId="7FFCED18" w:rsidR="5420337B" w:rsidRDefault="5420337B" w:rsidP="004D2FB9">
      <w:r>
        <w:t xml:space="preserve">Project 3 requires the SI to conform to the </w:t>
      </w:r>
      <w:r>
        <w:rPr>
          <w:b/>
          <w:bCs/>
        </w:rPr>
        <w:t>the program 6-Phase-Gate framework</w:t>
      </w:r>
      <w:r>
        <w:t xml:space="preserve"> in the Project 3 Digital PMO playbook, with all stage gates approved by the Executive Steering Committee and with milestone deliverables posted to the Project 3 program repository at least five business days before the relevant gate review. Project 3 also requires formal acceptance by the named authority before invoicing, and it expects end-to-end traceability across requirements, design, build, test, and evidence artifacts</w:t>
      </w:r>
    </w:p>
    <w:p w14:paraId="042188A5" w14:textId="199DEB6B" w:rsidR="5420337B" w:rsidRDefault="5420337B" w:rsidP="004D2FB9">
      <w:r>
        <w:t xml:space="preserve">Deloitte will use </w:t>
      </w:r>
      <w:r>
        <w:rPr>
          <w:b/>
          <w:bCs/>
        </w:rPr>
        <w:t>Ascend</w:t>
      </w:r>
      <w:r>
        <w:t xml:space="preserve"> as the delivery methodology and digital execution platform, with phases of </w:t>
      </w:r>
      <w:r>
        <w:rPr>
          <w:b/>
          <w:bCs/>
        </w:rPr>
        <w:t>Prepare, Imagine, Deliver, and Run</w:t>
      </w:r>
      <w:r>
        <w:t>, tailored to Project 3’s stage-gated governance and acceptance model.</w:t>
      </w:r>
    </w:p>
    <w:p w14:paraId="2D3F1CF9" w14:textId="38603E49" w:rsidR="33CB45AE" w:rsidRDefault="33CB45AE" w:rsidP="004D2FB9"/>
    <w:p w14:paraId="242A7677" w14:textId="251CEF16" w:rsidR="6E7AA946" w:rsidRDefault="6E7AA946" w:rsidP="33CB45AE">
      <w:pPr>
        <w:rPr>
          <w:b/>
        </w:rPr>
      </w:pPr>
      <w:r>
        <w:rPr>
          <w:b/>
        </w:rPr>
        <w:t>Deloitte Ascend Phase-Crosswalk for Project 3</w:t>
      </w:r>
    </w:p>
    <w:p w14:paraId="79B347B7" w14:textId="6BBDCB95" w:rsidR="34B5AD4B" w:rsidRDefault="34B5AD4B" w:rsidP="34B5AD4B"/>
    <w:tbl>
      <w:tblPr>
        <w:tblW w:w="0" w:type="auto"/>
        <w:tblBorders>
          <w:bottom w:val="single" w:sz="4" w:space="0" w:color="D1D1D1" w:themeColor="background2" w:themeShade="E6"/>
          <w:insideH w:val="single" w:sz="4" w:space="0" w:color="D1D1D1" w:themeColor="background2" w:themeShade="E6"/>
        </w:tblBorders>
        <w:tblLook w:val="06A0" w:firstRow="1" w:lastRow="0" w:firstColumn="1" w:lastColumn="0" w:noHBand="1" w:noVBand="1"/>
      </w:tblPr>
      <w:tblGrid>
        <w:gridCol w:w="1550"/>
        <w:gridCol w:w="1694"/>
        <w:gridCol w:w="2601"/>
        <w:gridCol w:w="1257"/>
        <w:gridCol w:w="2248"/>
      </w:tblGrid>
      <w:tr w:rsidR="0EEA2D36" w14:paraId="5C5332D6" w14:textId="77777777" w:rsidTr="00614719">
        <w:trPr>
          <w:trHeight w:val="300"/>
        </w:trPr>
        <w:tc>
          <w:tcPr>
            <w:tcW w:w="1550" w:type="dxa"/>
            <w:shd w:val="clear" w:color="auto" w:fill="4EA72E" w:themeFill="accent6"/>
            <w:tcMar>
              <w:top w:w="15" w:type="dxa"/>
              <w:left w:w="57" w:type="dxa"/>
              <w:right w:w="57" w:type="dxa"/>
            </w:tcMar>
          </w:tcPr>
          <w:p w14:paraId="0B54F636" w14:textId="781DF90D" w:rsidR="0EEA2D36" w:rsidRDefault="0EEA2D36" w:rsidP="004D2FB9">
            <w:pPr>
              <w:pStyle w:val="Tabletitle"/>
            </w:pPr>
            <w:r>
              <w:t>Deloitte Ascend Phase</w:t>
            </w:r>
          </w:p>
        </w:tc>
        <w:tc>
          <w:tcPr>
            <w:tcW w:w="1694" w:type="dxa"/>
            <w:shd w:val="clear" w:color="auto" w:fill="4EA72E" w:themeFill="accent6"/>
            <w:tcMar>
              <w:top w:w="15" w:type="dxa"/>
              <w:left w:w="57" w:type="dxa"/>
              <w:right w:w="57" w:type="dxa"/>
            </w:tcMar>
          </w:tcPr>
          <w:p w14:paraId="45287D33" w14:textId="51D010E1" w:rsidR="0EEA2D36" w:rsidRDefault="0EEA2D36" w:rsidP="004D2FB9">
            <w:pPr>
              <w:pStyle w:val="Tabletitle"/>
            </w:pPr>
            <w:r>
              <w:t>Project 3 Stage Gate / Milestone</w:t>
            </w:r>
          </w:p>
        </w:tc>
        <w:tc>
          <w:tcPr>
            <w:tcW w:w="2601" w:type="dxa"/>
            <w:shd w:val="clear" w:color="auto" w:fill="4EA72E" w:themeFill="accent6"/>
            <w:tcMar>
              <w:top w:w="15" w:type="dxa"/>
              <w:left w:w="57" w:type="dxa"/>
              <w:right w:w="57" w:type="dxa"/>
            </w:tcMar>
          </w:tcPr>
          <w:p w14:paraId="1FFFAEBC" w14:textId="4EC0B5B2" w:rsidR="0EEA2D36" w:rsidRDefault="0EEA2D36" w:rsidP="004D2FB9">
            <w:pPr>
              <w:pStyle w:val="Tabletitle"/>
            </w:pPr>
            <w:r>
              <w:t>Deliverables</w:t>
            </w:r>
          </w:p>
        </w:tc>
        <w:tc>
          <w:tcPr>
            <w:tcW w:w="1257" w:type="dxa"/>
            <w:shd w:val="clear" w:color="auto" w:fill="4EA72E" w:themeFill="accent6"/>
            <w:tcMar>
              <w:top w:w="15" w:type="dxa"/>
              <w:left w:w="57" w:type="dxa"/>
              <w:right w:w="57" w:type="dxa"/>
            </w:tcMar>
          </w:tcPr>
          <w:p w14:paraId="288FA612" w14:textId="07095258" w:rsidR="0EEA2D36" w:rsidRDefault="0EEA2D36" w:rsidP="004D2FB9">
            <w:pPr>
              <w:pStyle w:val="Tabletitle"/>
            </w:pPr>
            <w:r>
              <w:t>Decision Points</w:t>
            </w:r>
          </w:p>
        </w:tc>
        <w:tc>
          <w:tcPr>
            <w:tcW w:w="2248" w:type="dxa"/>
            <w:shd w:val="clear" w:color="auto" w:fill="4EA72E" w:themeFill="accent6"/>
            <w:tcMar>
              <w:top w:w="15" w:type="dxa"/>
              <w:left w:w="57" w:type="dxa"/>
              <w:right w:w="57" w:type="dxa"/>
            </w:tcMar>
          </w:tcPr>
          <w:p w14:paraId="4EFAEA83" w14:textId="286AAA10" w:rsidR="0EEA2D36" w:rsidRDefault="0EEA2D36" w:rsidP="004D2FB9">
            <w:pPr>
              <w:pStyle w:val="Tabletitle"/>
            </w:pPr>
            <w:r>
              <w:t>Quality Gates &amp; Acceptance Criteria</w:t>
            </w:r>
          </w:p>
        </w:tc>
      </w:tr>
      <w:tr w:rsidR="0EEA2D36" w14:paraId="19F75C40" w14:textId="77777777" w:rsidTr="00614719">
        <w:trPr>
          <w:trHeight w:val="3015"/>
        </w:trPr>
        <w:tc>
          <w:tcPr>
            <w:tcW w:w="1550" w:type="dxa"/>
            <w:tcMar>
              <w:top w:w="15" w:type="dxa"/>
              <w:left w:w="57" w:type="dxa"/>
              <w:right w:w="57" w:type="dxa"/>
            </w:tcMar>
          </w:tcPr>
          <w:p w14:paraId="36662556" w14:textId="4BCC6DB1" w:rsidR="0EEA2D36" w:rsidRDefault="0EEA2D36" w:rsidP="004D2FB9">
            <w:pPr>
              <w:pStyle w:val="Tabletext"/>
            </w:pPr>
            <w:r>
              <w:t>Prepare</w:t>
            </w:r>
          </w:p>
        </w:tc>
        <w:tc>
          <w:tcPr>
            <w:tcW w:w="1694" w:type="dxa"/>
            <w:tcMar>
              <w:top w:w="15" w:type="dxa"/>
              <w:left w:w="57" w:type="dxa"/>
              <w:right w:w="57" w:type="dxa"/>
            </w:tcMar>
          </w:tcPr>
          <w:p w14:paraId="5AC19DB4" w14:textId="335B1667" w:rsidR="0EEA2D36" w:rsidRDefault="0EEA2D36" w:rsidP="004D2FB9">
            <w:pPr>
              <w:pStyle w:val="Tabletext"/>
            </w:pPr>
            <w:r>
              <w:t>SG0–SG1 / M1: Project Preparation, Mobilization, Kickoff, Plan Approved</w:t>
            </w:r>
          </w:p>
        </w:tc>
        <w:tc>
          <w:tcPr>
            <w:tcW w:w="2601" w:type="dxa"/>
            <w:tcMar>
              <w:top w:w="15" w:type="dxa"/>
              <w:left w:w="57" w:type="dxa"/>
              <w:right w:w="57" w:type="dxa"/>
            </w:tcMar>
          </w:tcPr>
          <w:p w14:paraId="7359A3D4" w14:textId="77777777" w:rsidR="00DA2498" w:rsidRPr="00EC24B7" w:rsidRDefault="0EEA2D36" w:rsidP="004D2FB9">
            <w:pPr>
              <w:pStyle w:val="DTablebullet1"/>
            </w:pPr>
            <w:r>
              <w:t>Project Charter</w:t>
            </w:r>
          </w:p>
          <w:p w14:paraId="50EEFB78" w14:textId="77777777" w:rsidR="00DA2498" w:rsidRPr="00EC24B7" w:rsidRDefault="0EEA2D36" w:rsidP="004D2FB9">
            <w:pPr>
              <w:pStyle w:val="DTablebullet1"/>
              <w:rPr>
                <w:rFonts w:ascii="Times New Roman" w:eastAsia="Times New Roman" w:hAnsi="Times New Roman"/>
              </w:rPr>
            </w:pPr>
            <w:r>
              <w:t>PMP</w:t>
            </w:r>
          </w:p>
          <w:p w14:paraId="7B320361" w14:textId="77777777" w:rsidR="00DA2498" w:rsidRPr="00EC24B7" w:rsidRDefault="0EEA2D36" w:rsidP="004D2FB9">
            <w:pPr>
              <w:pStyle w:val="DTablebullet1"/>
              <w:rPr>
                <w:rFonts w:ascii="Times New Roman" w:eastAsia="Times New Roman" w:hAnsi="Times New Roman"/>
              </w:rPr>
            </w:pPr>
            <w:r>
              <w:t xml:space="preserve">IMS baseline </w:t>
            </w:r>
          </w:p>
          <w:p w14:paraId="48B8A9CE" w14:textId="77777777" w:rsidR="00DA2498" w:rsidRPr="00EC24B7" w:rsidRDefault="0EEA2D36" w:rsidP="004D2FB9">
            <w:pPr>
              <w:pStyle w:val="DTablebullet1"/>
              <w:rPr>
                <w:rFonts w:ascii="Times New Roman" w:eastAsia="Times New Roman" w:hAnsi="Times New Roman"/>
              </w:rPr>
            </w:pPr>
            <w:r>
              <w:t>RASCI</w:t>
            </w:r>
          </w:p>
          <w:p w14:paraId="6F57308E" w14:textId="3E3C5FC2" w:rsidR="00DA2498" w:rsidRPr="00EC24B7" w:rsidRDefault="00951DB1" w:rsidP="004D2FB9">
            <w:pPr>
              <w:pStyle w:val="DTablebullet1"/>
              <w:rPr>
                <w:rFonts w:ascii="Times New Roman" w:eastAsia="Times New Roman" w:hAnsi="Times New Roman"/>
              </w:rPr>
            </w:pPr>
            <w:r>
              <w:t xml:space="preserve">Stakeholders register and approval matrix</w:t>
            </w:r>
          </w:p>
          <w:p w14:paraId="7EEEA6ED" w14:textId="309DE0BF" w:rsidR="00DA2498" w:rsidRDefault="00AD7DF4" w:rsidP="004D2FB9">
            <w:pPr>
              <w:pStyle w:val="DTablebullet1"/>
            </w:pPr>
            <w:r>
              <w:t xml:space="preserve">Communications plan</w:t>
            </w:r>
          </w:p>
          <w:p w14:paraId="2486CF4E" w14:textId="77777777" w:rsidR="00DA2498" w:rsidRDefault="0EEA2D36" w:rsidP="004D2FB9">
            <w:pPr>
              <w:pStyle w:val="DTablebullet1"/>
            </w:pPr>
            <w:r>
              <w:t>RAIDD baseline</w:t>
            </w:r>
          </w:p>
          <w:p w14:paraId="62CBAAE4" w14:textId="77777777" w:rsidR="00DA2498" w:rsidRDefault="00DA2498" w:rsidP="004D2FB9">
            <w:pPr>
              <w:pStyle w:val="DTablebullet1"/>
            </w:pPr>
            <w:r>
              <w:t xml:space="preserve">Resource plan</w:t>
            </w:r>
          </w:p>
          <w:p w14:paraId="3A67D893" w14:textId="77777777" w:rsidR="00DA2498" w:rsidRPr="00EC24B7" w:rsidRDefault="0EEA2D36" w:rsidP="004D2FB9">
            <w:pPr>
              <w:pStyle w:val="DTablebullet1"/>
              <w:rPr>
                <w:rFonts w:ascii="Times New Roman" w:eastAsia="Times New Roman" w:hAnsi="Times New Roman"/>
              </w:rPr>
            </w:pPr>
            <w:r>
              <w:t>kickoff pack</w:t>
            </w:r>
          </w:p>
          <w:p w14:paraId="0E96C1ED" w14:textId="1B04E62C" w:rsidR="0EEA2D36" w:rsidRDefault="00DA2498" w:rsidP="0EEA2D36">
            <w:pPr>
              <w:pStyle w:val="DTablebullet1"/>
            </w:pPr>
            <w:r>
              <w:t xml:space="preserve">Design / fit-gap approach document</w:t>
            </w:r>
          </w:p>
        </w:tc>
        <w:tc>
          <w:tcPr>
            <w:tcW w:w="1257" w:type="dxa"/>
            <w:tcMar>
              <w:top w:w="15" w:type="dxa"/>
              <w:left w:w="57" w:type="dxa"/>
              <w:right w:w="57" w:type="dxa"/>
            </w:tcMar>
          </w:tcPr>
          <w:p w14:paraId="66A2EF6E" w14:textId="2E343B86" w:rsidR="0EEA2D36" w:rsidRDefault="0EEA2D36" w:rsidP="004D2FB9">
            <w:pPr>
              <w:pStyle w:val="Tabletext"/>
            </w:pPr>
            <w:r>
              <w:t>Approve mobilization, governance model, scope alignment, baseline schedule, and decision-rights structure.</w:t>
            </w:r>
          </w:p>
        </w:tc>
        <w:tc>
          <w:tcPr>
            <w:tcW w:w="2248" w:type="dxa"/>
            <w:tcMar>
              <w:top w:w="15" w:type="dxa"/>
              <w:left w:w="57" w:type="dxa"/>
              <w:right w:w="57" w:type="dxa"/>
            </w:tcMar>
          </w:tcPr>
          <w:p w14:paraId="3698FD95" w14:textId="303BD1CB" w:rsidR="0EEA2D36" w:rsidRDefault="0EEA2D36" w:rsidP="004D2FB9">
            <w:pPr>
              <w:pStyle w:val="Tabletext"/>
            </w:pPr>
            <w:r>
              <w:t>G0 and SG1 signed by Project 3 Program Lead and Steering Committee; Performance Canvas, IMS, and RAIDD accepted into the consolidated the program PMO system of record</w:t>
            </w:r>
          </w:p>
        </w:tc>
      </w:tr>
      <w:tr w:rsidR="0EEA2D36" w14:paraId="1EDCDF27" w14:textId="77777777" w:rsidTr="00614719">
        <w:trPr>
          <w:trHeight w:val="2100"/>
        </w:trPr>
        <w:tc>
          <w:tcPr>
            <w:tcW w:w="1550" w:type="dxa"/>
            <w:tcMar>
              <w:top w:w="15" w:type="dxa"/>
              <w:left w:w="57" w:type="dxa"/>
              <w:right w:w="57" w:type="dxa"/>
            </w:tcMar>
          </w:tcPr>
          <w:p w14:paraId="215845FB" w14:textId="0301D116" w:rsidR="0EEA2D36" w:rsidRDefault="0EEA2D36" w:rsidP="004D2FB9">
            <w:pPr>
              <w:pStyle w:val="Tabletext"/>
            </w:pPr>
            <w:r>
              <w:t>Imagine</w:t>
            </w:r>
          </w:p>
        </w:tc>
        <w:tc>
          <w:tcPr>
            <w:tcW w:w="1694" w:type="dxa"/>
            <w:tcMar>
              <w:top w:w="15" w:type="dxa"/>
              <w:left w:w="57" w:type="dxa"/>
              <w:right w:w="57" w:type="dxa"/>
            </w:tcMar>
          </w:tcPr>
          <w:p w14:paraId="2C72F3BB" w14:textId="641A53BB" w:rsidR="0EEA2D36" w:rsidRDefault="0EEA2D36" w:rsidP="004D2FB9">
            <w:pPr>
              <w:pStyle w:val="Tabletext"/>
            </w:pPr>
            <w:r>
              <w:t>SG2 / M2: Solution Design / Fit-Gap Complete + Controls Design Walkthrough + RTM Refresh</w:t>
            </w:r>
          </w:p>
        </w:tc>
        <w:tc>
          <w:tcPr>
            <w:tcW w:w="2601" w:type="dxa"/>
            <w:tcMar>
              <w:top w:w="15" w:type="dxa"/>
              <w:left w:w="57" w:type="dxa"/>
              <w:right w:w="57" w:type="dxa"/>
            </w:tcMar>
          </w:tcPr>
          <w:p w14:paraId="64999566" w14:textId="7D3F9D02" w:rsidR="00DA2498" w:rsidRPr="004D2FB9" w:rsidRDefault="0EEA2D36" w:rsidP="004D2FB9">
            <w:pPr>
              <w:pStyle w:val="DTablebullet1"/>
            </w:pPr>
            <w:r>
              <w:t>Updated RTM with fit/gap disposition</w:t>
            </w:r>
          </w:p>
          <w:p w14:paraId="73055E7E" w14:textId="77777777" w:rsidR="00DA2498" w:rsidRPr="004D2FB9" w:rsidRDefault="00DA2498" w:rsidP="004D2FB9">
            <w:pPr>
              <w:pStyle w:val="DTablebullet1"/>
            </w:pPr>
            <w:r>
              <w:t xml:space="preserve">Refreshed RICEFW list </w:t>
            </w:r>
          </w:p>
          <w:p w14:paraId="3006EBF4" w14:textId="77777777" w:rsidR="00DA2498" w:rsidRPr="004D2FB9" w:rsidRDefault="00DA2498" w:rsidP="004D2FB9">
            <w:pPr>
              <w:pStyle w:val="DTablebullet1"/>
            </w:pPr>
            <w:r>
              <w:t>Future-state process designs</w:t>
            </w:r>
          </w:p>
          <w:p w14:paraId="1496C3F0" w14:textId="56372E44" w:rsidR="00DA2498" w:rsidRPr="004D2FB9" w:rsidRDefault="00384D46" w:rsidP="004D2FB9">
            <w:pPr>
              <w:pStyle w:val="DTablebullet1"/>
            </w:pPr>
            <w:r>
              <w:t xml:space="preserve">Controls design document</w:t>
            </w:r>
          </w:p>
          <w:p w14:paraId="76E78EEC" w14:textId="677BC8AD" w:rsidR="00DA2498" w:rsidRPr="004D2FB9" w:rsidRDefault="006F13DC" w:rsidP="004D2FB9">
            <w:pPr>
              <w:pStyle w:val="DTablebullet1"/>
            </w:pPr>
            <w:r>
              <w:t xml:space="preserve">Integration design</w:t>
            </w:r>
          </w:p>
          <w:p w14:paraId="2C62F18A" w14:textId="1A5E43B7" w:rsidR="00DA2498" w:rsidRPr="004D2FB9" w:rsidRDefault="0EEA2D36" w:rsidP="004D2FB9">
            <w:pPr>
              <w:pStyle w:val="DTablebullet1"/>
            </w:pPr>
            <w:r>
              <w:t xml:space="preserve"> Data and conversion strategy </w:t>
            </w:r>
          </w:p>
          <w:p w14:paraId="6AD91412" w14:textId="183CF71A" w:rsidR="00DA2498" w:rsidRPr="004D2FB9" w:rsidRDefault="00B04B47" w:rsidP="004D2FB9">
            <w:pPr>
              <w:pStyle w:val="DTablebullet1"/>
            </w:pPr>
            <w:r>
              <w:t xml:space="preserve">Draft test plan</w:t>
            </w:r>
          </w:p>
          <w:p w14:paraId="75C81672" w14:textId="393F5F7E" w:rsidR="0EEA2D36" w:rsidRDefault="006F13DC" w:rsidP="004D2FB9">
            <w:pPr>
              <w:pStyle w:val="DTablebullet1"/>
            </w:pPr>
            <w:r>
              <w:t xml:space="preserve">Updated PMP/IMS/RAIDD</w:t>
            </w:r>
          </w:p>
        </w:tc>
        <w:tc>
          <w:tcPr>
            <w:tcW w:w="1257" w:type="dxa"/>
            <w:tcMar>
              <w:top w:w="15" w:type="dxa"/>
              <w:left w:w="57" w:type="dxa"/>
              <w:right w:w="57" w:type="dxa"/>
            </w:tcMar>
          </w:tcPr>
          <w:p w14:paraId="098638BA" w14:textId="4AAC3639" w:rsidR="0EEA2D36" w:rsidRDefault="0EEA2D36" w:rsidP="004D2FB9">
            <w:pPr>
              <w:pStyle w:val="Tabletext"/>
            </w:pPr>
            <w:r>
              <w:t>Approve target-state design baseline, fit/gap disposition, and proceed-to-build decision.</w:t>
            </w:r>
          </w:p>
        </w:tc>
        <w:tc>
          <w:tcPr>
            <w:tcW w:w="2248" w:type="dxa"/>
            <w:tcMar>
              <w:top w:w="15" w:type="dxa"/>
              <w:left w:w="57" w:type="dxa"/>
              <w:right w:w="57" w:type="dxa"/>
            </w:tcMar>
          </w:tcPr>
          <w:p w14:paraId="71C1E301" w14:textId="467FC6A6" w:rsidR="0EEA2D36" w:rsidRDefault="0EEA2D36" w:rsidP="004D2FB9">
            <w:pPr>
              <w:pStyle w:val="Tabletext"/>
            </w:pPr>
            <w:r>
              <w:t>Design baseline accepted; controls design walkthrough completed; RTM refreshed and aligned to design, RICEFW, and test evidence</w:t>
            </w:r>
          </w:p>
        </w:tc>
      </w:tr>
      <w:tr w:rsidR="0EEA2D36" w14:paraId="25211474" w14:textId="77777777" w:rsidTr="00614719">
        <w:trPr>
          <w:trHeight w:val="2100"/>
        </w:trPr>
        <w:tc>
          <w:tcPr>
            <w:tcW w:w="1550" w:type="dxa"/>
            <w:tcMar>
              <w:top w:w="15" w:type="dxa"/>
              <w:left w:w="57" w:type="dxa"/>
              <w:right w:w="57" w:type="dxa"/>
            </w:tcMar>
          </w:tcPr>
          <w:p w14:paraId="0BC8B48F" w14:textId="6CF99197" w:rsidR="0EEA2D36" w:rsidRDefault="0EEA2D36" w:rsidP="004D2FB9">
            <w:pPr>
              <w:pStyle w:val="Tabletext"/>
            </w:pPr>
            <w:r>
              <w:t>Deliver</w:t>
            </w:r>
          </w:p>
        </w:tc>
        <w:tc>
          <w:tcPr>
            <w:tcW w:w="1694" w:type="dxa"/>
            <w:tcMar>
              <w:top w:w="15" w:type="dxa"/>
              <w:left w:w="57" w:type="dxa"/>
              <w:right w:w="57" w:type="dxa"/>
            </w:tcMar>
          </w:tcPr>
          <w:p w14:paraId="32921963" w14:textId="16F1A427" w:rsidR="0EEA2D36" w:rsidRDefault="0EEA2D36" w:rsidP="004D2FB9">
            <w:pPr>
              <w:pStyle w:val="Tabletext"/>
            </w:pPr>
            <w:r>
              <w:t>Pre-SG3 / M5: Build Complete + Test Ready + Master Test Plan Approved</w:t>
            </w:r>
          </w:p>
        </w:tc>
        <w:tc>
          <w:tcPr>
            <w:tcW w:w="2601" w:type="dxa"/>
            <w:tcMar>
              <w:top w:w="15" w:type="dxa"/>
              <w:left w:w="57" w:type="dxa"/>
              <w:right w:w="57" w:type="dxa"/>
            </w:tcMar>
          </w:tcPr>
          <w:p w14:paraId="527A29C5" w14:textId="34EA0B5B" w:rsidR="00DA2498" w:rsidRPr="004D2FB9" w:rsidRDefault="0EEA2D36" w:rsidP="004D2FB9">
            <w:pPr>
              <w:pStyle w:val="DTablebullet1"/>
            </w:pPr>
            <w:r>
              <w:t>End-state demo</w:t>
            </w:r>
          </w:p>
          <w:p w14:paraId="33A15856" w14:textId="11C2747C" w:rsidR="00DA2498" w:rsidRPr="004D2FB9" w:rsidRDefault="000D01BB" w:rsidP="004D2FB9">
            <w:pPr>
              <w:pStyle w:val="DTablebullet1"/>
            </w:pPr>
            <w:r>
              <w:t xml:space="preserve">Approved master test plan</w:t>
            </w:r>
          </w:p>
          <w:p w14:paraId="4FC6B90D" w14:textId="119EFE2D" w:rsidR="00DA2498" w:rsidRPr="004D2FB9" w:rsidRDefault="00736F00" w:rsidP="004D2FB9">
            <w:pPr>
              <w:pStyle w:val="DTablebullet1"/>
            </w:pPr>
            <w:r>
              <w:t>Authored/reviewed test scripts</w:t>
            </w:r>
          </w:p>
          <w:p w14:paraId="15B61173" w14:textId="0FF02DB6" w:rsidR="00DA2498" w:rsidRPr="004D2FB9" w:rsidRDefault="00736F00" w:rsidP="004D2FB9">
            <w:pPr>
              <w:pStyle w:val="DTablebullet1"/>
            </w:pPr>
            <w:r>
              <w:t xml:space="preserve">Cutover plan draft</w:t>
            </w:r>
          </w:p>
          <w:p w14:paraId="04C82792" w14:textId="29F07ED3" w:rsidR="00DA2498" w:rsidRPr="004D2FB9" w:rsidRDefault="00DA2498" w:rsidP="004D2FB9">
            <w:pPr>
              <w:pStyle w:val="DTablebullet1"/>
              <w:rPr>
                <w:strike/>
              </w:rPr>
            </w:pPr>
            <w:r>
              <w:t xml:space="preserve">Training materials</w:t>
            </w:r>
          </w:p>
          <w:p w14:paraId="51885A63" w14:textId="5AF6DB04" w:rsidR="0EEA2D36" w:rsidRDefault="00191B6D" w:rsidP="004D2FB9">
            <w:pPr>
              <w:pStyle w:val="DTablebullet1"/>
            </w:pPr>
            <w:r>
              <w:t xml:space="preserve">Updated RTM, RICEFW list, IMS, and RAIDD log. Project 3 requires the master test plan and supporting acceptance pack before testing gates can be closed</w:t>
            </w:r>
          </w:p>
        </w:tc>
        <w:tc>
          <w:tcPr>
            <w:tcW w:w="1257" w:type="dxa"/>
            <w:tcMar>
              <w:top w:w="15" w:type="dxa"/>
              <w:left w:w="57" w:type="dxa"/>
              <w:right w:w="57" w:type="dxa"/>
            </w:tcMar>
          </w:tcPr>
          <w:p w14:paraId="2392048E" w14:textId="10123B16" w:rsidR="0EEA2D36" w:rsidRDefault="0EEA2D36" w:rsidP="004D2FB9">
            <w:pPr>
              <w:pStyle w:val="Tabletext"/>
            </w:pPr>
            <w:r>
              <w:t>Decide solution is ready for formal SIT/UAT execution and integrated validation.</w:t>
            </w:r>
          </w:p>
        </w:tc>
        <w:tc>
          <w:tcPr>
            <w:tcW w:w="2248" w:type="dxa"/>
            <w:tcMar>
              <w:top w:w="15" w:type="dxa"/>
              <w:left w:w="57" w:type="dxa"/>
              <w:right w:w="57" w:type="dxa"/>
            </w:tcMar>
          </w:tcPr>
          <w:p w14:paraId="51957C99" w14:textId="22F77319" w:rsidR="0EEA2D36" w:rsidRDefault="0EEA2D36" w:rsidP="004D2FB9">
            <w:pPr>
              <w:pStyle w:val="Tabletext"/>
            </w:pPr>
            <w:r>
              <w:t>Master Test Plan approved; build sufficiently complete for formal testing; acceptance pack posted at least five business days before the review</w:t>
            </w:r>
          </w:p>
        </w:tc>
      </w:tr>
      <w:tr w:rsidR="0EEA2D36" w14:paraId="212FDDE9" w14:textId="77777777" w:rsidTr="00614719">
        <w:trPr>
          <w:trHeight w:val="2100"/>
        </w:trPr>
        <w:tc>
          <w:tcPr>
            <w:tcW w:w="1550" w:type="dxa"/>
            <w:tcMar>
              <w:top w:w="15" w:type="dxa"/>
              <w:left w:w="57" w:type="dxa"/>
              <w:right w:w="57" w:type="dxa"/>
            </w:tcMar>
          </w:tcPr>
          <w:p w14:paraId="0C73195A" w14:textId="4C880284" w:rsidR="0EEA2D36" w:rsidRDefault="0EEA2D36" w:rsidP="004D2FB9">
            <w:pPr>
              <w:pStyle w:val="Tabletext"/>
            </w:pPr>
            <w:r>
              <w:t>Deliver</w:t>
            </w:r>
          </w:p>
        </w:tc>
        <w:tc>
          <w:tcPr>
            <w:tcW w:w="1694" w:type="dxa"/>
            <w:tcMar>
              <w:top w:w="15" w:type="dxa"/>
              <w:left w:w="57" w:type="dxa"/>
              <w:right w:w="57" w:type="dxa"/>
            </w:tcMar>
          </w:tcPr>
          <w:p w14:paraId="4A9A39B6" w14:textId="2503CEBD" w:rsidR="0EEA2D36" w:rsidRDefault="0EEA2D36" w:rsidP="004D2FB9">
            <w:pPr>
              <w:pStyle w:val="Tabletext"/>
            </w:pPr>
            <w:r>
              <w:t>SG3 / M6: SIT Cycles Complete + Joint Integration Testing + Controls TOE in SIT</w:t>
            </w:r>
          </w:p>
        </w:tc>
        <w:tc>
          <w:tcPr>
            <w:tcW w:w="2601" w:type="dxa"/>
            <w:tcMar>
              <w:top w:w="15" w:type="dxa"/>
              <w:left w:w="57" w:type="dxa"/>
              <w:right w:w="57" w:type="dxa"/>
            </w:tcMar>
          </w:tcPr>
          <w:p w14:paraId="37404B2E" w14:textId="147E5D59" w:rsidR="00CA2170" w:rsidRPr="004D2FB9" w:rsidRDefault="0EEA2D36" w:rsidP="004D2FB9">
            <w:pPr>
              <w:pStyle w:val="DTablebullet1"/>
            </w:pPr>
            <w:r>
              <w:t>SIT cycle evidence</w:t>
            </w:r>
          </w:p>
          <w:p w14:paraId="2A53BED0" w14:textId="38AB08D3" w:rsidR="00CA2170" w:rsidRPr="004D2FB9" w:rsidRDefault="0EEA2D36" w:rsidP="004D2FB9">
            <w:pPr>
              <w:pStyle w:val="DTablebullet1"/>
            </w:pPr>
            <w:r>
              <w:t xml:space="preserve"> Integration testing results </w:t>
            </w:r>
          </w:p>
          <w:p w14:paraId="53D2C09B" w14:textId="773EA0C8" w:rsidR="00CA2170" w:rsidRPr="004D2FB9" w:rsidRDefault="00CA2170" w:rsidP="004D2FB9">
            <w:pPr>
              <w:pStyle w:val="DTablebullet1"/>
            </w:pPr>
            <w:r>
              <w:t>Defect register</w:t>
            </w:r>
          </w:p>
          <w:p w14:paraId="7CC5ABCC" w14:textId="18E07D96" w:rsidR="00CA2170" w:rsidRPr="004D2FB9" w:rsidRDefault="0EEA2D36" w:rsidP="004D2FB9">
            <w:pPr>
              <w:pStyle w:val="DTablebullet1"/>
            </w:pPr>
            <w:r>
              <w:t xml:space="preserve"> Controls test evidence </w:t>
            </w:r>
          </w:p>
          <w:p w14:paraId="6D0B1BCF" w14:textId="1B369AE2" w:rsidR="00CA2170" w:rsidRPr="004D2FB9" w:rsidRDefault="0EEA2D36" w:rsidP="004D2FB9">
            <w:pPr>
              <w:pStyle w:val="DTablebullet1"/>
            </w:pPr>
            <w:r>
              <w:t xml:space="preserve">RTM traceability snapshot </w:t>
            </w:r>
          </w:p>
          <w:p w14:paraId="65E2D7D5" w14:textId="5D5C658B" w:rsidR="0EEA2D36" w:rsidRDefault="00CA2170" w:rsidP="004D2FB9">
            <w:pPr>
              <w:pStyle w:val="DTablebullet1"/>
            </w:pPr>
            <w:r>
              <w:t>Updated cutover and training materials</w:t>
            </w:r>
          </w:p>
        </w:tc>
        <w:tc>
          <w:tcPr>
            <w:tcW w:w="1257" w:type="dxa"/>
            <w:tcMar>
              <w:top w:w="15" w:type="dxa"/>
              <w:left w:w="57" w:type="dxa"/>
              <w:right w:w="57" w:type="dxa"/>
            </w:tcMar>
          </w:tcPr>
          <w:p w14:paraId="327BF285" w14:textId="60DFFCE4" w:rsidR="0EEA2D36" w:rsidRDefault="0EEA2D36" w:rsidP="004D2FB9">
            <w:pPr>
              <w:pStyle w:val="Tabletext"/>
            </w:pPr>
            <w:r>
              <w:t>Approve exit from SIT and readiness to move toward UAT / deployment readiness.</w:t>
            </w:r>
          </w:p>
        </w:tc>
        <w:tc>
          <w:tcPr>
            <w:tcW w:w="2248" w:type="dxa"/>
            <w:tcMar>
              <w:top w:w="15" w:type="dxa"/>
              <w:left w:w="57" w:type="dxa"/>
              <w:right w:w="57" w:type="dxa"/>
            </w:tcMar>
          </w:tcPr>
          <w:p w14:paraId="35095C43" w14:textId="24C145CA" w:rsidR="0EEA2D36" w:rsidRDefault="0EEA2D36" w:rsidP="004D2FB9">
            <w:pPr>
              <w:pStyle w:val="Tabletext"/>
            </w:pPr>
            <w:r>
              <w:t>SIT completed through all required cycles; acceptance by Project 3 Test Sponsor and Project 3 Business Lead; zero critical defects open at exit</w:t>
            </w:r>
          </w:p>
        </w:tc>
      </w:tr>
      <w:tr w:rsidR="0EEA2D36" w14:paraId="3613C4D3" w14:textId="77777777" w:rsidTr="00614719">
        <w:trPr>
          <w:trHeight w:val="586"/>
        </w:trPr>
        <w:tc>
          <w:tcPr>
            <w:tcW w:w="1550" w:type="dxa"/>
            <w:tcMar>
              <w:top w:w="15" w:type="dxa"/>
              <w:left w:w="57" w:type="dxa"/>
              <w:right w:w="57" w:type="dxa"/>
            </w:tcMar>
          </w:tcPr>
          <w:p w14:paraId="19EEBC63" w14:textId="4F2DFEE9" w:rsidR="0EEA2D36" w:rsidRDefault="0EEA2D36" w:rsidP="004D2FB9">
            <w:pPr>
              <w:pStyle w:val="Tabletext"/>
            </w:pPr>
            <w:r>
              <w:t>Deliver</w:t>
            </w:r>
          </w:p>
        </w:tc>
        <w:tc>
          <w:tcPr>
            <w:tcW w:w="1694" w:type="dxa"/>
            <w:tcMar>
              <w:top w:w="15" w:type="dxa"/>
              <w:left w:w="57" w:type="dxa"/>
              <w:right w:w="57" w:type="dxa"/>
            </w:tcMar>
          </w:tcPr>
          <w:p w14:paraId="1AC7F592" w14:textId="1A739280" w:rsidR="0EEA2D36" w:rsidRDefault="0EEA2D36" w:rsidP="004D2FB9">
            <w:pPr>
              <w:pStyle w:val="Tabletext"/>
            </w:pPr>
            <w:r>
              <w:t>SG4 / M7: Go-Live Readiness Approved</w:t>
            </w:r>
          </w:p>
        </w:tc>
        <w:tc>
          <w:tcPr>
            <w:tcW w:w="2601" w:type="dxa"/>
            <w:tcMar>
              <w:top w:w="15" w:type="dxa"/>
              <w:left w:w="57" w:type="dxa"/>
              <w:right w:w="57" w:type="dxa"/>
            </w:tcMar>
          </w:tcPr>
          <w:p w14:paraId="269D020B" w14:textId="77777777" w:rsidR="0043770A" w:rsidRPr="0043770A" w:rsidRDefault="0EEA2D36" w:rsidP="004D2FB9">
            <w:pPr>
              <w:pStyle w:val="DTablebullet1"/>
            </w:pPr>
            <w:r>
              <w:t xml:space="preserve">UAT sign-off; </w:t>
            </w:r>
          </w:p>
          <w:p w14:paraId="4B90AC04" w14:textId="76C903AC" w:rsidR="0043770A" w:rsidRPr="0043770A" w:rsidRDefault="0EEA2D36" w:rsidP="004D2FB9">
            <w:pPr>
              <w:pStyle w:val="DTablebullet1"/>
            </w:pPr>
            <w:r>
              <w:t>mock conversion #3</w:t>
            </w:r>
          </w:p>
          <w:p w14:paraId="64C56BBF" w14:textId="6F686B58" w:rsidR="0043770A" w:rsidRPr="0043770A" w:rsidRDefault="0EEA2D36" w:rsidP="004D2FB9">
            <w:pPr>
              <w:pStyle w:val="DTablebullet1"/>
            </w:pPr>
            <w:r>
              <w:t xml:space="preserve">Cutover Rehearsal 3 </w:t>
            </w:r>
          </w:p>
          <w:p w14:paraId="55FCB0A7" w14:textId="341C58A6" w:rsidR="0043770A" w:rsidRPr="0043770A" w:rsidRDefault="007A2B15" w:rsidP="004D2FB9">
            <w:pPr>
              <w:pStyle w:val="DTablebullet1"/>
            </w:pPr>
            <w:r>
              <w:t xml:space="preserve">Regression, performance, and security testing complete </w:t>
            </w:r>
          </w:p>
          <w:p w14:paraId="7BF9B48C" w14:textId="0C4A6538" w:rsidR="0043770A" w:rsidRPr="0043770A" w:rsidRDefault="0EEA2D36" w:rsidP="004D2FB9">
            <w:pPr>
              <w:pStyle w:val="DTablebullet1"/>
            </w:pPr>
            <w:r>
              <w:t xml:space="preserve">Controls Readiness Statement </w:t>
            </w:r>
          </w:p>
          <w:p w14:paraId="7B939D79" w14:textId="501E7323" w:rsidR="0043770A" w:rsidRPr="0043770A" w:rsidRDefault="007A2B15" w:rsidP="004D2FB9">
            <w:pPr>
              <w:pStyle w:val="DTablebullet1"/>
            </w:pPr>
            <w:r>
              <w:t xml:space="preserve">Final cutover runbook</w:t>
            </w:r>
          </w:p>
          <w:p w14:paraId="3A3D6A0F" w14:textId="1D012C2D" w:rsidR="0043770A" w:rsidRPr="0043770A" w:rsidRDefault="007A2B15" w:rsidP="004D2FB9">
            <w:pPr>
              <w:pStyle w:val="DTablebullet1"/>
            </w:pPr>
            <w:r>
              <w:t xml:space="preserve">Training completion</w:t>
            </w:r>
          </w:p>
          <w:p w14:paraId="5179FD72" w14:textId="37E08A08" w:rsidR="0043770A" w:rsidRPr="0043770A" w:rsidRDefault="007A2B15" w:rsidP="004D2FB9">
            <w:pPr>
              <w:pStyle w:val="DTablebullet1"/>
            </w:pPr>
            <w:r>
              <w:t xml:space="preserve">Go/no-go pack </w:t>
            </w:r>
          </w:p>
          <w:p w14:paraId="0E4E0453" w14:textId="611A8555" w:rsidR="0EEA2D36" w:rsidRDefault="0EEA2D36" w:rsidP="004D2FB9">
            <w:pPr>
              <w:pStyle w:val="DTablebullet1"/>
            </w:pPr>
            <w:r>
              <w:t>Steering Committee approval. Project 3 requires Executive Steering Committee approval for Stage Gate 4</w:t>
            </w:r>
          </w:p>
        </w:tc>
        <w:tc>
          <w:tcPr>
            <w:tcW w:w="1257" w:type="dxa"/>
            <w:tcMar>
              <w:top w:w="15" w:type="dxa"/>
              <w:left w:w="57" w:type="dxa"/>
              <w:right w:w="57" w:type="dxa"/>
            </w:tcMar>
          </w:tcPr>
          <w:p w14:paraId="0F418BDF" w14:textId="1450C729" w:rsidR="0EEA2D36" w:rsidRDefault="0EEA2D36" w:rsidP="004D2FB9">
            <w:pPr>
              <w:pStyle w:val="Tabletext"/>
            </w:pPr>
            <w:r>
              <w:t>Formal go/no-go decision for production deployment.</w:t>
            </w:r>
          </w:p>
        </w:tc>
        <w:tc>
          <w:tcPr>
            <w:tcW w:w="2248" w:type="dxa"/>
            <w:tcMar>
              <w:top w:w="15" w:type="dxa"/>
              <w:left w:w="57" w:type="dxa"/>
              <w:right w:w="57" w:type="dxa"/>
            </w:tcMar>
          </w:tcPr>
          <w:p w14:paraId="1831CC39" w14:textId="06C6EB7B" w:rsidR="0EEA2D36" w:rsidRDefault="0EEA2D36" w:rsidP="004D2FB9">
            <w:pPr>
              <w:pStyle w:val="Tabletext"/>
            </w:pPr>
            <w:r>
              <w:t>Zero open critical defects; readiness assessment threshold met; integration pass rate ≥95%; Controls Readiness Statement complete; Steering Committee sign-off obtained</w:t>
            </w:r>
          </w:p>
        </w:tc>
      </w:tr>
      <w:tr w:rsidR="0EEA2D36" w14:paraId="10737DEC" w14:textId="77777777" w:rsidTr="00614719">
        <w:trPr>
          <w:trHeight w:val="1800"/>
        </w:trPr>
        <w:tc>
          <w:tcPr>
            <w:tcW w:w="1550" w:type="dxa"/>
            <w:tcMar>
              <w:top w:w="15" w:type="dxa"/>
              <w:left w:w="57" w:type="dxa"/>
              <w:right w:w="57" w:type="dxa"/>
            </w:tcMar>
          </w:tcPr>
          <w:p w14:paraId="3C7D54F1" w14:textId="0116B852" w:rsidR="0EEA2D36" w:rsidRDefault="0EEA2D36" w:rsidP="004D2FB9">
            <w:pPr>
              <w:pStyle w:val="Tabletext"/>
            </w:pPr>
            <w:r>
              <w:t>Run</w:t>
            </w:r>
          </w:p>
        </w:tc>
        <w:tc>
          <w:tcPr>
            <w:tcW w:w="1694" w:type="dxa"/>
            <w:tcMar>
              <w:top w:w="15" w:type="dxa"/>
              <w:left w:w="57" w:type="dxa"/>
              <w:right w:w="57" w:type="dxa"/>
            </w:tcMar>
          </w:tcPr>
          <w:p w14:paraId="4B8F1C3B" w14:textId="1D6640B3" w:rsidR="0EEA2D36" w:rsidRDefault="0EEA2D36" w:rsidP="004D2FB9">
            <w:pPr>
              <w:pStyle w:val="Tabletext"/>
            </w:pPr>
            <w:r>
              <w:t>SG4 Execution / M8: Go-Live + Day-14 Production Stability</w:t>
            </w:r>
          </w:p>
        </w:tc>
        <w:tc>
          <w:tcPr>
            <w:tcW w:w="2601" w:type="dxa"/>
            <w:tcMar>
              <w:top w:w="15" w:type="dxa"/>
              <w:left w:w="57" w:type="dxa"/>
              <w:right w:w="57" w:type="dxa"/>
            </w:tcMar>
          </w:tcPr>
          <w:p w14:paraId="414DA906" w14:textId="4744917F" w:rsidR="003501E7" w:rsidRPr="003501E7" w:rsidRDefault="0EEA2D36" w:rsidP="004D2FB9">
            <w:pPr>
              <w:pStyle w:val="DTablebullet1"/>
            </w:pPr>
            <w:r>
              <w:t>Production cutover execution</w:t>
            </w:r>
          </w:p>
          <w:p w14:paraId="2CE63B82" w14:textId="1CB1F807" w:rsidR="003501E7" w:rsidRPr="003501E7" w:rsidRDefault="00AC7585" w:rsidP="004D2FB9">
            <w:pPr>
              <w:pStyle w:val="DTablebullet1"/>
            </w:pPr>
            <w:r>
              <w:t xml:space="preserve">Reconciliation evidence</w:t>
            </w:r>
          </w:p>
          <w:p w14:paraId="7D13C7A5" w14:textId="10AC9538" w:rsidR="003501E7" w:rsidRPr="003501E7" w:rsidRDefault="003501E7" w:rsidP="004D2FB9">
            <w:pPr>
              <w:pStyle w:val="DTablebullet1"/>
            </w:pPr>
            <w:r>
              <w:t xml:space="preserve">Issue log</w:t>
            </w:r>
          </w:p>
          <w:p w14:paraId="56F803A8" w14:textId="3801B8ED" w:rsidR="003501E7" w:rsidRPr="003501E7" w:rsidRDefault="003501E7" w:rsidP="004D2FB9">
            <w:pPr>
              <w:pStyle w:val="DTablebullet1"/>
            </w:pPr>
            <w:r>
              <w:t xml:space="preserve">Stabilization tracking</w:t>
            </w:r>
          </w:p>
          <w:p w14:paraId="3CD9856D" w14:textId="6DE99E88" w:rsidR="003501E7" w:rsidRPr="003501E7" w:rsidRDefault="003501E7" w:rsidP="004D2FB9">
            <w:pPr>
              <w:pStyle w:val="DTablebullet1"/>
            </w:pPr>
            <w:r>
              <w:t xml:space="preserve">Command-center support </w:t>
            </w:r>
          </w:p>
          <w:p w14:paraId="1809B5FD" w14:textId="03B11E06" w:rsidR="0EEA2D36" w:rsidRDefault="0EEA2D36" w:rsidP="004D2FB9">
            <w:pPr>
              <w:pStyle w:val="DTablebullet1"/>
            </w:pPr>
            <w:r>
              <w:t>Day-14 production stability assessment</w:t>
            </w:r>
          </w:p>
        </w:tc>
        <w:tc>
          <w:tcPr>
            <w:tcW w:w="1257" w:type="dxa"/>
            <w:tcMar>
              <w:top w:w="15" w:type="dxa"/>
              <w:left w:w="57" w:type="dxa"/>
              <w:right w:w="57" w:type="dxa"/>
            </w:tcMar>
          </w:tcPr>
          <w:p w14:paraId="671609C5" w14:textId="20889CB5" w:rsidR="0EEA2D36" w:rsidRDefault="0EEA2D36" w:rsidP="004D2FB9">
            <w:pPr>
              <w:pStyle w:val="Tabletext"/>
            </w:pPr>
            <w:r>
              <w:t>Confirm successful cutover and operational stability after deployment.</w:t>
            </w:r>
          </w:p>
        </w:tc>
        <w:tc>
          <w:tcPr>
            <w:tcW w:w="2248" w:type="dxa"/>
            <w:tcMar>
              <w:top w:w="15" w:type="dxa"/>
              <w:left w:w="57" w:type="dxa"/>
              <w:right w:w="57" w:type="dxa"/>
            </w:tcMar>
          </w:tcPr>
          <w:p w14:paraId="7460B6A1" w14:textId="1BB97852" w:rsidR="0EEA2D36" w:rsidRDefault="0EEA2D36" w:rsidP="004D2FB9">
            <w:pPr>
              <w:pStyle w:val="Tabletext"/>
            </w:pPr>
            <w:r>
              <w:t>Successful go-live; no rollback invoked; Day-14 production stability achieved; production support operating as expected</w:t>
            </w:r>
          </w:p>
        </w:tc>
      </w:tr>
      <w:tr w:rsidR="0EEA2D36" w14:paraId="4FF9A02C" w14:textId="77777777" w:rsidTr="00614719">
        <w:trPr>
          <w:trHeight w:val="2400"/>
        </w:trPr>
        <w:tc>
          <w:tcPr>
            <w:tcW w:w="1550" w:type="dxa"/>
            <w:tcMar>
              <w:top w:w="15" w:type="dxa"/>
              <w:left w:w="57" w:type="dxa"/>
              <w:right w:w="57" w:type="dxa"/>
            </w:tcMar>
          </w:tcPr>
          <w:p w14:paraId="79F976CA" w14:textId="54687202" w:rsidR="0EEA2D36" w:rsidRDefault="0EEA2D36" w:rsidP="004D2FB9">
            <w:pPr>
              <w:pStyle w:val="Tabletext"/>
            </w:pPr>
            <w:r>
              <w:t>Run</w:t>
            </w:r>
          </w:p>
        </w:tc>
        <w:tc>
          <w:tcPr>
            <w:tcW w:w="1694" w:type="dxa"/>
            <w:tcMar>
              <w:top w:w="15" w:type="dxa"/>
              <w:left w:w="57" w:type="dxa"/>
              <w:right w:w="57" w:type="dxa"/>
            </w:tcMar>
          </w:tcPr>
          <w:p w14:paraId="3746AF64" w14:textId="612C9787" w:rsidR="0EEA2D36" w:rsidRDefault="0EEA2D36" w:rsidP="004D2FB9">
            <w:pPr>
              <w:pStyle w:val="Tabletext"/>
            </w:pPr>
            <w:r>
              <w:t>SG4 Stabilization / M9: Hypercare Exit + Transition to AMS</w:t>
            </w:r>
          </w:p>
        </w:tc>
        <w:tc>
          <w:tcPr>
            <w:tcW w:w="2601" w:type="dxa"/>
            <w:tcMar>
              <w:top w:w="15" w:type="dxa"/>
              <w:left w:w="57" w:type="dxa"/>
              <w:right w:w="57" w:type="dxa"/>
            </w:tcMar>
          </w:tcPr>
          <w:p w14:paraId="73D6AE98" w14:textId="6A383638" w:rsidR="006B651A" w:rsidRPr="00AC7585" w:rsidRDefault="0EEA2D36" w:rsidP="004D2FB9">
            <w:pPr>
              <w:pStyle w:val="DTablebullet1"/>
              <w:rPr>
                <w:strike/>
              </w:rPr>
            </w:pPr>
            <w:r>
              <w:rPr>
                <w:strike/>
              </w:rPr>
              <w:t>75-day hypercare support</w:t>
            </w:r>
          </w:p>
          <w:p w14:paraId="0AD77805" w14:textId="701E1BAE" w:rsidR="006B651A" w:rsidRPr="006B651A" w:rsidRDefault="0EEA2D36" w:rsidP="004D2FB9">
            <w:pPr>
              <w:pStyle w:val="DTablebullet1"/>
            </w:pPr>
            <w:r>
              <w:t xml:space="preserve"> Defect burn-down</w:t>
            </w:r>
          </w:p>
          <w:p w14:paraId="0A7F08B1" w14:textId="55392E5F" w:rsidR="006B651A" w:rsidRPr="006B651A" w:rsidRDefault="0EEA2D36" w:rsidP="004D2FB9">
            <w:pPr>
              <w:pStyle w:val="DTablebullet1"/>
            </w:pPr>
            <w:r>
              <w:t xml:space="preserve"> Knowledge transfer to Project 3 AMS</w:t>
            </w:r>
          </w:p>
          <w:p w14:paraId="4AD03218" w14:textId="44008B59" w:rsidR="006B651A" w:rsidRPr="006B651A" w:rsidRDefault="006B651A" w:rsidP="004D2FB9">
            <w:pPr>
              <w:pStyle w:val="DTablebullet1"/>
            </w:pPr>
            <w:r>
              <w:t>Transition-to-operations document</w:t>
            </w:r>
          </w:p>
          <w:p w14:paraId="36810F43" w14:textId="7958E3A2" w:rsidR="0EEA2D36" w:rsidRDefault="0EEA2D36" w:rsidP="004D2FB9">
            <w:pPr>
              <w:pStyle w:val="DTablebullet1"/>
            </w:pPr>
            <w:r>
              <w:t xml:space="preserve"> Hypercare controls readiness statement. Project 3 defines explicit hypercare exit criteria and signed transition documents</w:t>
            </w:r>
          </w:p>
        </w:tc>
        <w:tc>
          <w:tcPr>
            <w:tcW w:w="1257" w:type="dxa"/>
            <w:tcMar>
              <w:top w:w="15" w:type="dxa"/>
              <w:left w:w="57" w:type="dxa"/>
              <w:right w:w="57" w:type="dxa"/>
            </w:tcMar>
          </w:tcPr>
          <w:p w14:paraId="5BE2B58A" w14:textId="5B58CB6A" w:rsidR="0EEA2D36" w:rsidRDefault="0EEA2D36" w:rsidP="004D2FB9">
            <w:pPr>
              <w:pStyle w:val="Tabletext"/>
            </w:pPr>
            <w:r>
              <w:t>Approve exit from hypercare and transfer to steady-state support.</w:t>
            </w:r>
          </w:p>
        </w:tc>
        <w:tc>
          <w:tcPr>
            <w:tcW w:w="2248" w:type="dxa"/>
            <w:tcMar>
              <w:top w:w="15" w:type="dxa"/>
              <w:left w:w="57" w:type="dxa"/>
              <w:right w:w="57" w:type="dxa"/>
            </w:tcMar>
          </w:tcPr>
          <w:p w14:paraId="614E6A2A" w14:textId="24EB79F1" w:rsidR="0EEA2D36" w:rsidRDefault="0EEA2D36" w:rsidP="004D2FB9">
            <w:pPr>
              <w:pStyle w:val="Tabletext"/>
            </w:pPr>
            <w:r>
              <w:t>Zero daily P1 incidents for five consecutive business days; fewer than five daily P2 incidents for five consecutive business days; documented KT to Project 3 AMS; signed Transition-to-Operations Document; signed Hypercare Controls Readiness Statement</w:t>
            </w:r>
          </w:p>
        </w:tc>
      </w:tr>
      <w:tr w:rsidR="0EEA2D36" w14:paraId="29CFACF8" w14:textId="77777777" w:rsidTr="00614719">
        <w:trPr>
          <w:trHeight w:val="1800"/>
        </w:trPr>
        <w:tc>
          <w:tcPr>
            <w:tcW w:w="1550" w:type="dxa"/>
            <w:tcMar>
              <w:top w:w="15" w:type="dxa"/>
              <w:left w:w="57" w:type="dxa"/>
              <w:right w:w="57" w:type="dxa"/>
            </w:tcMar>
          </w:tcPr>
          <w:p w14:paraId="551B74BC" w14:textId="68EB3095" w:rsidR="0EEA2D36" w:rsidRDefault="0EEA2D36" w:rsidP="004D2FB9">
            <w:pPr>
              <w:pStyle w:val="Tabletext"/>
            </w:pPr>
            <w:r>
              <w:t>Run</w:t>
            </w:r>
          </w:p>
        </w:tc>
        <w:tc>
          <w:tcPr>
            <w:tcW w:w="1694" w:type="dxa"/>
            <w:tcMar>
              <w:top w:w="15" w:type="dxa"/>
              <w:left w:w="57" w:type="dxa"/>
              <w:right w:w="57" w:type="dxa"/>
            </w:tcMar>
          </w:tcPr>
          <w:p w14:paraId="633847DC" w14:textId="36369074" w:rsidR="0EEA2D36" w:rsidRDefault="0EEA2D36" w:rsidP="004D2FB9">
            <w:pPr>
              <w:pStyle w:val="Tabletext"/>
            </w:pPr>
            <w:r>
              <w:t>SG4 Execution / M10:</w:t>
            </w:r>
            <w:r>
              <w:rPr>
                <w:color w:val="FF0000"/>
              </w:rPr>
              <w:t xml:space="preserve"> Wave 2</w:t>
            </w:r>
            <w:r>
              <w:t xml:space="preserve"> Go-Live + Day-14 Stability</w:t>
            </w:r>
          </w:p>
        </w:tc>
        <w:tc>
          <w:tcPr>
            <w:tcW w:w="2601" w:type="dxa"/>
            <w:tcMar>
              <w:top w:w="15" w:type="dxa"/>
              <w:left w:w="57" w:type="dxa"/>
              <w:right w:w="57" w:type="dxa"/>
            </w:tcMar>
          </w:tcPr>
          <w:p w14:paraId="1F17E7EE" w14:textId="77777777" w:rsidR="0052416E" w:rsidRPr="0052416E" w:rsidRDefault="0EEA2D36" w:rsidP="004D2FB9">
            <w:pPr>
              <w:pStyle w:val="DTablebullet1"/>
            </w:pPr>
            <w:r>
              <w:t xml:space="preserve">Same as </w:t>
            </w:r>
            <w:r>
              <w:rPr>
                <w:color w:val="FF0000"/>
              </w:rPr>
              <w:t xml:space="preserve">Wave 1 </w:t>
            </w:r>
            <w:r>
              <w:t xml:space="preserve">go-live deliverables, adjusted for </w:t>
            </w:r>
            <w:r>
              <w:rPr>
                <w:color w:val="FF0000"/>
              </w:rPr>
              <w:t>Wave 2</w:t>
            </w:r>
            <w:r>
              <w:t xml:space="preserve"> timing and scope. </w:t>
            </w:r>
          </w:p>
          <w:p w14:paraId="1DBE4E3E" w14:textId="4152C337" w:rsidR="0EEA2D36" w:rsidRDefault="0EEA2D36" w:rsidP="004D2FB9">
            <w:pPr>
              <w:pStyle w:val="DTablebullet1"/>
            </w:pPr>
            <w:r>
              <w:t>Project 3 supports single-wave or multi-wave deployment depending on approved plan</w:t>
            </w:r>
          </w:p>
        </w:tc>
        <w:tc>
          <w:tcPr>
            <w:tcW w:w="1257" w:type="dxa"/>
            <w:tcMar>
              <w:top w:w="15" w:type="dxa"/>
              <w:left w:w="57" w:type="dxa"/>
              <w:right w:w="57" w:type="dxa"/>
            </w:tcMar>
          </w:tcPr>
          <w:p w14:paraId="69ED45D9" w14:textId="36940E67" w:rsidR="0EEA2D36" w:rsidRDefault="0EEA2D36" w:rsidP="004D2FB9">
            <w:pPr>
              <w:pStyle w:val="Tabletext"/>
            </w:pPr>
            <w:r>
              <w:t xml:space="preserve">Decide to proceed with </w:t>
            </w:r>
            <w:r>
              <w:rPr>
                <w:color w:val="FF0000"/>
              </w:rPr>
              <w:t>Wave 2</w:t>
            </w:r>
            <w:r>
              <w:t xml:space="preserve"> deployment and confirm stability.</w:t>
            </w:r>
          </w:p>
        </w:tc>
        <w:tc>
          <w:tcPr>
            <w:tcW w:w="2248" w:type="dxa"/>
            <w:tcMar>
              <w:top w:w="15" w:type="dxa"/>
              <w:left w:w="57" w:type="dxa"/>
              <w:right w:w="57" w:type="dxa"/>
            </w:tcMar>
          </w:tcPr>
          <w:p w14:paraId="7D228DBA" w14:textId="655FB939" w:rsidR="0EEA2D36" w:rsidRDefault="0EEA2D36" w:rsidP="004D2FB9">
            <w:pPr>
              <w:pStyle w:val="Tabletext"/>
            </w:pPr>
            <w:r>
              <w:rPr>
                <w:color w:val="FF0000"/>
              </w:rPr>
              <w:t>Wave 2</w:t>
            </w:r>
            <w:r>
              <w:t xml:space="preserve"> cutover completed successfully; operational stability achieved; reconciliation and support criteria met</w:t>
            </w:r>
          </w:p>
        </w:tc>
      </w:tr>
      <w:tr w:rsidR="0EEA2D36" w14:paraId="2FE92C91" w14:textId="77777777" w:rsidTr="00614719">
        <w:trPr>
          <w:trHeight w:val="586"/>
        </w:trPr>
        <w:tc>
          <w:tcPr>
            <w:tcW w:w="1550" w:type="dxa"/>
            <w:tcMar>
              <w:top w:w="15" w:type="dxa"/>
              <w:left w:w="57" w:type="dxa"/>
              <w:right w:w="57" w:type="dxa"/>
            </w:tcMar>
          </w:tcPr>
          <w:p w14:paraId="5184C865" w14:textId="57677F26" w:rsidR="0EEA2D36" w:rsidRDefault="0EEA2D36" w:rsidP="004D2FB9">
            <w:pPr>
              <w:pStyle w:val="Tabletext"/>
            </w:pPr>
            <w:r>
              <w:t>Run</w:t>
            </w:r>
          </w:p>
        </w:tc>
        <w:tc>
          <w:tcPr>
            <w:tcW w:w="1694" w:type="dxa"/>
            <w:tcMar>
              <w:top w:w="15" w:type="dxa"/>
              <w:left w:w="57" w:type="dxa"/>
              <w:right w:w="57" w:type="dxa"/>
            </w:tcMar>
          </w:tcPr>
          <w:p w14:paraId="4A8A7492" w14:textId="47E8EF87" w:rsidR="0EEA2D36" w:rsidRDefault="0EEA2D36" w:rsidP="004D2FB9">
            <w:pPr>
              <w:pStyle w:val="Tabletext"/>
            </w:pPr>
            <w:r>
              <w:t>SG5 / M11: Hypercare Exit + Project Closeout</w:t>
            </w:r>
          </w:p>
        </w:tc>
        <w:tc>
          <w:tcPr>
            <w:tcW w:w="2601" w:type="dxa"/>
            <w:tcMar>
              <w:top w:w="15" w:type="dxa"/>
              <w:left w:w="57" w:type="dxa"/>
              <w:right w:w="57" w:type="dxa"/>
            </w:tcMar>
          </w:tcPr>
          <w:p w14:paraId="21DBF9BF" w14:textId="31923D59" w:rsidR="0013397E" w:rsidRPr="0013397E" w:rsidRDefault="0EEA2D36" w:rsidP="004D2FB9">
            <w:pPr>
              <w:pStyle w:val="DTablebullet1"/>
            </w:pPr>
            <w:r>
              <w:t>Final hypercare completion</w:t>
            </w:r>
          </w:p>
          <w:p w14:paraId="60F6434A" w14:textId="52483C2C" w:rsidR="0013397E" w:rsidRPr="0013397E" w:rsidRDefault="0EEA2D36" w:rsidP="004D2FB9">
            <w:pPr>
              <w:pStyle w:val="DTablebullet1"/>
            </w:pPr>
            <w:r>
              <w:t xml:space="preserve">closeout report </w:t>
            </w:r>
          </w:p>
          <w:p w14:paraId="70322005" w14:textId="4E622395" w:rsidR="0013397E" w:rsidRPr="0013397E" w:rsidRDefault="0004761D" w:rsidP="004D2FB9">
            <w:pPr>
              <w:pStyle w:val="DTablebullet1"/>
            </w:pPr>
            <w:r>
              <w:t xml:space="preserve">Final RTM snapshot</w:t>
            </w:r>
          </w:p>
          <w:p w14:paraId="71931CA1" w14:textId="4CD940C3" w:rsidR="0013397E" w:rsidRPr="0013397E" w:rsidRDefault="0EEA2D36" w:rsidP="004D2FB9">
            <w:pPr>
              <w:pStyle w:val="DTablebullet1"/>
            </w:pPr>
            <w:r>
              <w:t xml:space="preserve"> Archived configuration and build documentation </w:t>
            </w:r>
          </w:p>
          <w:p w14:paraId="23973665" w14:textId="35F6CBF7" w:rsidR="0013397E" w:rsidRPr="0013397E" w:rsidRDefault="0004761D" w:rsidP="004D2FB9">
            <w:pPr>
              <w:pStyle w:val="DTablebullet1"/>
            </w:pPr>
            <w:r>
              <w:t xml:space="preserve">Final KT evidence </w:t>
            </w:r>
          </w:p>
          <w:p w14:paraId="793FD11A" w14:textId="6A9B5FBE" w:rsidR="0013397E" w:rsidRPr="0013397E" w:rsidRDefault="0004761D" w:rsidP="004D2FB9">
            <w:pPr>
              <w:pStyle w:val="DTablebullet1"/>
            </w:pPr>
            <w:r>
              <w:t xml:space="preserve">Project closure package </w:t>
            </w:r>
          </w:p>
          <w:p w14:paraId="0DC05280" w14:textId="7B0E938F" w:rsidR="0EEA2D36" w:rsidRDefault="0EEA2D36" w:rsidP="004D2FB9">
            <w:pPr>
              <w:pStyle w:val="DTablebullet1"/>
            </w:pPr>
            <w:r>
              <w:t>Project 3 requires final written approval of SG5 before retainage release and closeout</w:t>
            </w:r>
          </w:p>
        </w:tc>
        <w:tc>
          <w:tcPr>
            <w:tcW w:w="1257" w:type="dxa"/>
            <w:tcMar>
              <w:top w:w="15" w:type="dxa"/>
              <w:left w:w="57" w:type="dxa"/>
              <w:right w:w="57" w:type="dxa"/>
            </w:tcMar>
          </w:tcPr>
          <w:p w14:paraId="31846B85" w14:textId="6ED8D336" w:rsidR="0EEA2D36" w:rsidRDefault="0EEA2D36" w:rsidP="004D2FB9">
            <w:pPr>
              <w:pStyle w:val="Tabletext"/>
            </w:pPr>
            <w:r>
              <w:t>Approve formal closeout and release retainage.</w:t>
            </w:r>
          </w:p>
        </w:tc>
        <w:tc>
          <w:tcPr>
            <w:tcW w:w="2248" w:type="dxa"/>
            <w:tcMar>
              <w:top w:w="15" w:type="dxa"/>
              <w:left w:w="57" w:type="dxa"/>
              <w:right w:w="57" w:type="dxa"/>
            </w:tcMar>
          </w:tcPr>
          <w:p w14:paraId="744ED782" w14:textId="32CFE79E" w:rsidR="0EEA2D36" w:rsidRDefault="0EEA2D36" w:rsidP="004D2FB9">
            <w:pPr>
              <w:pStyle w:val="Tabletext"/>
            </w:pPr>
            <w:r>
              <w:t>Final project closeout approved; all artifacts archived; support transitioned; final acceptance obtained</w:t>
            </w:r>
          </w:p>
        </w:tc>
      </w:tr>
    </w:tbl>
    <w:p w14:paraId="0649B83C" w14:textId="46671B35" w:rsidR="436C627D" w:rsidRDefault="436C627D" w:rsidP="436C627D">
      <w:pPr>
        <w:spacing w:before="240" w:after="240"/>
      </w:pPr>
    </w:p>
    <w:p w14:paraId="67FF79D5" w14:textId="787CF0CB" w:rsidR="00182BBA" w:rsidRDefault="00182BBA" w:rsidP="006A091C">
      <w:pPr>
        <w:pStyle w:val="ListParagraph"/>
        <w:rPr>
          <w:rFonts w:asciiTheme="majorHAnsi" w:eastAsiaTheme="majorEastAsia" w:hAnsiTheme="majorHAnsi" w:cstheme="majorBidi"/>
          <w:color w:val="0F4761" w:themeColor="accent1" w:themeShade="BF"/>
          <w:sz w:val="40"/>
          <w:szCs w:val="40"/>
        </w:rPr>
      </w:pPr>
      <w:r>
        <w:rPr>
          <w:sz w:val="22"/>
          <w:szCs w:val="22"/>
        </w:rPr>
        <w:br w:type="page"/>
      </w:r>
    </w:p>
    <w:p w14:paraId="11FFF7BB" w14:textId="27F61F1A" w:rsidR="001645C1" w:rsidRDefault="00182BBA" w:rsidP="006B1DF9">
      <w:pPr>
        <w:pStyle w:val="Heading1"/>
      </w:pPr>
      <w:bookmarkStart w:id="80" w:name="_Toc234865030"/>
      <w:r>
        <w:t>Risks &amp; Assumptions</w:t>
      </w:r>
      <w:bookmarkEnd w:id="80"/>
    </w:p>
    <w:p w14:paraId="1D9D3F97" w14:textId="40B2B153" w:rsidR="76FEBDA7" w:rsidRDefault="76FEBDA7" w:rsidP="76FEBDA7"/>
    <w:tbl>
      <w:tblPr>
        <w:tblW w:w="0" w:type="auto"/>
        <w:tblBorders>
          <w:bottom w:val="single" w:sz="4" w:space="0" w:color="D1D1D1" w:themeColor="background2" w:themeShade="E6"/>
          <w:insideH w:val="single" w:sz="4" w:space="0" w:color="D1D1D1" w:themeColor="background2" w:themeShade="E6"/>
        </w:tblBorders>
        <w:tblLook w:val="06A0" w:firstRow="1" w:lastRow="0" w:firstColumn="1" w:lastColumn="0" w:noHBand="1" w:noVBand="1"/>
      </w:tblPr>
      <w:tblGrid>
        <w:gridCol w:w="1044"/>
        <w:gridCol w:w="2424"/>
        <w:gridCol w:w="5882"/>
      </w:tblGrid>
      <w:tr w:rsidR="76FEBDA7" w14:paraId="170D0BC9" w14:textId="77777777" w:rsidTr="006B1DF9">
        <w:trPr>
          <w:trHeight w:val="559"/>
        </w:trPr>
        <w:tc>
          <w:tcPr>
            <w:tcW w:w="1044" w:type="dxa"/>
            <w:shd w:val="clear" w:color="auto" w:fill="4EA72E" w:themeFill="accent6"/>
            <w:tcMar>
              <w:top w:w="15" w:type="dxa"/>
              <w:left w:w="15" w:type="dxa"/>
              <w:right w:w="15" w:type="dxa"/>
            </w:tcMar>
            <w:vAlign w:val="center"/>
          </w:tcPr>
          <w:p w14:paraId="32D5AAB4" w14:textId="5266E4D6" w:rsidR="76FEBDA7" w:rsidRDefault="76FEBDA7" w:rsidP="006B1DF9">
            <w:pPr>
              <w:pStyle w:val="Tabletitle"/>
            </w:pPr>
            <w:r>
              <w:t>Assump. ID</w:t>
            </w:r>
          </w:p>
        </w:tc>
        <w:tc>
          <w:tcPr>
            <w:tcW w:w="2424" w:type="dxa"/>
            <w:shd w:val="clear" w:color="auto" w:fill="4EA72E" w:themeFill="accent6"/>
            <w:tcMar>
              <w:top w:w="15" w:type="dxa"/>
              <w:left w:w="15" w:type="dxa"/>
              <w:right w:w="15" w:type="dxa"/>
            </w:tcMar>
            <w:vAlign w:val="center"/>
          </w:tcPr>
          <w:p w14:paraId="22DA5FF3" w14:textId="42539C70" w:rsidR="76FEBDA7" w:rsidRDefault="76FEBDA7" w:rsidP="006B1DF9">
            <w:pPr>
              <w:pStyle w:val="Tabletitle"/>
            </w:pPr>
            <w:r>
              <w:t>Category</w:t>
            </w:r>
          </w:p>
        </w:tc>
        <w:tc>
          <w:tcPr>
            <w:tcW w:w="5882" w:type="dxa"/>
            <w:shd w:val="clear" w:color="auto" w:fill="4EA72E" w:themeFill="accent6"/>
            <w:tcMar>
              <w:top w:w="15" w:type="dxa"/>
              <w:left w:w="15" w:type="dxa"/>
              <w:right w:w="15" w:type="dxa"/>
            </w:tcMar>
            <w:vAlign w:val="center"/>
          </w:tcPr>
          <w:p w14:paraId="2E0DDCE7" w14:textId="1863EAC8" w:rsidR="76FEBDA7" w:rsidRDefault="76FEBDA7" w:rsidP="006B1DF9">
            <w:pPr>
              <w:pStyle w:val="Tabletitle"/>
            </w:pPr>
            <w:r>
              <w:t>Assumption Statement</w:t>
            </w:r>
          </w:p>
        </w:tc>
      </w:tr>
      <w:tr w:rsidR="76FEBDA7" w14:paraId="5C8AED54" w14:textId="77777777" w:rsidTr="006B1DF9">
        <w:trPr>
          <w:trHeight w:val="900"/>
        </w:trPr>
        <w:tc>
          <w:tcPr>
            <w:tcW w:w="1044" w:type="dxa"/>
            <w:tcMar>
              <w:top w:w="15" w:type="dxa"/>
              <w:left w:w="15" w:type="dxa"/>
              <w:right w:w="15" w:type="dxa"/>
            </w:tcMar>
            <w:vAlign w:val="bottom"/>
          </w:tcPr>
          <w:p w14:paraId="06ED849D" w14:textId="72524C66" w:rsidR="76FEBDA7" w:rsidRDefault="76FEBDA7" w:rsidP="001C7EE7">
            <w:pPr>
              <w:pStyle w:val="Tabletext"/>
              <w:jc w:val="center"/>
            </w:pPr>
            <w:r>
              <w:t>1</w:t>
            </w:r>
          </w:p>
        </w:tc>
        <w:tc>
          <w:tcPr>
            <w:tcW w:w="2424" w:type="dxa"/>
            <w:tcMar>
              <w:top w:w="15" w:type="dxa"/>
              <w:left w:w="15" w:type="dxa"/>
              <w:right w:w="15" w:type="dxa"/>
            </w:tcMar>
            <w:vAlign w:val="bottom"/>
          </w:tcPr>
          <w:p w14:paraId="6158FD0A" w14:textId="1E04AB0E" w:rsidR="76FEBDA7" w:rsidRDefault="76FEBDA7" w:rsidP="006B1DF9">
            <w:pPr>
              <w:pStyle w:val="Tabletext"/>
            </w:pPr>
            <w:r>
              <w:t>EAM Process Scope</w:t>
            </w:r>
          </w:p>
        </w:tc>
        <w:tc>
          <w:tcPr>
            <w:tcW w:w="5882" w:type="dxa"/>
            <w:tcMar>
              <w:top w:w="15" w:type="dxa"/>
              <w:left w:w="15" w:type="dxa"/>
              <w:right w:w="15" w:type="dxa"/>
            </w:tcMar>
            <w:vAlign w:val="bottom"/>
          </w:tcPr>
          <w:p w14:paraId="54FAA7BD" w14:textId="689889B7" w:rsidR="76FEBDA7" w:rsidRDefault="76FEBDA7" w:rsidP="006B1DF9">
            <w:pPr>
              <w:pStyle w:val="Tabletext"/>
            </w:pPr>
            <w:r>
              <w:t>We assume that all existing work order types and notification types configured for different work categories will be retained and managed through the new Fiori applications in SAP S/4HANA.</w:t>
            </w:r>
          </w:p>
        </w:tc>
      </w:tr>
      <w:tr w:rsidR="76FEBDA7" w14:paraId="29637AEC" w14:textId="77777777" w:rsidTr="006B1DF9">
        <w:trPr>
          <w:trHeight w:val="900"/>
        </w:trPr>
        <w:tc>
          <w:tcPr>
            <w:tcW w:w="1044" w:type="dxa"/>
            <w:tcMar>
              <w:top w:w="15" w:type="dxa"/>
              <w:left w:w="15" w:type="dxa"/>
              <w:right w:w="15" w:type="dxa"/>
            </w:tcMar>
            <w:vAlign w:val="bottom"/>
          </w:tcPr>
          <w:p w14:paraId="7944AF89" w14:textId="72546411" w:rsidR="76FEBDA7" w:rsidRDefault="76FEBDA7" w:rsidP="001C7EE7">
            <w:pPr>
              <w:pStyle w:val="Tabletext"/>
              <w:jc w:val="center"/>
            </w:pPr>
            <w:r>
              <w:t>2</w:t>
            </w:r>
          </w:p>
        </w:tc>
        <w:tc>
          <w:tcPr>
            <w:tcW w:w="2424" w:type="dxa"/>
            <w:tcMar>
              <w:top w:w="15" w:type="dxa"/>
              <w:left w:w="15" w:type="dxa"/>
              <w:right w:w="15" w:type="dxa"/>
            </w:tcMar>
            <w:vAlign w:val="bottom"/>
          </w:tcPr>
          <w:p w14:paraId="4AAE5E3F" w14:textId="31D87AA0" w:rsidR="76FEBDA7" w:rsidRDefault="76FEBDA7" w:rsidP="006B1DF9">
            <w:pPr>
              <w:pStyle w:val="Tabletext"/>
            </w:pPr>
            <w:r>
              <w:t>EAM Process Scope</w:t>
            </w:r>
          </w:p>
        </w:tc>
        <w:tc>
          <w:tcPr>
            <w:tcW w:w="5882" w:type="dxa"/>
            <w:tcMar>
              <w:top w:w="15" w:type="dxa"/>
              <w:left w:w="15" w:type="dxa"/>
              <w:right w:w="15" w:type="dxa"/>
            </w:tcMar>
            <w:vAlign w:val="bottom"/>
          </w:tcPr>
          <w:p w14:paraId="18DA12D6" w14:textId="2B63CF04" w:rsidR="76FEBDA7" w:rsidRDefault="76FEBDA7" w:rsidP="006B1DF9">
            <w:pPr>
              <w:pStyle w:val="Tabletext"/>
            </w:pPr>
            <w:r>
              <w:t>We assume that the custom report requiring inputs from designer workload, CU design status, and similar data will be built as part of DDS; therefore, it is considered out of scope for this project.</w:t>
            </w:r>
          </w:p>
        </w:tc>
      </w:tr>
      <w:tr w:rsidR="76FEBDA7" w14:paraId="76DCE461" w14:textId="77777777" w:rsidTr="006B1DF9">
        <w:trPr>
          <w:trHeight w:val="1200"/>
        </w:trPr>
        <w:tc>
          <w:tcPr>
            <w:tcW w:w="1044" w:type="dxa"/>
            <w:tcMar>
              <w:top w:w="15" w:type="dxa"/>
              <w:left w:w="15" w:type="dxa"/>
              <w:right w:w="15" w:type="dxa"/>
            </w:tcMar>
            <w:vAlign w:val="bottom"/>
          </w:tcPr>
          <w:p w14:paraId="6291EF15" w14:textId="315F26F1" w:rsidR="76FEBDA7" w:rsidRDefault="76FEBDA7" w:rsidP="001C7EE7">
            <w:pPr>
              <w:pStyle w:val="Tabletext"/>
              <w:jc w:val="center"/>
            </w:pPr>
            <w:r>
              <w:t>3</w:t>
            </w:r>
          </w:p>
        </w:tc>
        <w:tc>
          <w:tcPr>
            <w:tcW w:w="2424" w:type="dxa"/>
            <w:tcMar>
              <w:top w:w="15" w:type="dxa"/>
              <w:left w:w="15" w:type="dxa"/>
              <w:right w:w="15" w:type="dxa"/>
            </w:tcMar>
            <w:vAlign w:val="bottom"/>
          </w:tcPr>
          <w:p w14:paraId="0D7FD42B" w14:textId="0325A741" w:rsidR="76FEBDA7" w:rsidRDefault="76FEBDA7" w:rsidP="006B1DF9">
            <w:pPr>
              <w:pStyle w:val="Tabletext"/>
            </w:pPr>
            <w:r>
              <w:t>Security and Controls Scope</w:t>
            </w:r>
          </w:p>
        </w:tc>
        <w:tc>
          <w:tcPr>
            <w:tcW w:w="5882" w:type="dxa"/>
            <w:tcMar>
              <w:top w:w="15" w:type="dxa"/>
              <w:left w:w="15" w:type="dxa"/>
              <w:right w:w="15" w:type="dxa"/>
            </w:tcMar>
            <w:vAlign w:val="bottom"/>
          </w:tcPr>
          <w:p w14:paraId="11668E31" w14:textId="11F0D5A2" w:rsidR="76FEBDA7" w:rsidRDefault="76FEBDA7" w:rsidP="006B1DF9">
            <w:pPr>
              <w:pStyle w:val="Tabletext"/>
            </w:pPr>
            <w:r>
              <w:t>We assume system activities within SAP Governance Risk and Compliance - Access Control (GRC-AC) will be executed by the client including configuring application,  uploading of Segregation of Duties (SOD) rulesets,  and mapping and application of mitigating controls to end users.</w:t>
            </w:r>
          </w:p>
        </w:tc>
      </w:tr>
      <w:tr w:rsidR="76FEBDA7" w14:paraId="4372524A" w14:textId="77777777" w:rsidTr="006B1DF9">
        <w:trPr>
          <w:trHeight w:val="600"/>
        </w:trPr>
        <w:tc>
          <w:tcPr>
            <w:tcW w:w="1044" w:type="dxa"/>
            <w:tcMar>
              <w:top w:w="15" w:type="dxa"/>
              <w:left w:w="15" w:type="dxa"/>
              <w:right w:w="15" w:type="dxa"/>
            </w:tcMar>
            <w:vAlign w:val="bottom"/>
          </w:tcPr>
          <w:p w14:paraId="41D28239" w14:textId="31DFB3BF" w:rsidR="76FEBDA7" w:rsidRDefault="76FEBDA7" w:rsidP="001C7EE7">
            <w:pPr>
              <w:pStyle w:val="Tabletext"/>
              <w:jc w:val="center"/>
            </w:pPr>
            <w:r>
              <w:t>4</w:t>
            </w:r>
          </w:p>
        </w:tc>
        <w:tc>
          <w:tcPr>
            <w:tcW w:w="2424" w:type="dxa"/>
            <w:tcMar>
              <w:top w:w="15" w:type="dxa"/>
              <w:left w:w="15" w:type="dxa"/>
              <w:right w:w="15" w:type="dxa"/>
            </w:tcMar>
            <w:vAlign w:val="bottom"/>
          </w:tcPr>
          <w:p w14:paraId="15214E8B" w14:textId="524D13E5" w:rsidR="76FEBDA7" w:rsidRDefault="76FEBDA7" w:rsidP="006B1DF9">
            <w:pPr>
              <w:pStyle w:val="Tabletext"/>
            </w:pPr>
            <w:r>
              <w:t>Security and Controls Scope</w:t>
            </w:r>
          </w:p>
        </w:tc>
        <w:tc>
          <w:tcPr>
            <w:tcW w:w="5882" w:type="dxa"/>
            <w:tcMar>
              <w:top w:w="15" w:type="dxa"/>
              <w:left w:w="15" w:type="dxa"/>
              <w:right w:w="15" w:type="dxa"/>
            </w:tcMar>
            <w:vAlign w:val="bottom"/>
          </w:tcPr>
          <w:p w14:paraId="056FE123" w14:textId="76E5BD7C" w:rsidR="76FEBDA7" w:rsidRDefault="76FEBDA7" w:rsidP="006B1DF9">
            <w:pPr>
              <w:pStyle w:val="Tabletext"/>
            </w:pPr>
            <w:r>
              <w:t xml:space="preserve">We assume the client facilitates interactions with internal and external audit, we (Deloitte) support addressing observations and recommendations. </w:t>
            </w:r>
          </w:p>
        </w:tc>
      </w:tr>
      <w:tr w:rsidR="76FEBDA7" w14:paraId="1CCF0404" w14:textId="77777777" w:rsidTr="006B1DF9">
        <w:trPr>
          <w:trHeight w:val="600"/>
        </w:trPr>
        <w:tc>
          <w:tcPr>
            <w:tcW w:w="1044" w:type="dxa"/>
            <w:tcMar>
              <w:top w:w="15" w:type="dxa"/>
              <w:left w:w="15" w:type="dxa"/>
              <w:right w:w="15" w:type="dxa"/>
            </w:tcMar>
            <w:vAlign w:val="bottom"/>
          </w:tcPr>
          <w:p w14:paraId="1CB96D51" w14:textId="5C0F6F8E" w:rsidR="76FEBDA7" w:rsidRDefault="76FEBDA7" w:rsidP="001C7EE7">
            <w:pPr>
              <w:pStyle w:val="Tabletext"/>
              <w:jc w:val="center"/>
            </w:pPr>
            <w:r>
              <w:t>5</w:t>
            </w:r>
          </w:p>
        </w:tc>
        <w:tc>
          <w:tcPr>
            <w:tcW w:w="2424" w:type="dxa"/>
            <w:tcMar>
              <w:top w:w="15" w:type="dxa"/>
              <w:left w:w="15" w:type="dxa"/>
              <w:right w:w="15" w:type="dxa"/>
            </w:tcMar>
            <w:vAlign w:val="bottom"/>
          </w:tcPr>
          <w:p w14:paraId="68E90CD0" w14:textId="766F1A95" w:rsidR="76FEBDA7" w:rsidRDefault="76FEBDA7" w:rsidP="006B1DF9">
            <w:pPr>
              <w:pStyle w:val="Tabletext"/>
            </w:pPr>
            <w:r>
              <w:t>Security and Controls Scope</w:t>
            </w:r>
          </w:p>
        </w:tc>
        <w:tc>
          <w:tcPr>
            <w:tcW w:w="5882" w:type="dxa"/>
            <w:tcMar>
              <w:top w:w="15" w:type="dxa"/>
              <w:left w:w="15" w:type="dxa"/>
              <w:right w:w="15" w:type="dxa"/>
            </w:tcMar>
            <w:vAlign w:val="bottom"/>
          </w:tcPr>
          <w:p w14:paraId="1D33500F" w14:textId="77CE032A" w:rsidR="76FEBDA7" w:rsidRDefault="76FEBDA7" w:rsidP="006B1DF9">
            <w:pPr>
              <w:pStyle w:val="Tabletext"/>
            </w:pPr>
            <w:r>
              <w:t>We assume testing  and documentation of control activities will occur once within the 3 SIT cycles and within UAT</w:t>
            </w:r>
          </w:p>
        </w:tc>
      </w:tr>
      <w:tr w:rsidR="76FEBDA7" w14:paraId="7F10DE54" w14:textId="77777777" w:rsidTr="006B1DF9">
        <w:trPr>
          <w:trHeight w:val="900"/>
        </w:trPr>
        <w:tc>
          <w:tcPr>
            <w:tcW w:w="1044" w:type="dxa"/>
            <w:tcMar>
              <w:top w:w="15" w:type="dxa"/>
              <w:left w:w="15" w:type="dxa"/>
              <w:right w:w="15" w:type="dxa"/>
            </w:tcMar>
            <w:vAlign w:val="bottom"/>
          </w:tcPr>
          <w:p w14:paraId="34FE7EEB" w14:textId="3FAA316F" w:rsidR="76FEBDA7" w:rsidRDefault="76FEBDA7" w:rsidP="001C7EE7">
            <w:pPr>
              <w:pStyle w:val="Tabletext"/>
              <w:jc w:val="center"/>
            </w:pPr>
            <w:r>
              <w:t>6</w:t>
            </w:r>
          </w:p>
        </w:tc>
        <w:tc>
          <w:tcPr>
            <w:tcW w:w="2424" w:type="dxa"/>
            <w:tcMar>
              <w:top w:w="15" w:type="dxa"/>
              <w:left w:w="15" w:type="dxa"/>
              <w:right w:w="15" w:type="dxa"/>
            </w:tcMar>
            <w:vAlign w:val="bottom"/>
          </w:tcPr>
          <w:p w14:paraId="7D80B955" w14:textId="64F5C277" w:rsidR="76FEBDA7" w:rsidRDefault="76FEBDA7" w:rsidP="006B1DF9">
            <w:pPr>
              <w:pStyle w:val="Tabletext"/>
            </w:pPr>
            <w:r>
              <w:t>Security and Controls Scope</w:t>
            </w:r>
          </w:p>
        </w:tc>
        <w:tc>
          <w:tcPr>
            <w:tcW w:w="5882" w:type="dxa"/>
            <w:tcMar>
              <w:top w:w="15" w:type="dxa"/>
              <w:left w:w="15" w:type="dxa"/>
              <w:right w:w="15" w:type="dxa"/>
            </w:tcMar>
            <w:vAlign w:val="bottom"/>
          </w:tcPr>
          <w:p w14:paraId="59CEC0F9" w14:textId="0092218B" w:rsidR="76FEBDA7" w:rsidRDefault="76FEBDA7" w:rsidP="006B1DF9">
            <w:pPr>
              <w:pStyle w:val="Tabletext"/>
            </w:pPr>
            <w:r>
              <w:t>We assume GRC Ruleset refinement is limited to financial risk introduced within the environment as the result  of SAP PM implementation and is limited to the tcodes and/or fiori apps contained within the production security design.</w:t>
            </w:r>
          </w:p>
        </w:tc>
      </w:tr>
      <w:tr w:rsidR="76FEBDA7" w14:paraId="647AB966" w14:textId="77777777" w:rsidTr="006B1DF9">
        <w:trPr>
          <w:trHeight w:val="600"/>
        </w:trPr>
        <w:tc>
          <w:tcPr>
            <w:tcW w:w="1044" w:type="dxa"/>
            <w:tcMar>
              <w:top w:w="15" w:type="dxa"/>
              <w:left w:w="15" w:type="dxa"/>
              <w:right w:w="15" w:type="dxa"/>
            </w:tcMar>
            <w:vAlign w:val="bottom"/>
          </w:tcPr>
          <w:p w14:paraId="670DF5FD" w14:textId="21030BB5" w:rsidR="76FEBDA7" w:rsidRDefault="76FEBDA7" w:rsidP="001C7EE7">
            <w:pPr>
              <w:pStyle w:val="Tabletext"/>
              <w:jc w:val="center"/>
            </w:pPr>
            <w:r>
              <w:t>7</w:t>
            </w:r>
          </w:p>
        </w:tc>
        <w:tc>
          <w:tcPr>
            <w:tcW w:w="2424" w:type="dxa"/>
            <w:tcMar>
              <w:top w:w="15" w:type="dxa"/>
              <w:left w:w="15" w:type="dxa"/>
              <w:right w:w="15" w:type="dxa"/>
            </w:tcMar>
            <w:vAlign w:val="bottom"/>
          </w:tcPr>
          <w:p w14:paraId="0AABA7BC" w14:textId="6AA4B838" w:rsidR="76FEBDA7" w:rsidRDefault="76FEBDA7" w:rsidP="006B1DF9">
            <w:pPr>
              <w:pStyle w:val="Tabletext"/>
            </w:pPr>
            <w:r>
              <w:t>Security and Controls Scope</w:t>
            </w:r>
          </w:p>
        </w:tc>
        <w:tc>
          <w:tcPr>
            <w:tcW w:w="5882" w:type="dxa"/>
            <w:tcMar>
              <w:top w:w="15" w:type="dxa"/>
              <w:left w:w="15" w:type="dxa"/>
              <w:right w:w="15" w:type="dxa"/>
            </w:tcMar>
            <w:vAlign w:val="bottom"/>
          </w:tcPr>
          <w:p w14:paraId="6A88D6E6" w14:textId="116D886E" w:rsidR="76FEBDA7" w:rsidRDefault="76FEBDA7" w:rsidP="006B1DF9">
            <w:pPr>
              <w:pStyle w:val="Tabletext"/>
            </w:pPr>
            <w:r>
              <w:t>We assume the client currently leverages a master and derived role construct and security approach that will continue to be leveraged</w:t>
            </w:r>
          </w:p>
        </w:tc>
      </w:tr>
      <w:tr w:rsidR="76FEBDA7" w14:paraId="2B8E95A6" w14:textId="77777777" w:rsidTr="006B1DF9">
        <w:trPr>
          <w:trHeight w:val="600"/>
        </w:trPr>
        <w:tc>
          <w:tcPr>
            <w:tcW w:w="1044" w:type="dxa"/>
            <w:tcMar>
              <w:top w:w="15" w:type="dxa"/>
              <w:left w:w="15" w:type="dxa"/>
              <w:right w:w="15" w:type="dxa"/>
            </w:tcMar>
            <w:vAlign w:val="bottom"/>
          </w:tcPr>
          <w:p w14:paraId="753F58E9" w14:textId="02889062" w:rsidR="76FEBDA7" w:rsidRDefault="76FEBDA7" w:rsidP="001C7EE7">
            <w:pPr>
              <w:pStyle w:val="Tabletext"/>
              <w:jc w:val="center"/>
            </w:pPr>
            <w:r>
              <w:t>8</w:t>
            </w:r>
          </w:p>
        </w:tc>
        <w:tc>
          <w:tcPr>
            <w:tcW w:w="2424" w:type="dxa"/>
            <w:tcMar>
              <w:top w:w="15" w:type="dxa"/>
              <w:left w:w="15" w:type="dxa"/>
              <w:right w:w="15" w:type="dxa"/>
            </w:tcMar>
            <w:vAlign w:val="bottom"/>
          </w:tcPr>
          <w:p w14:paraId="192CE423" w14:textId="43498BEB" w:rsidR="76FEBDA7" w:rsidRDefault="76FEBDA7" w:rsidP="006B1DF9">
            <w:pPr>
              <w:pStyle w:val="Tabletext"/>
            </w:pPr>
            <w:r>
              <w:t>Security and Controls Scope</w:t>
            </w:r>
          </w:p>
        </w:tc>
        <w:tc>
          <w:tcPr>
            <w:tcW w:w="5882" w:type="dxa"/>
            <w:tcMar>
              <w:top w:w="15" w:type="dxa"/>
              <w:left w:w="15" w:type="dxa"/>
              <w:right w:w="15" w:type="dxa"/>
            </w:tcMar>
            <w:vAlign w:val="bottom"/>
          </w:tcPr>
          <w:p w14:paraId="38D74EE6" w14:textId="1C1E9D80" w:rsidR="76FEBDA7" w:rsidRDefault="76FEBDA7" w:rsidP="006B1DF9">
            <w:pPr>
              <w:pStyle w:val="Tabletext"/>
            </w:pPr>
            <w:r>
              <w:t xml:space="preserve">Deloitte will create up to </w:t>
            </w:r>
            <w:r>
              <w:rPr>
                <w:color w:val="FF0000"/>
              </w:rPr>
              <w:t>50</w:t>
            </w:r>
            <w:r>
              <w:t xml:space="preserve"> new master security roles including  the creation of up to </w:t>
            </w:r>
            <w:r>
              <w:rPr>
                <w:color w:val="FF0000"/>
              </w:rPr>
              <w:t>250</w:t>
            </w:r>
            <w:r>
              <w:t xml:space="preserve"> new derivations of the master security roles.</w:t>
            </w:r>
          </w:p>
        </w:tc>
      </w:tr>
      <w:tr w:rsidR="76FEBDA7" w14:paraId="7620680D" w14:textId="77777777" w:rsidTr="006B1DF9">
        <w:trPr>
          <w:trHeight w:val="900"/>
        </w:trPr>
        <w:tc>
          <w:tcPr>
            <w:tcW w:w="1044" w:type="dxa"/>
            <w:tcMar>
              <w:top w:w="15" w:type="dxa"/>
              <w:left w:w="15" w:type="dxa"/>
              <w:right w:w="15" w:type="dxa"/>
            </w:tcMar>
            <w:vAlign w:val="bottom"/>
          </w:tcPr>
          <w:p w14:paraId="3BB6A2CF" w14:textId="7505DE9D" w:rsidR="76FEBDA7" w:rsidRDefault="76FEBDA7" w:rsidP="001C7EE7">
            <w:pPr>
              <w:pStyle w:val="Tabletext"/>
              <w:jc w:val="center"/>
            </w:pPr>
            <w:r>
              <w:t>9</w:t>
            </w:r>
          </w:p>
        </w:tc>
        <w:tc>
          <w:tcPr>
            <w:tcW w:w="2424" w:type="dxa"/>
            <w:tcMar>
              <w:top w:w="15" w:type="dxa"/>
              <w:left w:w="15" w:type="dxa"/>
              <w:right w:w="15" w:type="dxa"/>
            </w:tcMar>
            <w:vAlign w:val="bottom"/>
          </w:tcPr>
          <w:p w14:paraId="291A9DE3" w14:textId="11DDEE0F" w:rsidR="76FEBDA7" w:rsidRDefault="76FEBDA7" w:rsidP="006B1DF9">
            <w:pPr>
              <w:pStyle w:val="Tabletext"/>
            </w:pPr>
            <w:r>
              <w:t>Security and Controls Scope</w:t>
            </w:r>
          </w:p>
        </w:tc>
        <w:tc>
          <w:tcPr>
            <w:tcW w:w="5882" w:type="dxa"/>
            <w:tcMar>
              <w:top w:w="15" w:type="dxa"/>
              <w:left w:w="15" w:type="dxa"/>
              <w:right w:w="15" w:type="dxa"/>
            </w:tcMar>
            <w:vAlign w:val="bottom"/>
          </w:tcPr>
          <w:p w14:paraId="788D897D" w14:textId="2CDE2365" w:rsidR="76FEBDA7" w:rsidRDefault="76FEBDA7" w:rsidP="006B1DF9">
            <w:pPr>
              <w:pStyle w:val="Tabletext"/>
            </w:pPr>
            <w:r>
              <w:t>We assume user lifecycle processes exists within the landscape and do not require modification or enhancements as part of this inciative including user access reviews, user provisioning and deprovisioning for movers or leavers.</w:t>
            </w:r>
          </w:p>
        </w:tc>
      </w:tr>
      <w:tr w:rsidR="76FEBDA7" w14:paraId="7BE56CA7" w14:textId="77777777" w:rsidTr="006B1DF9">
        <w:trPr>
          <w:trHeight w:val="600"/>
        </w:trPr>
        <w:tc>
          <w:tcPr>
            <w:tcW w:w="1044" w:type="dxa"/>
            <w:tcMar>
              <w:top w:w="15" w:type="dxa"/>
              <w:left w:w="15" w:type="dxa"/>
              <w:right w:w="15" w:type="dxa"/>
            </w:tcMar>
            <w:vAlign w:val="bottom"/>
          </w:tcPr>
          <w:p w14:paraId="795147C8" w14:textId="024D273D" w:rsidR="76FEBDA7" w:rsidRDefault="76FEBDA7" w:rsidP="001C7EE7">
            <w:pPr>
              <w:pStyle w:val="Tabletext"/>
              <w:jc w:val="center"/>
            </w:pPr>
            <w:r>
              <w:t>10</w:t>
            </w:r>
          </w:p>
        </w:tc>
        <w:tc>
          <w:tcPr>
            <w:tcW w:w="2424" w:type="dxa"/>
            <w:tcMar>
              <w:top w:w="15" w:type="dxa"/>
              <w:left w:w="15" w:type="dxa"/>
              <w:right w:w="15" w:type="dxa"/>
            </w:tcMar>
            <w:vAlign w:val="bottom"/>
          </w:tcPr>
          <w:p w14:paraId="16440896" w14:textId="7A23A660" w:rsidR="76FEBDA7" w:rsidRDefault="76FEBDA7" w:rsidP="006B1DF9">
            <w:pPr>
              <w:pStyle w:val="Tabletext"/>
            </w:pPr>
            <w:r>
              <w:t>Security and Controls Scope</w:t>
            </w:r>
          </w:p>
        </w:tc>
        <w:tc>
          <w:tcPr>
            <w:tcW w:w="5882" w:type="dxa"/>
            <w:tcMar>
              <w:top w:w="15" w:type="dxa"/>
              <w:left w:w="15" w:type="dxa"/>
              <w:right w:w="15" w:type="dxa"/>
            </w:tcMar>
            <w:vAlign w:val="bottom"/>
          </w:tcPr>
          <w:p w14:paraId="4E264BC9" w14:textId="4147DA52" w:rsidR="76FEBDA7" w:rsidRDefault="76FEBDA7" w:rsidP="006B1DF9">
            <w:pPr>
              <w:pStyle w:val="Tabletext"/>
            </w:pPr>
            <w:r>
              <w:t xml:space="preserve">Deloitte will implement up to </w:t>
            </w:r>
            <w:r>
              <w:rPr>
                <w:color w:val="FF0000"/>
              </w:rPr>
              <w:t xml:space="preserve">50 </w:t>
            </w:r>
            <w:r>
              <w:t xml:space="preserve">key business process controls and </w:t>
            </w:r>
            <w:r>
              <w:rPr>
                <w:color w:val="FF0000"/>
              </w:rPr>
              <w:t>20</w:t>
            </w:r>
            <w:r>
              <w:t xml:space="preserve"> IT General Controls control requirements.</w:t>
            </w:r>
          </w:p>
        </w:tc>
      </w:tr>
      <w:tr w:rsidR="76FEBDA7" w14:paraId="677170DB" w14:textId="77777777" w:rsidTr="006B1DF9">
        <w:trPr>
          <w:trHeight w:val="600"/>
        </w:trPr>
        <w:tc>
          <w:tcPr>
            <w:tcW w:w="1044" w:type="dxa"/>
            <w:tcMar>
              <w:top w:w="15" w:type="dxa"/>
              <w:left w:w="15" w:type="dxa"/>
              <w:right w:w="15" w:type="dxa"/>
            </w:tcMar>
            <w:vAlign w:val="bottom"/>
          </w:tcPr>
          <w:p w14:paraId="01BF93AA" w14:textId="67D6F8CB" w:rsidR="76FEBDA7" w:rsidRDefault="76FEBDA7" w:rsidP="001C7EE7">
            <w:pPr>
              <w:pStyle w:val="Tabletext"/>
              <w:jc w:val="center"/>
            </w:pPr>
            <w:r>
              <w:t>11</w:t>
            </w:r>
          </w:p>
        </w:tc>
        <w:tc>
          <w:tcPr>
            <w:tcW w:w="2424" w:type="dxa"/>
            <w:tcMar>
              <w:top w:w="15" w:type="dxa"/>
              <w:left w:w="15" w:type="dxa"/>
              <w:right w:w="15" w:type="dxa"/>
            </w:tcMar>
            <w:vAlign w:val="bottom"/>
          </w:tcPr>
          <w:p w14:paraId="49AC7AD9" w14:textId="34E53904" w:rsidR="76FEBDA7" w:rsidRDefault="76FEBDA7" w:rsidP="006B1DF9">
            <w:pPr>
              <w:pStyle w:val="Tabletext"/>
            </w:pPr>
            <w:r>
              <w:t>Security and Controls Scope</w:t>
            </w:r>
          </w:p>
        </w:tc>
        <w:tc>
          <w:tcPr>
            <w:tcW w:w="5882" w:type="dxa"/>
            <w:tcMar>
              <w:top w:w="15" w:type="dxa"/>
              <w:left w:w="15" w:type="dxa"/>
              <w:right w:w="15" w:type="dxa"/>
            </w:tcMar>
            <w:vAlign w:val="bottom"/>
          </w:tcPr>
          <w:p w14:paraId="6AC57D27" w14:textId="3BC43C39" w:rsidR="76FEBDA7" w:rsidRDefault="76FEBDA7" w:rsidP="006B1DF9">
            <w:pPr>
              <w:pStyle w:val="Tabletext"/>
            </w:pPr>
            <w:r>
              <w:t>Project 3 is responsible for the drafting and updating documentation of Control Process Narratives and/or Control Procedural documents</w:t>
            </w:r>
          </w:p>
        </w:tc>
      </w:tr>
      <w:tr w:rsidR="00654453" w14:paraId="426D4AF8" w14:textId="77777777" w:rsidTr="006B1DF9">
        <w:trPr>
          <w:trHeight w:val="600"/>
        </w:trPr>
        <w:tc>
          <w:tcPr>
            <w:tcW w:w="1044" w:type="dxa"/>
            <w:tcMar>
              <w:top w:w="15" w:type="dxa"/>
              <w:left w:w="15" w:type="dxa"/>
              <w:right w:w="15" w:type="dxa"/>
            </w:tcMar>
            <w:vAlign w:val="bottom"/>
          </w:tcPr>
          <w:p w14:paraId="32CD7898" w14:textId="7736085F" w:rsidR="00654453" w:rsidRPr="76FEBDA7" w:rsidRDefault="00654453" w:rsidP="001C7EE7">
            <w:pPr>
              <w:pStyle w:val="Tabletext"/>
              <w:jc w:val="center"/>
            </w:pPr>
            <w:r>
              <w:t>12</w:t>
            </w:r>
          </w:p>
        </w:tc>
        <w:tc>
          <w:tcPr>
            <w:tcW w:w="2424" w:type="dxa"/>
            <w:tcMar>
              <w:top w:w="15" w:type="dxa"/>
              <w:left w:w="15" w:type="dxa"/>
              <w:right w:w="15" w:type="dxa"/>
            </w:tcMar>
            <w:vAlign w:val="bottom"/>
          </w:tcPr>
          <w:p w14:paraId="0F9825A8" w14:textId="5D3D5041" w:rsidR="00654453" w:rsidRPr="76FEBDA7" w:rsidRDefault="00654453" w:rsidP="006B1DF9">
            <w:pPr>
              <w:pStyle w:val="Tabletext"/>
            </w:pPr>
            <w:r>
              <w:t>Technology</w:t>
            </w:r>
          </w:p>
        </w:tc>
        <w:tc>
          <w:tcPr>
            <w:tcW w:w="5882" w:type="dxa"/>
            <w:tcMar>
              <w:top w:w="15" w:type="dxa"/>
              <w:left w:w="15" w:type="dxa"/>
              <w:right w:w="15" w:type="dxa"/>
            </w:tcMar>
            <w:vAlign w:val="bottom"/>
          </w:tcPr>
          <w:p w14:paraId="5AE9479D" w14:textId="4108E42C" w:rsidR="00654453" w:rsidRPr="76FEBDA7" w:rsidRDefault="000E406C" w:rsidP="006B1DF9">
            <w:pPr>
              <w:pStyle w:val="Tabletext"/>
            </w:pPr>
            <w:r>
              <w:t xml:space="preserve">We are assuming the Project 3 S/4 2021 to 2025 Dev environment upgrade will be completed before we begin the SAP EAM implementation. </w:t>
            </w:r>
          </w:p>
        </w:tc>
      </w:tr>
      <w:tr w:rsidR="00211311" w14:paraId="73F97240" w14:textId="77777777" w:rsidTr="006B1DF9">
        <w:trPr>
          <w:trHeight w:val="600"/>
        </w:trPr>
        <w:tc>
          <w:tcPr>
            <w:tcW w:w="1044" w:type="dxa"/>
            <w:tcMar>
              <w:top w:w="15" w:type="dxa"/>
              <w:left w:w="15" w:type="dxa"/>
              <w:right w:w="15" w:type="dxa"/>
            </w:tcMar>
            <w:vAlign w:val="bottom"/>
          </w:tcPr>
          <w:p w14:paraId="7D7862F0" w14:textId="128D0FED" w:rsidR="00211311" w:rsidRDefault="00211311" w:rsidP="001C7EE7">
            <w:pPr>
              <w:pStyle w:val="Tabletext"/>
              <w:jc w:val="center"/>
            </w:pPr>
            <w:r>
              <w:t>13</w:t>
            </w:r>
          </w:p>
        </w:tc>
        <w:tc>
          <w:tcPr>
            <w:tcW w:w="2424" w:type="dxa"/>
            <w:tcMar>
              <w:top w:w="15" w:type="dxa"/>
              <w:left w:w="15" w:type="dxa"/>
              <w:right w:w="15" w:type="dxa"/>
            </w:tcMar>
            <w:vAlign w:val="bottom"/>
          </w:tcPr>
          <w:p w14:paraId="0E7899B6" w14:textId="275FC712" w:rsidR="00211311" w:rsidRDefault="00211311" w:rsidP="006B1DF9">
            <w:pPr>
              <w:pStyle w:val="Tabletext"/>
            </w:pPr>
            <w:r>
              <w:t>Technology</w:t>
            </w:r>
          </w:p>
        </w:tc>
        <w:tc>
          <w:tcPr>
            <w:tcW w:w="5882" w:type="dxa"/>
            <w:tcMar>
              <w:top w:w="15" w:type="dxa"/>
              <w:left w:w="15" w:type="dxa"/>
              <w:right w:w="15" w:type="dxa"/>
            </w:tcMar>
            <w:vAlign w:val="bottom"/>
          </w:tcPr>
          <w:p w14:paraId="43AD8CA5" w14:textId="57A405F0" w:rsidR="00211311" w:rsidRDefault="00AC0224" w:rsidP="006B1DF9">
            <w:pPr>
              <w:pStyle w:val="Tabletext"/>
            </w:pPr>
            <w:r>
              <w:t xml:space="preserve">We assume that all transports released from the existing production path DEV in the production landscape, including those related to 2025 upgrade remediation and other break fixes, will be retrofitted into the proposed N+1 EAM Dev system.</w:t>
            </w:r>
          </w:p>
        </w:tc>
      </w:tr>
    </w:tbl>
    <w:p w14:paraId="485232B1" w14:textId="39FC9C3C" w:rsidR="76FEBDA7" w:rsidRDefault="76FEBDA7" w:rsidP="76FEBDA7"/>
    <w:p w14:paraId="245DFE7B" w14:textId="77777777" w:rsidR="001C7EE7" w:rsidRDefault="001C7EE7" w:rsidP="001C7EE7"/>
    <w:p w14:paraId="056C37DE" w14:textId="4E06BCD6" w:rsidR="001645C1" w:rsidRDefault="001645C1" w:rsidP="001C7EE7">
      <w:pPr>
        <w:pStyle w:val="Heading1"/>
      </w:pPr>
      <w:bookmarkStart w:id="81" w:name="_Toc234865031"/>
      <w:r>
        <w:t>Previous Experience/Quals</w:t>
      </w:r>
      <w:bookmarkEnd w:id="81"/>
    </w:p>
    <w:p w14:paraId="482D2F4D" w14:textId="77777777" w:rsidR="004E4ACA" w:rsidRPr="004E4ACA" w:rsidRDefault="004E4ACA" w:rsidP="001C7EE7">
      <w:pPr>
        <w:pStyle w:val="Heading2"/>
        <w:rPr>
          <w:sz w:val="32"/>
        </w:rPr>
      </w:pPr>
      <w:r>
        <w:rPr>
          <w:highlight w:val="lightGray"/>
        </w:rPr>
        <w:t>SI reference #1</w:t>
      </w:r>
      <w:r>
        <w:rPr>
          <w:b w:val="0"/>
          <w:sz w:val="32"/>
        </w:rPr>
        <w:tab/>
      </w:r>
    </w:p>
    <w:tbl>
      <w:tblPr>
        <w:tblW w:w="0" w:type="auto"/>
        <w:jc w:val="right"/>
        <w:tblCellSpacing w:w="15" w:type="dxa"/>
        <w:tblBorders>
          <w:bottom w:val="single" w:sz="4" w:space="0" w:color="D1D1D1" w:themeColor="background2" w:themeShade="E6"/>
          <w:insideH w:val="single" w:sz="4" w:space="0" w:color="D1D1D1" w:themeColor="background2" w:themeShade="E6"/>
        </w:tblBorders>
        <w:tblCellMar>
          <w:top w:w="15" w:type="dxa"/>
          <w:left w:w="15" w:type="dxa"/>
          <w:bottom w:w="15" w:type="dxa"/>
          <w:right w:w="15" w:type="dxa"/>
        </w:tblCellMar>
        <w:tblLook w:val="04A0" w:firstRow="1" w:lastRow="0" w:firstColumn="1" w:lastColumn="0" w:noHBand="0" w:noVBand="1"/>
      </w:tblPr>
      <w:tblGrid>
        <w:gridCol w:w="1928"/>
        <w:gridCol w:w="7432"/>
      </w:tblGrid>
      <w:tr w:rsidR="004E4ACA" w:rsidRPr="009B0113" w14:paraId="3B6C1DFA" w14:textId="77777777" w:rsidTr="001C7EE7">
        <w:trPr>
          <w:tblHeader/>
          <w:tblCellSpacing w:w="15" w:type="dxa"/>
          <w:jc w:val="right"/>
        </w:trPr>
        <w:tc>
          <w:tcPr>
            <w:tcW w:w="0" w:type="auto"/>
            <w:shd w:val="clear" w:color="auto" w:fill="4EA72E" w:themeFill="accent6"/>
            <w:hideMark/>
          </w:tcPr>
          <w:p w14:paraId="087C8A26" w14:textId="77777777" w:rsidR="004E4ACA" w:rsidRPr="00AA5950" w:rsidRDefault="004E4ACA" w:rsidP="001C7EE7">
            <w:pPr>
              <w:pStyle w:val="Tabletitle"/>
            </w:pPr>
            <w:r>
              <w:t>Field</w:t>
            </w:r>
          </w:p>
        </w:tc>
        <w:tc>
          <w:tcPr>
            <w:tcW w:w="0" w:type="auto"/>
            <w:shd w:val="clear" w:color="auto" w:fill="4EA72E" w:themeFill="accent6"/>
            <w:hideMark/>
          </w:tcPr>
          <w:p w14:paraId="2CCC79DF" w14:textId="77777777" w:rsidR="004E4ACA" w:rsidRPr="00AA5950" w:rsidRDefault="004E4ACA" w:rsidP="001C7EE7">
            <w:pPr>
              <w:pStyle w:val="Tabletitle"/>
            </w:pPr>
            <w:r>
              <w:t>Content</w:t>
            </w:r>
          </w:p>
        </w:tc>
      </w:tr>
      <w:tr w:rsidR="001D34E0" w:rsidRPr="009B0113" w14:paraId="2846216E" w14:textId="77777777" w:rsidTr="001C7EE7">
        <w:trPr>
          <w:trHeight w:val="2401"/>
          <w:tblCellSpacing w:w="15" w:type="dxa"/>
          <w:jc w:val="right"/>
        </w:trPr>
        <w:tc>
          <w:tcPr>
            <w:tcW w:w="0" w:type="auto"/>
            <w:hideMark/>
          </w:tcPr>
          <w:p w14:paraId="306B261B" w14:textId="77777777" w:rsidR="001D34E0" w:rsidRPr="009B0113" w:rsidRDefault="001D34E0" w:rsidP="001C7EE7">
            <w:pPr>
              <w:pStyle w:val="Tabletextbold"/>
            </w:pPr>
            <w:r>
              <w:t>Client Name / Descrip</w:t>
            </w:r>
            <w:r>
              <w:rPr>
                <w:b w:val="0"/>
              </w:rPr>
              <w:t>tion</w:t>
            </w:r>
          </w:p>
          <w:p w14:paraId="1B3229D4" w14:textId="77777777" w:rsidR="001D34E0" w:rsidRDefault="001D34E0" w:rsidP="001C7EE7">
            <w:pPr>
              <w:pStyle w:val="Tabletextbold"/>
            </w:pPr>
          </w:p>
          <w:p w14:paraId="3DC6E1FA" w14:textId="25CF4260" w:rsidR="001D34E0" w:rsidRPr="009B0113" w:rsidRDefault="001D34E0" w:rsidP="001C7EE7">
            <w:pPr>
              <w:pStyle w:val="Tabletextbold"/>
            </w:pPr>
            <w:r>
              <w:t>Project Description / Scope</w:t>
            </w:r>
          </w:p>
        </w:tc>
        <w:tc>
          <w:tcPr>
            <w:tcW w:w="0" w:type="auto"/>
            <w:hideMark/>
          </w:tcPr>
          <w:p w14:paraId="2B41292E" w14:textId="77777777" w:rsidR="001D34E0" w:rsidRPr="00D91089" w:rsidRDefault="001D34E0" w:rsidP="001C7EE7">
            <w:pPr>
              <w:pStyle w:val="Tabletext"/>
            </w:pPr>
            <w:r>
              <w:t xml:space="preserve">Peoples </w:t>
            </w:r>
            <w:commentRangeStart w:id="82"/>
            <w:r>
              <w:t xml:space="preserve">Gas (PSG), gas distribution </w:t>
            </w:r>
            <w:commentRangeEnd w:id="82"/>
            <w:r>
              <w:rPr>
                <w:rStyle w:val="CommentReference"/>
                <w:sz w:val="18"/>
                <w:szCs w:val="24"/>
              </w:rPr>
              <w:commentReference w:id="82"/>
            </w:r>
            <w:r>
              <w:t>utility owned by TECO Energy/Emera serving 425k customers throughout Florida.</w:t>
            </w:r>
          </w:p>
          <w:p w14:paraId="11D80BB7" w14:textId="7DD58F2B" w:rsidR="001D34E0" w:rsidRPr="00D91089" w:rsidRDefault="001D34E0" w:rsidP="001C7EE7">
            <w:pPr>
              <w:pStyle w:val="Tabletext"/>
            </w:pPr>
            <w:r>
              <w:t>Deloitte is leading an S/4 EAM greenfield implementation project to digitalize and enable future growth for PGS. Scope includes S/4 EAM, compatible units, Asset Manager, FSM for schedule/dispatch, Locana Lemur for integration to GIS and mobile mapping capabilities, Mirata Forms over 100 for mobile field completion and data collection, and sync between SAP and GIS for asset/equipment data.</w:t>
            </w:r>
          </w:p>
        </w:tc>
      </w:tr>
      <w:tr w:rsidR="004E4ACA" w:rsidRPr="009B0113" w14:paraId="42C8E345" w14:textId="77777777" w:rsidTr="001C7EE7">
        <w:trPr>
          <w:tblCellSpacing w:w="15" w:type="dxa"/>
          <w:jc w:val="right"/>
        </w:trPr>
        <w:tc>
          <w:tcPr>
            <w:tcW w:w="0" w:type="auto"/>
            <w:hideMark/>
          </w:tcPr>
          <w:p w14:paraId="63E3EAE4" w14:textId="77777777" w:rsidR="004E4ACA" w:rsidRPr="009B0113" w:rsidRDefault="004E4ACA" w:rsidP="001C7EE7">
            <w:pPr>
              <w:pStyle w:val="Tabletextbold"/>
            </w:pPr>
            <w:r>
              <w:t>Type of Engagement</w:t>
            </w:r>
          </w:p>
        </w:tc>
        <w:tc>
          <w:tcPr>
            <w:tcW w:w="0" w:type="auto"/>
            <w:hideMark/>
          </w:tcPr>
          <w:p w14:paraId="39B729BC" w14:textId="77777777" w:rsidR="004E4ACA" w:rsidRPr="00D91089" w:rsidRDefault="004E4ACA" w:rsidP="001C7EE7">
            <w:pPr>
              <w:pStyle w:val="Tabletext"/>
            </w:pPr>
            <w:r>
              <w:t>Full scope implementation project with Deloitte as Lead SI</w:t>
            </w:r>
          </w:p>
        </w:tc>
      </w:tr>
      <w:tr w:rsidR="004E4ACA" w:rsidRPr="009B0113" w14:paraId="335945FF" w14:textId="77777777" w:rsidTr="001C7EE7">
        <w:trPr>
          <w:tblCellSpacing w:w="15" w:type="dxa"/>
          <w:jc w:val="right"/>
        </w:trPr>
        <w:tc>
          <w:tcPr>
            <w:tcW w:w="0" w:type="auto"/>
            <w:hideMark/>
          </w:tcPr>
          <w:p w14:paraId="2FC39CF8" w14:textId="77777777" w:rsidR="004E4ACA" w:rsidRPr="009B0113" w:rsidRDefault="004E4ACA" w:rsidP="001C7EE7">
            <w:pPr>
              <w:pStyle w:val="Tabletextbold"/>
            </w:pPr>
            <w:r>
              <w:t>Roles and Responsibilities of SI Project Team</w:t>
            </w:r>
          </w:p>
        </w:tc>
        <w:tc>
          <w:tcPr>
            <w:tcW w:w="0" w:type="auto"/>
            <w:hideMark/>
          </w:tcPr>
          <w:p w14:paraId="7E6993D5" w14:textId="77777777" w:rsidR="004E4ACA" w:rsidRPr="00D91089" w:rsidRDefault="004E4ACA" w:rsidP="001C7EE7">
            <w:pPr>
              <w:pStyle w:val="Tabletext"/>
            </w:pPr>
            <w:r>
              <w:t>Deloitte owns full project management and delivery including PMO, functional, technical, change management, training, communications, security, and basis.</w:t>
            </w:r>
          </w:p>
        </w:tc>
      </w:tr>
      <w:tr w:rsidR="00264359" w:rsidRPr="009B0113" w14:paraId="70710856" w14:textId="77777777" w:rsidTr="001C7EE7">
        <w:trPr>
          <w:cantSplit/>
          <w:trHeight w:val="1682"/>
          <w:tblCellSpacing w:w="15" w:type="dxa"/>
          <w:jc w:val="right"/>
        </w:trPr>
        <w:tc>
          <w:tcPr>
            <w:tcW w:w="0" w:type="auto"/>
            <w:hideMark/>
          </w:tcPr>
          <w:p w14:paraId="2EB8332F" w14:textId="77777777" w:rsidR="00264359" w:rsidRPr="00A10E5C" w:rsidRDefault="00264359" w:rsidP="001C7EE7">
            <w:pPr>
              <w:pStyle w:val="Tabletextbold"/>
            </w:pPr>
            <w:r>
              <w:t>Legacy Platform Modernized or Replaced</w:t>
            </w:r>
          </w:p>
          <w:p w14:paraId="02DF059B" w14:textId="6B905E59" w:rsidR="00264359" w:rsidRPr="009B0113" w:rsidRDefault="00264359" w:rsidP="001C7EE7">
            <w:pPr>
              <w:pStyle w:val="Tabletextbold"/>
            </w:pPr>
            <w:r>
              <w:t>Application Name / Version</w:t>
            </w:r>
          </w:p>
        </w:tc>
        <w:tc>
          <w:tcPr>
            <w:tcW w:w="0" w:type="auto"/>
            <w:hideMark/>
          </w:tcPr>
          <w:p w14:paraId="4CBD841C" w14:textId="39B04BE9" w:rsidR="00264359" w:rsidRPr="00D91089" w:rsidRDefault="0003260C" w:rsidP="001C7EE7">
            <w:pPr>
              <w:pStyle w:val="Tabletext"/>
            </w:pPr>
            <w:r>
              <w:t>Powerplan; infor; CartoPac; ArcGIS; SAP ERP</w:t>
            </w:r>
          </w:p>
          <w:p w14:paraId="769EF716" w14:textId="77777777" w:rsidR="00264359" w:rsidRDefault="00264359" w:rsidP="001C7EE7">
            <w:pPr>
              <w:pStyle w:val="Tabletext"/>
            </w:pPr>
          </w:p>
          <w:p w14:paraId="2330BDD0" w14:textId="77777777" w:rsidR="00264359" w:rsidRDefault="00264359" w:rsidP="001C7EE7">
            <w:pPr>
              <w:pStyle w:val="Tabletext"/>
            </w:pPr>
          </w:p>
          <w:p w14:paraId="2104D0B8" w14:textId="210ED06C" w:rsidR="00264359" w:rsidRPr="00D91089" w:rsidRDefault="00264359" w:rsidP="001C7EE7">
            <w:pPr>
              <w:pStyle w:val="Tabletext"/>
            </w:pPr>
            <w:r>
              <w:t xml:space="preserve">SAP Enterprise Asset Management </w:t>
            </w:r>
          </w:p>
          <w:p w14:paraId="29AC4664" w14:textId="22DFBDC2" w:rsidR="00A968D8" w:rsidRPr="00D91089" w:rsidRDefault="00A968D8" w:rsidP="001C7EE7">
            <w:pPr>
              <w:pStyle w:val="Tabletext"/>
            </w:pPr>
            <w:r>
              <w:t>SAP Asset Manager</w:t>
            </w:r>
          </w:p>
          <w:p w14:paraId="3A4AB8BE" w14:textId="74BF6FF3" w:rsidR="002C1527" w:rsidRPr="00D91089" w:rsidRDefault="002C1527" w:rsidP="001C7EE7">
            <w:pPr>
              <w:pStyle w:val="Tabletext"/>
            </w:pPr>
            <w:r>
              <w:t>Mirata</w:t>
            </w:r>
          </w:p>
          <w:p w14:paraId="40E6C71A" w14:textId="50C7E348" w:rsidR="00264359" w:rsidRPr="00D91089" w:rsidRDefault="00264359" w:rsidP="001C7EE7">
            <w:pPr>
              <w:pStyle w:val="Tabletext"/>
            </w:pPr>
            <w:r>
              <w:t>SAP FSM</w:t>
            </w:r>
          </w:p>
        </w:tc>
      </w:tr>
      <w:tr w:rsidR="004E4ACA" w:rsidRPr="009B0113" w14:paraId="26015FAE" w14:textId="77777777" w:rsidTr="001C7EE7">
        <w:trPr>
          <w:tblCellSpacing w:w="15" w:type="dxa"/>
          <w:jc w:val="right"/>
        </w:trPr>
        <w:tc>
          <w:tcPr>
            <w:tcW w:w="0" w:type="auto"/>
            <w:hideMark/>
          </w:tcPr>
          <w:p w14:paraId="38D9BCC9" w14:textId="77777777" w:rsidR="004E4ACA" w:rsidRPr="00A10E5C" w:rsidRDefault="004E4ACA" w:rsidP="001C7EE7">
            <w:pPr>
              <w:pStyle w:val="Tabletextbold"/>
            </w:pPr>
            <w:r>
              <w:t>Solution Implementation Date</w:t>
            </w:r>
          </w:p>
          <w:p w14:paraId="4B3D2F0B" w14:textId="77777777" w:rsidR="00BD6901" w:rsidRPr="00A10E5C" w:rsidRDefault="00BD6901" w:rsidP="001C7EE7">
            <w:pPr>
              <w:pStyle w:val="Tabletextbold"/>
            </w:pPr>
          </w:p>
          <w:p w14:paraId="4EF55B02" w14:textId="77777777" w:rsidR="00BD04D7" w:rsidRPr="00A10E5C" w:rsidRDefault="00BD04D7" w:rsidP="001C7EE7">
            <w:pPr>
              <w:pStyle w:val="Tabletextbold"/>
            </w:pPr>
          </w:p>
          <w:p w14:paraId="142C4F20" w14:textId="77777777" w:rsidR="004E4ACA" w:rsidRPr="009B0113" w:rsidRDefault="004E4ACA" w:rsidP="001C7EE7">
            <w:pPr>
              <w:pStyle w:val="Tabletextbold"/>
            </w:pPr>
            <w:r>
              <w:t>Total Project Duration</w:t>
            </w:r>
          </w:p>
        </w:tc>
        <w:tc>
          <w:tcPr>
            <w:tcW w:w="0" w:type="auto"/>
            <w:hideMark/>
          </w:tcPr>
          <w:p w14:paraId="02E44BE1" w14:textId="77777777" w:rsidR="004E4ACA" w:rsidRPr="00753DED" w:rsidRDefault="004E4ACA" w:rsidP="001C7EE7">
            <w:pPr>
              <w:pStyle w:val="Tabletext"/>
            </w:pPr>
            <w:r>
              <w:t>Release 1 planned for November 2022; Release 2 planned for February 2023</w:t>
            </w:r>
          </w:p>
          <w:p w14:paraId="67A01B0C" w14:textId="77777777" w:rsidR="00BD6901" w:rsidRPr="00753DED" w:rsidRDefault="00BD6901" w:rsidP="001C7EE7">
            <w:pPr>
              <w:pStyle w:val="Tabletext"/>
            </w:pPr>
          </w:p>
          <w:p w14:paraId="55E7C692" w14:textId="77777777" w:rsidR="00BD6901" w:rsidRPr="00753DED" w:rsidRDefault="00BD6901" w:rsidP="001C7EE7">
            <w:pPr>
              <w:pStyle w:val="Tabletext"/>
            </w:pPr>
          </w:p>
          <w:p w14:paraId="0B3FB4A2" w14:textId="7A0FF7C6" w:rsidR="004E4ACA" w:rsidRPr="00753DED" w:rsidRDefault="006E4711" w:rsidP="001C7EE7">
            <w:pPr>
              <w:pStyle w:val="Tabletext"/>
            </w:pPr>
            <w:r>
              <w:br/>
              <w:t>January 2021 to April 2023</w:t>
            </w:r>
          </w:p>
        </w:tc>
      </w:tr>
      <w:tr w:rsidR="004E4ACA" w:rsidRPr="009B0113" w14:paraId="4127E212" w14:textId="77777777" w:rsidTr="001C7EE7">
        <w:trPr>
          <w:tblCellSpacing w:w="15" w:type="dxa"/>
          <w:jc w:val="right"/>
        </w:trPr>
        <w:tc>
          <w:tcPr>
            <w:tcW w:w="0" w:type="auto"/>
            <w:hideMark/>
          </w:tcPr>
          <w:p w14:paraId="1DC062DB" w14:textId="77777777" w:rsidR="004E4ACA" w:rsidRPr="009B0113" w:rsidRDefault="004E4ACA" w:rsidP="001C7EE7">
            <w:pPr>
              <w:pStyle w:val="Tabletextbold"/>
            </w:pPr>
            <w:r>
              <w:t>Project Outcomes</w:t>
            </w:r>
          </w:p>
        </w:tc>
        <w:tc>
          <w:tcPr>
            <w:tcW w:w="0" w:type="auto"/>
            <w:hideMark/>
          </w:tcPr>
          <w:p w14:paraId="3E682C12" w14:textId="77777777" w:rsidR="00B1032A" w:rsidRPr="00B1032A" w:rsidRDefault="00B1032A" w:rsidP="001C7EE7">
            <w:pPr>
              <w:pStyle w:val="Tabletext"/>
            </w:pPr>
            <w:r>
              <w:t>Structured intake process through ISU, CRB, INFOR, FIORI, and SAM integration</w:t>
            </w:r>
          </w:p>
          <w:p w14:paraId="3D6F7F63" w14:textId="77777777" w:rsidR="00B1032A" w:rsidRPr="00B1032A" w:rsidRDefault="00B1032A" w:rsidP="001C7EE7">
            <w:pPr>
              <w:pStyle w:val="Tabletext"/>
            </w:pPr>
            <w:r>
              <w:t>Consistent master data across the landscape through GIS integration</w:t>
            </w:r>
          </w:p>
          <w:p w14:paraId="7976D26D" w14:textId="77777777" w:rsidR="00B1032A" w:rsidRPr="00B1032A" w:rsidRDefault="00B1032A" w:rsidP="001C7EE7">
            <w:pPr>
              <w:pStyle w:val="Tabletext"/>
            </w:pPr>
            <w:r>
              <w:t>Improved tracking of construction projects</w:t>
            </w:r>
          </w:p>
          <w:p w14:paraId="789D2F2E" w14:textId="5E739B27" w:rsidR="004E4ACA" w:rsidRPr="00A10E5C" w:rsidRDefault="00B1032A" w:rsidP="001C7EE7">
            <w:pPr>
              <w:pStyle w:val="Tabletext"/>
              <w:rPr>
                <w:highlight w:val="yellow"/>
              </w:rPr>
            </w:pPr>
            <w:r>
              <w:t>Digitized forms that simplify field execution</w:t>
            </w:r>
          </w:p>
        </w:tc>
      </w:tr>
    </w:tbl>
    <w:p w14:paraId="2C3CEFA5" w14:textId="56B60A21" w:rsidR="00AD7DB3" w:rsidRPr="004E4ACA" w:rsidRDefault="00AD7DB3" w:rsidP="001C7EE7"/>
    <w:p w14:paraId="4BD03A67" w14:textId="77777777" w:rsidR="00EC0CF4" w:rsidRDefault="00EC0CF4" w:rsidP="001C7EE7">
      <w:pPr>
        <w:rPr>
          <w:b/>
        </w:rPr>
      </w:pPr>
    </w:p>
    <w:p w14:paraId="31402518" w14:textId="77777777" w:rsidR="00EC0CF4" w:rsidRDefault="00EC0CF4" w:rsidP="001C7EE7">
      <w:pPr>
        <w:rPr>
          <w:b/>
        </w:rPr>
      </w:pPr>
    </w:p>
    <w:p w14:paraId="6754521F" w14:textId="5B89242E" w:rsidR="00321CD1" w:rsidRPr="004E4ACA" w:rsidRDefault="00321CD1" w:rsidP="00321CD1">
      <w:pPr>
        <w:rPr>
          <w:sz w:val="32"/>
          <w:szCs w:val="32"/>
        </w:rPr>
      </w:pPr>
      <w:r>
        <w:rPr>
          <w:b/>
          <w:bCs/>
          <w:sz w:val="32"/>
          <w:szCs w:val="32"/>
          <w:highlight w:val="lightGray"/>
        </w:rPr>
        <w:t xml:space="preserve">SI reference #2</w:t>
      </w:r>
      <w:r>
        <w:rPr>
          <w:b/>
          <w:bCs/>
          <w:sz w:val="32"/>
          <w:szCs w:val="32"/>
        </w:rPr>
        <w:tab/>
      </w:r>
    </w:p>
    <w:tbl>
      <w:tblPr>
        <w:tblW w:w="0" w:type="auto"/>
        <w:jc w:val="right"/>
        <w:tblCellSpacing w:w="15" w:type="dxa"/>
        <w:tblBorders>
          <w:bottom w:val="single" w:sz="4" w:space="0" w:color="D1D1D1" w:themeColor="background2" w:themeShade="E6"/>
          <w:insideH w:val="single" w:sz="4" w:space="0" w:color="D1D1D1" w:themeColor="background2" w:themeShade="E6"/>
        </w:tblBorders>
        <w:tblCellMar>
          <w:top w:w="15" w:type="dxa"/>
          <w:left w:w="15" w:type="dxa"/>
          <w:bottom w:w="15" w:type="dxa"/>
          <w:right w:w="15" w:type="dxa"/>
        </w:tblCellMar>
        <w:tblLook w:val="04A0" w:firstRow="1" w:lastRow="0" w:firstColumn="1" w:lastColumn="0" w:noHBand="0" w:noVBand="1"/>
      </w:tblPr>
      <w:tblGrid>
        <w:gridCol w:w="1868"/>
        <w:gridCol w:w="7492"/>
      </w:tblGrid>
      <w:tr w:rsidR="00321CD1" w:rsidRPr="009B0113" w14:paraId="5B89EBA2" w14:textId="77777777" w:rsidTr="00DD3F14">
        <w:trPr>
          <w:tblHeader/>
          <w:tblCellSpacing w:w="15" w:type="dxa"/>
          <w:jc w:val="right"/>
        </w:trPr>
        <w:tc>
          <w:tcPr>
            <w:tcW w:w="0" w:type="auto"/>
            <w:shd w:val="clear" w:color="auto" w:fill="4EA72E" w:themeFill="accent6"/>
            <w:hideMark/>
          </w:tcPr>
          <w:p w14:paraId="549DA730" w14:textId="77777777" w:rsidR="00321CD1" w:rsidRPr="00AA5950" w:rsidRDefault="00321CD1" w:rsidP="00DD3F14">
            <w:pPr>
              <w:pStyle w:val="Tabletitle"/>
            </w:pPr>
            <w:r>
              <w:t>Field</w:t>
            </w:r>
          </w:p>
        </w:tc>
        <w:tc>
          <w:tcPr>
            <w:tcW w:w="0" w:type="auto"/>
            <w:shd w:val="clear" w:color="auto" w:fill="4EA72E" w:themeFill="accent6"/>
            <w:hideMark/>
          </w:tcPr>
          <w:p w14:paraId="3F23CD5B" w14:textId="77777777" w:rsidR="00321CD1" w:rsidRPr="00AA5950" w:rsidRDefault="00321CD1" w:rsidP="00DD3F14">
            <w:pPr>
              <w:pStyle w:val="Tabletitle"/>
            </w:pPr>
            <w:r>
              <w:t>Content</w:t>
            </w:r>
          </w:p>
        </w:tc>
      </w:tr>
      <w:tr w:rsidR="00321CD1" w:rsidRPr="009B0113" w14:paraId="603352B1" w14:textId="77777777" w:rsidTr="00DD3F14">
        <w:trPr>
          <w:trHeight w:val="1528"/>
          <w:tblCellSpacing w:w="15" w:type="dxa"/>
          <w:jc w:val="right"/>
        </w:trPr>
        <w:tc>
          <w:tcPr>
            <w:tcW w:w="0" w:type="auto"/>
            <w:hideMark/>
          </w:tcPr>
          <w:p w14:paraId="55217BF1" w14:textId="77777777" w:rsidR="00321CD1" w:rsidRPr="009B0113" w:rsidRDefault="00321CD1" w:rsidP="00DD3F14">
            <w:pPr>
              <w:pStyle w:val="Tabletextbold"/>
            </w:pPr>
            <w:r>
              <w:t>Client Name / Description</w:t>
            </w:r>
          </w:p>
          <w:p w14:paraId="009CC171" w14:textId="77777777" w:rsidR="00321CD1" w:rsidRDefault="00321CD1" w:rsidP="00DD3F14">
            <w:pPr>
              <w:pStyle w:val="Tabletextbold"/>
            </w:pPr>
          </w:p>
          <w:p w14:paraId="18B5CD51" w14:textId="77777777" w:rsidR="00321CD1" w:rsidRPr="009B0113" w:rsidRDefault="00321CD1" w:rsidP="00DD3F14">
            <w:pPr>
              <w:pStyle w:val="Tabletextbold"/>
            </w:pPr>
            <w:r>
              <w:t>Project Description / Scope</w:t>
            </w:r>
          </w:p>
        </w:tc>
        <w:tc>
          <w:tcPr>
            <w:tcW w:w="0" w:type="auto"/>
            <w:hideMark/>
          </w:tcPr>
          <w:p w14:paraId="7248CDEE" w14:textId="6D767C46" w:rsidR="00CD3DC1" w:rsidRPr="00CD3DC1" w:rsidRDefault="00CD3DC1" w:rsidP="00DD3F14">
            <w:pPr>
              <w:pStyle w:val="Tabletext"/>
            </w:pPr>
            <w:r>
              <w:t xml:space="preserve">Avangrid, global electric and gas utility company serving a customer base of 2.4 million</w:t>
            </w:r>
            <w:r>
              <w:rPr>
                <w:i/>
              </w:rPr>
              <w:t>.</w:t>
            </w:r>
          </w:p>
          <w:p w14:paraId="3643C041" w14:textId="75BE9CAB" w:rsidR="00321CD1" w:rsidRPr="00D91089" w:rsidRDefault="00240F4F" w:rsidP="00DD3F14">
            <w:pPr>
              <w:pStyle w:val="Tabletext"/>
            </w:pPr>
            <w:r>
              <w:t>Deloitte implemented SAP Enterprise Asset Management (EAM) for three U.S. subsidiaries of a global electric and gas utility company serving a customer base of 2.4 million. The solution was developed as a global template and later rolled out to additional subsidiaries with localization enhancements. Key highlight of solution was automation/integration of multiple systems using local SAP to Global FI/SCM, GIS. Mobility Solution and Joint pole systems</w:t>
            </w:r>
          </w:p>
        </w:tc>
      </w:tr>
      <w:tr w:rsidR="00321CD1" w:rsidRPr="009B0113" w14:paraId="0F8B770C" w14:textId="77777777" w:rsidTr="00DD3F14">
        <w:trPr>
          <w:tblCellSpacing w:w="15" w:type="dxa"/>
          <w:jc w:val="right"/>
        </w:trPr>
        <w:tc>
          <w:tcPr>
            <w:tcW w:w="0" w:type="auto"/>
            <w:hideMark/>
          </w:tcPr>
          <w:p w14:paraId="2BF846FD" w14:textId="77777777" w:rsidR="00321CD1" w:rsidRPr="009B0113" w:rsidRDefault="00321CD1" w:rsidP="00DD3F14">
            <w:pPr>
              <w:pStyle w:val="Tabletextbold"/>
            </w:pPr>
            <w:r>
              <w:t>Type of Engagement</w:t>
            </w:r>
          </w:p>
        </w:tc>
        <w:tc>
          <w:tcPr>
            <w:tcW w:w="0" w:type="auto"/>
            <w:hideMark/>
          </w:tcPr>
          <w:p w14:paraId="6EC826F5" w14:textId="77777777" w:rsidR="00321CD1" w:rsidRPr="00070A31" w:rsidRDefault="00321CD1" w:rsidP="00DD3F14">
            <w:pPr>
              <w:pStyle w:val="Tabletext"/>
              <w:rPr>
                <w:highlight w:val="yellow"/>
              </w:rPr>
            </w:pPr>
            <w:r>
              <w:rPr>
                <w:highlight w:val="yellow"/>
              </w:rPr>
              <w:t>Full scope implementation project with Deloitte as Lead SI</w:t>
            </w:r>
          </w:p>
        </w:tc>
      </w:tr>
      <w:tr w:rsidR="00321CD1" w:rsidRPr="009B0113" w14:paraId="57DCDB3E" w14:textId="77777777" w:rsidTr="00DD3F14">
        <w:trPr>
          <w:tblCellSpacing w:w="15" w:type="dxa"/>
          <w:jc w:val="right"/>
        </w:trPr>
        <w:tc>
          <w:tcPr>
            <w:tcW w:w="0" w:type="auto"/>
            <w:hideMark/>
          </w:tcPr>
          <w:p w14:paraId="7462CC84" w14:textId="77777777" w:rsidR="00321CD1" w:rsidRPr="009B0113" w:rsidRDefault="00321CD1" w:rsidP="00DD3F14">
            <w:pPr>
              <w:pStyle w:val="Tabletextbold"/>
            </w:pPr>
            <w:r>
              <w:t>Roles and Responsibilities of SI Project Team</w:t>
            </w:r>
          </w:p>
        </w:tc>
        <w:tc>
          <w:tcPr>
            <w:tcW w:w="0" w:type="auto"/>
            <w:hideMark/>
          </w:tcPr>
          <w:p w14:paraId="0D4CD6E6" w14:textId="77777777" w:rsidR="00321CD1" w:rsidRPr="00070A31" w:rsidRDefault="00321CD1" w:rsidP="00DD3F14">
            <w:pPr>
              <w:pStyle w:val="Tabletext"/>
              <w:rPr>
                <w:highlight w:val="yellow"/>
              </w:rPr>
            </w:pPr>
            <w:r>
              <w:rPr>
                <w:highlight w:val="yellow"/>
              </w:rPr>
              <w:t>Deloitte owns full project management and delivery including PMO, functional, technical, change management, training, communications, security, and basis.</w:t>
            </w:r>
          </w:p>
        </w:tc>
      </w:tr>
      <w:tr w:rsidR="00321CD1" w:rsidRPr="009B0113" w14:paraId="0AB5E61C" w14:textId="77777777" w:rsidTr="00DD3F14">
        <w:trPr>
          <w:cantSplit/>
          <w:trHeight w:val="1682"/>
          <w:tblCellSpacing w:w="15" w:type="dxa"/>
          <w:jc w:val="right"/>
        </w:trPr>
        <w:tc>
          <w:tcPr>
            <w:tcW w:w="0" w:type="auto"/>
            <w:hideMark/>
          </w:tcPr>
          <w:p w14:paraId="4ED3C160" w14:textId="77777777" w:rsidR="00321CD1" w:rsidRPr="00070A31" w:rsidRDefault="00321CD1" w:rsidP="00DD3F14">
            <w:pPr>
              <w:pStyle w:val="Tabletextbold"/>
            </w:pPr>
            <w:r>
              <w:t>Legacy Platform Modernized or Replaced</w:t>
            </w:r>
          </w:p>
          <w:p w14:paraId="2CAE5046" w14:textId="77777777" w:rsidR="00321CD1" w:rsidRPr="009B0113" w:rsidRDefault="00321CD1" w:rsidP="00DD3F14">
            <w:pPr>
              <w:pStyle w:val="Tabletextbold"/>
            </w:pPr>
            <w:r>
              <w:t>Application Name / Version</w:t>
            </w:r>
          </w:p>
        </w:tc>
        <w:tc>
          <w:tcPr>
            <w:tcW w:w="0" w:type="auto"/>
            <w:hideMark/>
          </w:tcPr>
          <w:p w14:paraId="364A6373" w14:textId="1C79DF44" w:rsidR="00321CD1" w:rsidRPr="00070A31" w:rsidRDefault="00024C75" w:rsidP="00DD3F14">
            <w:pPr>
              <w:pStyle w:val="Tabletext"/>
              <w:rPr>
                <w:highlight w:val="yellow"/>
              </w:rPr>
            </w:pPr>
            <w:r>
              <w:rPr>
                <w:highlight w:val="yellow"/>
              </w:rPr>
              <w:t>N/A</w:t>
            </w:r>
          </w:p>
          <w:p w14:paraId="5ED5FA55" w14:textId="77777777" w:rsidR="00321CD1" w:rsidRPr="00070A31" w:rsidRDefault="00321CD1" w:rsidP="00DD3F14">
            <w:pPr>
              <w:pStyle w:val="Tabletext"/>
              <w:rPr>
                <w:highlight w:val="yellow"/>
              </w:rPr>
            </w:pPr>
          </w:p>
          <w:p w14:paraId="51F17AA0" w14:textId="77777777" w:rsidR="00321CD1" w:rsidRPr="00070A31" w:rsidRDefault="00321CD1" w:rsidP="00DD3F14">
            <w:pPr>
              <w:pStyle w:val="Tabletext"/>
              <w:rPr>
                <w:highlight w:val="yellow"/>
              </w:rPr>
            </w:pPr>
          </w:p>
          <w:p w14:paraId="37FA2D9C" w14:textId="2AF3F6E0" w:rsidR="00321CD1" w:rsidRPr="000B66DA" w:rsidRDefault="00321CD1" w:rsidP="00DD3F14">
            <w:pPr>
              <w:pStyle w:val="Tabletext"/>
            </w:pPr>
            <w:r>
              <w:t xml:space="preserve">SAP CCS  </w:t>
            </w:r>
          </w:p>
          <w:p w14:paraId="767BD46A" w14:textId="2A75C43A" w:rsidR="007B01EF" w:rsidRPr="000B66DA" w:rsidRDefault="007B01EF" w:rsidP="00DD3F14">
            <w:pPr>
              <w:pStyle w:val="Tabletext"/>
            </w:pPr>
            <w:r>
              <w:t>SAP ERP</w:t>
            </w:r>
          </w:p>
          <w:p w14:paraId="13B47937" w14:textId="2B21865F" w:rsidR="00E805AA" w:rsidRPr="000B66DA" w:rsidRDefault="006C0F85" w:rsidP="00DD3F14">
            <w:pPr>
              <w:pStyle w:val="Tabletext"/>
            </w:pPr>
            <w:r>
              <w:t xml:space="preserve">CIS Integrated System </w:t>
            </w:r>
          </w:p>
          <w:p w14:paraId="2FD4AE32" w14:textId="0610DB91" w:rsidR="00A95595" w:rsidRPr="00070A31" w:rsidRDefault="004447B2" w:rsidP="00DD3F14">
            <w:pPr>
              <w:pStyle w:val="Tabletext"/>
              <w:rPr>
                <w:highlight w:val="yellow"/>
              </w:rPr>
            </w:pPr>
            <w:r>
              <w:t>GIS; Fleet Fuel; Mobility; BW; JUMS; DLI</w:t>
            </w:r>
            <w:r>
              <w:rPr>
                <w:highlight w:val="yellow"/>
              </w:rPr>
              <w:t xml:space="preserve">                                                                                                                 </w:t>
            </w:r>
          </w:p>
          <w:p w14:paraId="0D9AE7A9" w14:textId="1AC3D24E" w:rsidR="00CC42DF" w:rsidRPr="00070A31" w:rsidRDefault="00A95595" w:rsidP="00DD3F14">
            <w:pPr>
              <w:pStyle w:val="Tabletext"/>
              <w:rPr>
                <w:highlight w:val="yellow"/>
              </w:rPr>
            </w:pPr>
            <w:r>
              <w:rPr>
                <w:highlight w:val="yellow"/>
              </w:rPr>
              <w:t xml:space="preserve"> </w:t>
            </w:r>
          </w:p>
        </w:tc>
      </w:tr>
      <w:tr w:rsidR="00321CD1" w:rsidRPr="009B0113" w14:paraId="03479C4C" w14:textId="77777777" w:rsidTr="00DD3F14">
        <w:trPr>
          <w:tblCellSpacing w:w="15" w:type="dxa"/>
          <w:jc w:val="right"/>
        </w:trPr>
        <w:tc>
          <w:tcPr>
            <w:tcW w:w="0" w:type="auto"/>
            <w:hideMark/>
          </w:tcPr>
          <w:p w14:paraId="7F497DFC" w14:textId="77777777" w:rsidR="00321CD1" w:rsidRPr="00070A31" w:rsidRDefault="00321CD1" w:rsidP="00DD3F14">
            <w:pPr>
              <w:pStyle w:val="Tabletextbold"/>
            </w:pPr>
            <w:r>
              <w:t>Solution Implementation Date</w:t>
            </w:r>
          </w:p>
          <w:p w14:paraId="319BD8F0" w14:textId="77777777" w:rsidR="000B56FF" w:rsidRDefault="000B56FF" w:rsidP="00DD3F14">
            <w:pPr>
              <w:pStyle w:val="Tabletextbold"/>
            </w:pPr>
          </w:p>
          <w:p w14:paraId="62B5F975" w14:textId="77777777" w:rsidR="000B56FF" w:rsidRPr="00070A31" w:rsidRDefault="000B56FF" w:rsidP="00DD3F14">
            <w:pPr>
              <w:pStyle w:val="Tabletextbold"/>
            </w:pPr>
          </w:p>
          <w:p w14:paraId="41732721" w14:textId="77777777" w:rsidR="00321CD1" w:rsidRPr="00070A31" w:rsidRDefault="00321CD1" w:rsidP="00DD3F14">
            <w:pPr>
              <w:pStyle w:val="Tabletextbold"/>
            </w:pPr>
            <w:r>
              <w:t>Total Project Duration</w:t>
            </w:r>
          </w:p>
        </w:tc>
        <w:tc>
          <w:tcPr>
            <w:tcW w:w="0" w:type="auto"/>
            <w:hideMark/>
          </w:tcPr>
          <w:p w14:paraId="79B0FD1E" w14:textId="77777777" w:rsidR="00321CD1" w:rsidRPr="00070A31" w:rsidRDefault="00321CD1" w:rsidP="00DD3F14">
            <w:pPr>
              <w:pStyle w:val="Tabletext"/>
              <w:rPr>
                <w:highlight w:val="yellow"/>
              </w:rPr>
            </w:pPr>
            <w:r>
              <w:rPr>
                <w:highlight w:val="yellow"/>
              </w:rPr>
              <w:t>Release 1 planned for November 2022; Release 2 planned for February 2023</w:t>
            </w:r>
          </w:p>
          <w:p w14:paraId="15EB69D4" w14:textId="5D0B9BB8" w:rsidR="00321CD1" w:rsidRPr="00070A31" w:rsidRDefault="000B56FF" w:rsidP="00DD3F14">
            <w:pPr>
              <w:pStyle w:val="Tabletext"/>
              <w:rPr>
                <w:highlight w:val="yellow"/>
              </w:rPr>
            </w:pPr>
            <w:r>
              <w:rPr>
                <w:highlight w:val="yellow"/>
              </w:rPr>
              <w:br/>
              <w:br/>
              <w:t>January 2021 to April 2023</w:t>
            </w:r>
          </w:p>
        </w:tc>
      </w:tr>
      <w:tr w:rsidR="00321CD1" w:rsidRPr="009B0113" w14:paraId="5BB2D2D2" w14:textId="77777777" w:rsidTr="00DD3F14">
        <w:trPr>
          <w:tblCellSpacing w:w="15" w:type="dxa"/>
          <w:jc w:val="right"/>
        </w:trPr>
        <w:tc>
          <w:tcPr>
            <w:tcW w:w="0" w:type="auto"/>
            <w:hideMark/>
          </w:tcPr>
          <w:p w14:paraId="6D43BE83" w14:textId="77777777" w:rsidR="00321CD1" w:rsidRPr="00070A31" w:rsidRDefault="00321CD1" w:rsidP="00DD3F14">
            <w:pPr>
              <w:pStyle w:val="Tabletextbold"/>
            </w:pPr>
            <w:r>
              <w:t>Project Outcomes</w:t>
            </w:r>
          </w:p>
        </w:tc>
        <w:tc>
          <w:tcPr>
            <w:tcW w:w="0" w:type="auto"/>
            <w:hideMark/>
          </w:tcPr>
          <w:p w14:paraId="54D992B4" w14:textId="77777777" w:rsidR="00B929AF" w:rsidRPr="00B929AF" w:rsidRDefault="00B929AF" w:rsidP="00DD3F14">
            <w:pPr>
              <w:pStyle w:val="Tabletext"/>
            </w:pPr>
            <w:r>
              <w:t>Asset Reliability and Uptime</w:t>
            </w:r>
          </w:p>
          <w:p w14:paraId="39DDD4FD" w14:textId="77777777" w:rsidR="00B929AF" w:rsidRPr="00B929AF" w:rsidRDefault="00B929AF" w:rsidP="00DD3F14">
            <w:pPr>
              <w:pStyle w:val="Tabletext"/>
            </w:pPr>
            <w:r>
              <w:t>Field Productivity and Work Execution</w:t>
            </w:r>
          </w:p>
          <w:p w14:paraId="0E40C056" w14:textId="77777777" w:rsidR="00B929AF" w:rsidRPr="00B929AF" w:rsidRDefault="00B929AF" w:rsidP="00DD3F14">
            <w:pPr>
              <w:pStyle w:val="Tabletext"/>
            </w:pPr>
            <w:r>
              <w:t>Capital and Construction Efficiency</w:t>
            </w:r>
          </w:p>
          <w:p w14:paraId="651F4F39" w14:textId="77777777" w:rsidR="00B929AF" w:rsidRPr="00B929AF" w:rsidRDefault="00B929AF" w:rsidP="00DD3F14">
            <w:pPr>
              <w:pStyle w:val="Tabletext"/>
            </w:pPr>
            <w:r>
              <w:t>Customer Service Responsiveness</w:t>
            </w:r>
          </w:p>
          <w:p w14:paraId="7D2F2F72" w14:textId="77777777" w:rsidR="00B929AF" w:rsidRPr="00B929AF" w:rsidRDefault="00B929AF" w:rsidP="00DD3F14">
            <w:pPr>
              <w:pStyle w:val="Tabletext"/>
            </w:pPr>
            <w:r>
              <w:t>GIS-Enabled Operational Visibility</w:t>
            </w:r>
          </w:p>
          <w:p w14:paraId="5AF09C8E" w14:textId="163C1E47" w:rsidR="00321CD1" w:rsidRPr="00070A31" w:rsidRDefault="00B929AF" w:rsidP="00DD3F14">
            <w:pPr>
              <w:pStyle w:val="Tabletext"/>
              <w:rPr>
                <w:highlight w:val="yellow"/>
              </w:rPr>
            </w:pPr>
            <w:r>
              <w:t>Global Template Standardization</w:t>
            </w:r>
          </w:p>
        </w:tc>
      </w:tr>
      <w:tr w:rsidR="009B2BDC" w:rsidRPr="009B0113" w14:paraId="6F4DE570" w14:textId="77777777" w:rsidTr="00DD3F14">
        <w:trPr>
          <w:tblCellSpacing w:w="15" w:type="dxa"/>
          <w:jc w:val="right"/>
        </w:trPr>
        <w:tc>
          <w:tcPr>
            <w:tcW w:w="0" w:type="auto"/>
          </w:tcPr>
          <w:p w14:paraId="533B0A8E" w14:textId="77777777" w:rsidR="009B2BDC" w:rsidRPr="009B0113" w:rsidRDefault="009B2BDC" w:rsidP="009B29F4">
            <w:pPr>
              <w:pBdr>
                <w:top w:val="single" w:sz="4" w:space="1" w:color="auto"/>
              </w:pBdr>
              <w:spacing w:after="160" w:line="278" w:lineRule="auto"/>
              <w:rPr>
                <w:b/>
                <w:bCs/>
              </w:rPr>
            </w:pPr>
          </w:p>
        </w:tc>
        <w:tc>
          <w:tcPr>
            <w:tcW w:w="0" w:type="auto"/>
          </w:tcPr>
          <w:p w14:paraId="1B10D1D0" w14:textId="77777777" w:rsidR="009B2BDC" w:rsidRPr="00D91089" w:rsidRDefault="009B2BDC" w:rsidP="009B29F4">
            <w:pPr>
              <w:pBdr>
                <w:top w:val="single" w:sz="4" w:space="1" w:color="auto"/>
              </w:pBdr>
              <w:spacing w:after="160" w:line="278" w:lineRule="auto"/>
              <w:jc w:val="both"/>
              <w:rPr>
                <w:sz w:val="22"/>
                <w:szCs w:val="22"/>
              </w:rPr>
            </w:pPr>
          </w:p>
        </w:tc>
      </w:tr>
    </w:tbl>
    <w:p w14:paraId="15BE1B33" w14:textId="77777777" w:rsidR="00EC0CF4" w:rsidRDefault="00EC0CF4" w:rsidP="37C8E726">
      <w:pPr>
        <w:spacing w:after="160" w:line="278" w:lineRule="auto"/>
        <w:rPr>
          <w:b/>
        </w:rPr>
      </w:pPr>
    </w:p>
    <w:p w14:paraId="777E3379" w14:textId="69C0B048" w:rsidR="00DF4E7B" w:rsidRPr="004E4ACA" w:rsidRDefault="00DF4E7B" w:rsidP="00DF4E7B">
      <w:pPr>
        <w:rPr>
          <w:sz w:val="32"/>
          <w:szCs w:val="32"/>
        </w:rPr>
      </w:pPr>
      <w:r>
        <w:rPr>
          <w:b/>
          <w:bCs/>
          <w:sz w:val="32"/>
          <w:szCs w:val="32"/>
          <w:highlight w:val="lightGray"/>
        </w:rPr>
        <w:t xml:space="preserve">SI reference #3</w:t>
      </w:r>
      <w:r>
        <w:rPr>
          <w:b/>
          <w:bCs/>
          <w:sz w:val="32"/>
          <w:szCs w:val="32"/>
        </w:rPr>
        <w:tab/>
      </w:r>
    </w:p>
    <w:tbl>
      <w:tblPr>
        <w:tblW w:w="0" w:type="auto"/>
        <w:tblCellSpacing w:w="15" w:type="dxa"/>
        <w:tblBorders>
          <w:bottom w:val="single" w:sz="4" w:space="0" w:color="D1D1D1" w:themeColor="background2" w:themeShade="E6"/>
          <w:insideH w:val="single" w:sz="4" w:space="0" w:color="D1D1D1" w:themeColor="background2" w:themeShade="E6"/>
        </w:tblBorders>
        <w:tblCellMar>
          <w:top w:w="15" w:type="dxa"/>
          <w:left w:w="15" w:type="dxa"/>
          <w:bottom w:w="15" w:type="dxa"/>
          <w:right w:w="15" w:type="dxa"/>
        </w:tblCellMar>
        <w:tblLook w:val="04A0" w:firstRow="1" w:lastRow="0" w:firstColumn="1" w:lastColumn="0" w:noHBand="0" w:noVBand="1"/>
      </w:tblPr>
      <w:tblGrid>
        <w:gridCol w:w="1944"/>
        <w:gridCol w:w="7416"/>
      </w:tblGrid>
      <w:tr w:rsidR="00DF4E7B" w:rsidRPr="009B0113" w14:paraId="30B01C9D" w14:textId="77777777" w:rsidTr="002F32FC">
        <w:trPr>
          <w:tblHeader/>
          <w:tblCellSpacing w:w="15" w:type="dxa"/>
        </w:trPr>
        <w:tc>
          <w:tcPr>
            <w:tcW w:w="0" w:type="auto"/>
            <w:shd w:val="clear" w:color="auto" w:fill="4EA72E" w:themeFill="accent6"/>
            <w:hideMark/>
          </w:tcPr>
          <w:p w14:paraId="3F899215" w14:textId="77777777" w:rsidR="00DF4E7B" w:rsidRPr="00AA5950" w:rsidRDefault="00DF4E7B" w:rsidP="002F32FC">
            <w:pPr>
              <w:pStyle w:val="Tabletitle"/>
            </w:pPr>
            <w:r>
              <w:t>Field</w:t>
            </w:r>
          </w:p>
        </w:tc>
        <w:tc>
          <w:tcPr>
            <w:tcW w:w="0" w:type="auto"/>
            <w:shd w:val="clear" w:color="auto" w:fill="4EA72E" w:themeFill="accent6"/>
            <w:hideMark/>
          </w:tcPr>
          <w:p w14:paraId="1BB6037A" w14:textId="77777777" w:rsidR="00DF4E7B" w:rsidRPr="00AA5950" w:rsidRDefault="00DF4E7B" w:rsidP="002F32FC">
            <w:pPr>
              <w:pStyle w:val="Tabletitle"/>
            </w:pPr>
            <w:r>
              <w:t>Content</w:t>
            </w:r>
          </w:p>
        </w:tc>
      </w:tr>
      <w:tr w:rsidR="00DF4E7B" w:rsidRPr="009B0113" w14:paraId="3A2B5C71" w14:textId="77777777" w:rsidTr="002F32FC">
        <w:trPr>
          <w:trHeight w:val="2401"/>
          <w:tblCellSpacing w:w="15" w:type="dxa"/>
        </w:trPr>
        <w:tc>
          <w:tcPr>
            <w:tcW w:w="0" w:type="auto"/>
            <w:hideMark/>
          </w:tcPr>
          <w:p w14:paraId="6F467CD6" w14:textId="77777777" w:rsidR="00DF4E7B" w:rsidRPr="009B0113" w:rsidRDefault="00DF4E7B" w:rsidP="002F32FC">
            <w:pPr>
              <w:pStyle w:val="Tabletextbold"/>
            </w:pPr>
            <w:r>
              <w:t>Client Name / Description</w:t>
            </w:r>
          </w:p>
          <w:p w14:paraId="7E301AB8" w14:textId="77777777" w:rsidR="00DF4E7B" w:rsidRDefault="00DF4E7B" w:rsidP="002F32FC">
            <w:pPr>
              <w:pStyle w:val="Tabletextbold"/>
            </w:pPr>
          </w:p>
          <w:p w14:paraId="167E0426" w14:textId="77777777" w:rsidR="00DF4E7B" w:rsidRPr="009B0113" w:rsidRDefault="00DF4E7B" w:rsidP="002F32FC">
            <w:pPr>
              <w:pStyle w:val="Tabletextbold"/>
            </w:pPr>
            <w:r>
              <w:t>Project Description / Scope</w:t>
            </w:r>
          </w:p>
        </w:tc>
        <w:tc>
          <w:tcPr>
            <w:tcW w:w="0" w:type="auto"/>
            <w:hideMark/>
          </w:tcPr>
          <w:p w14:paraId="62D1553E" w14:textId="77777777" w:rsidR="008E4A53" w:rsidRPr="008E4A53" w:rsidRDefault="00426A11" w:rsidP="002F32FC">
            <w:pPr>
              <w:pStyle w:val="Tabletext"/>
            </w:pPr>
            <w:r>
              <w:t xml:space="preserve">WaterOne, largest water utility, enhancing service delivery for 450,000 customers across a 274-square-mile service area.</w:t>
            </w:r>
          </w:p>
          <w:p w14:paraId="5D2A487A" w14:textId="1349B095" w:rsidR="00DF4E7B" w:rsidRPr="00D91089" w:rsidRDefault="00A043D6" w:rsidP="002F32FC">
            <w:pPr>
              <w:pStyle w:val="Tabletext"/>
            </w:pPr>
            <w:r>
              <w:t>Deloitte is implementing an integrated SAP solution for Kansas’s largest water utility, enhancing service delivery for 450,000 customers across a 274-square-mile service area. The solution will streamline 260+ daily service orders for 400+ employees through SAP FSM, SSAM, APM, and Dynamic Forms, improving scheduling, field execution, asset reliability, and workforce productivity</w:t>
            </w:r>
          </w:p>
        </w:tc>
      </w:tr>
      <w:tr w:rsidR="00DF4E7B" w:rsidRPr="009B0113" w14:paraId="7B7D27DF" w14:textId="77777777" w:rsidTr="002F32FC">
        <w:trPr>
          <w:tblCellSpacing w:w="15" w:type="dxa"/>
        </w:trPr>
        <w:tc>
          <w:tcPr>
            <w:tcW w:w="0" w:type="auto"/>
            <w:hideMark/>
          </w:tcPr>
          <w:p w14:paraId="2C863903" w14:textId="77777777" w:rsidR="00DF4E7B" w:rsidRPr="009B0113" w:rsidRDefault="00DF4E7B" w:rsidP="002F32FC">
            <w:pPr>
              <w:pStyle w:val="Tabletextbold"/>
            </w:pPr>
            <w:r>
              <w:t>Type of Engage</w:t>
            </w:r>
            <w:r>
              <w:rPr>
                <w:b w:val="0"/>
              </w:rPr>
              <w:t>ment</w:t>
            </w:r>
          </w:p>
        </w:tc>
        <w:tc>
          <w:tcPr>
            <w:tcW w:w="0" w:type="auto"/>
            <w:hideMark/>
          </w:tcPr>
          <w:p w14:paraId="3445F963" w14:textId="77777777" w:rsidR="00DF4E7B" w:rsidRPr="00942265" w:rsidRDefault="00DF4E7B" w:rsidP="002F32FC">
            <w:pPr>
              <w:pStyle w:val="Tabletext"/>
            </w:pPr>
            <w:r>
              <w:t>Full scope implementation project with Deloitte as Lead SI</w:t>
            </w:r>
          </w:p>
        </w:tc>
      </w:tr>
      <w:tr w:rsidR="00DF4E7B" w:rsidRPr="009B0113" w14:paraId="09659BD0" w14:textId="77777777" w:rsidTr="002F32FC">
        <w:trPr>
          <w:tblCellSpacing w:w="15" w:type="dxa"/>
        </w:trPr>
        <w:tc>
          <w:tcPr>
            <w:tcW w:w="0" w:type="auto"/>
            <w:hideMark/>
          </w:tcPr>
          <w:p w14:paraId="0B6F9F35" w14:textId="77777777" w:rsidR="00DF4E7B" w:rsidRPr="009B0113" w:rsidRDefault="00DF4E7B" w:rsidP="002F32FC">
            <w:pPr>
              <w:pStyle w:val="Tabletextbold"/>
            </w:pPr>
            <w:r>
              <w:t>Roles and Res</w:t>
            </w:r>
            <w:r>
              <w:rPr>
                <w:b w:val="0"/>
              </w:rPr>
              <w:t>ponsibilities of SI Project Team</w:t>
            </w:r>
          </w:p>
        </w:tc>
        <w:tc>
          <w:tcPr>
            <w:tcW w:w="0" w:type="auto"/>
            <w:hideMark/>
          </w:tcPr>
          <w:p w14:paraId="543B7E35" w14:textId="77777777" w:rsidR="00DF4E7B" w:rsidRPr="00942265" w:rsidRDefault="00DF4E7B" w:rsidP="002F32FC">
            <w:pPr>
              <w:pStyle w:val="Tabletext"/>
            </w:pPr>
            <w:r>
              <w:t>Deloitte owns full project management and delivery including PMO, functional, technical, change management, training, communications, security, and basis.</w:t>
            </w:r>
          </w:p>
        </w:tc>
      </w:tr>
      <w:tr w:rsidR="00DF4E7B" w:rsidRPr="009B0113" w14:paraId="64C0D35F" w14:textId="77777777" w:rsidTr="002F32FC">
        <w:trPr>
          <w:cantSplit/>
          <w:trHeight w:val="1682"/>
          <w:tblCellSpacing w:w="15" w:type="dxa"/>
        </w:trPr>
        <w:tc>
          <w:tcPr>
            <w:tcW w:w="0" w:type="auto"/>
            <w:hideMark/>
          </w:tcPr>
          <w:p w14:paraId="1A1724E6" w14:textId="77777777" w:rsidR="00DF4E7B" w:rsidRPr="00070A31" w:rsidRDefault="00DF4E7B" w:rsidP="002F32FC">
            <w:pPr>
              <w:pStyle w:val="Tabletextbold"/>
            </w:pPr>
            <w:r>
              <w:t>Legacy Platform Modernized or Replaced</w:t>
            </w:r>
          </w:p>
          <w:p w14:paraId="04EF5716" w14:textId="77777777" w:rsidR="00DF4E7B" w:rsidRPr="00070A31" w:rsidRDefault="00DF4E7B" w:rsidP="002F32FC">
            <w:pPr>
              <w:pStyle w:val="Tabletextbold"/>
            </w:pPr>
            <w:r>
              <w:t>Application Name / Version</w:t>
            </w:r>
          </w:p>
        </w:tc>
        <w:tc>
          <w:tcPr>
            <w:tcW w:w="0" w:type="auto"/>
            <w:hideMark/>
          </w:tcPr>
          <w:p w14:paraId="6CEC9E10" w14:textId="3DABA254" w:rsidR="00DF4E7B" w:rsidRPr="00070A31" w:rsidRDefault="009D6AFF" w:rsidP="002F32FC">
            <w:pPr>
              <w:pStyle w:val="Tabletext"/>
              <w:rPr>
                <w:highlight w:val="yellow"/>
              </w:rPr>
            </w:pPr>
            <w:r>
              <w:t>ArcGIS</w:t>
            </w:r>
          </w:p>
          <w:p w14:paraId="4C78B90F" w14:textId="77777777" w:rsidR="00DF4E7B" w:rsidRPr="00070A31" w:rsidRDefault="00DF4E7B" w:rsidP="002F32FC">
            <w:pPr>
              <w:pStyle w:val="Tabletext"/>
              <w:rPr>
                <w:highlight w:val="yellow"/>
              </w:rPr>
            </w:pPr>
          </w:p>
          <w:p w14:paraId="4E6047FE" w14:textId="77777777" w:rsidR="00DF4E7B" w:rsidRPr="00070A31" w:rsidRDefault="00DF4E7B" w:rsidP="002F32FC">
            <w:pPr>
              <w:pStyle w:val="Tabletext"/>
              <w:rPr>
                <w:highlight w:val="yellow"/>
              </w:rPr>
            </w:pPr>
          </w:p>
          <w:p w14:paraId="6FB7CC51" w14:textId="77777777" w:rsidR="00CD16B7" w:rsidRPr="00A10E5C" w:rsidRDefault="00CD16B7" w:rsidP="002F32FC">
            <w:pPr>
              <w:pStyle w:val="Tabletext"/>
            </w:pPr>
            <w:r>
              <w:t xml:space="preserve">SAP Enterprise Asset Management </w:t>
            </w:r>
          </w:p>
          <w:p w14:paraId="79264206" w14:textId="66847FCB" w:rsidR="00CD16B7" w:rsidRPr="00A10E5C" w:rsidRDefault="00CD16B7" w:rsidP="002F32FC">
            <w:pPr>
              <w:pStyle w:val="Tabletext"/>
            </w:pPr>
            <w:r>
              <w:t xml:space="preserve">SAP Asset Performance Management</w:t>
            </w:r>
          </w:p>
          <w:p w14:paraId="4BBFD119" w14:textId="42181093" w:rsidR="00CD16B7" w:rsidRPr="00A10E5C" w:rsidRDefault="00B6491A" w:rsidP="002F32FC">
            <w:pPr>
              <w:pStyle w:val="Tabletext"/>
            </w:pPr>
            <w:r>
              <w:t>SAP SAM</w:t>
            </w:r>
          </w:p>
          <w:p w14:paraId="0DED541F" w14:textId="18C57BBC" w:rsidR="00DF4E7B" w:rsidRPr="00070A31" w:rsidRDefault="00CD16B7" w:rsidP="002F32FC">
            <w:pPr>
              <w:pStyle w:val="Tabletext"/>
              <w:rPr>
                <w:highlight w:val="yellow"/>
              </w:rPr>
            </w:pPr>
            <w:r>
              <w:t>SAP FSM</w:t>
            </w:r>
          </w:p>
        </w:tc>
      </w:tr>
      <w:tr w:rsidR="00DF4E7B" w:rsidRPr="009B0113" w14:paraId="718A70AB" w14:textId="77777777" w:rsidTr="002F32FC">
        <w:trPr>
          <w:tblCellSpacing w:w="15" w:type="dxa"/>
        </w:trPr>
        <w:tc>
          <w:tcPr>
            <w:tcW w:w="0" w:type="auto"/>
            <w:hideMark/>
          </w:tcPr>
          <w:p w14:paraId="5479C07F" w14:textId="77777777" w:rsidR="00DF4E7B" w:rsidRPr="00070A31" w:rsidRDefault="00DF4E7B" w:rsidP="002F32FC">
            <w:pPr>
              <w:pStyle w:val="Tabletextbold"/>
            </w:pPr>
            <w:r>
              <w:t>Solution Implementation Date</w:t>
            </w:r>
          </w:p>
          <w:p w14:paraId="5FDCE2B2" w14:textId="77777777" w:rsidR="000B56FF" w:rsidRDefault="000B56FF" w:rsidP="002F32FC">
            <w:pPr>
              <w:pStyle w:val="Tabletextbold"/>
            </w:pPr>
          </w:p>
          <w:p w14:paraId="5DDAB1EF" w14:textId="366F1DF4" w:rsidR="00DF4E7B" w:rsidRPr="00070A31" w:rsidRDefault="00DF4E7B" w:rsidP="002F32FC">
            <w:pPr>
              <w:pStyle w:val="Tabletextbold"/>
            </w:pPr>
            <w:r>
              <w:t>Total Project Duration</w:t>
            </w:r>
          </w:p>
        </w:tc>
        <w:tc>
          <w:tcPr>
            <w:tcW w:w="0" w:type="auto"/>
            <w:hideMark/>
          </w:tcPr>
          <w:p w14:paraId="6C2F66DF" w14:textId="52842B79" w:rsidR="00DF4E7B" w:rsidRPr="00070A31" w:rsidRDefault="00B746B0" w:rsidP="002F32FC">
            <w:pPr>
              <w:pStyle w:val="Tabletext"/>
              <w:rPr>
                <w:highlight w:val="yellow"/>
              </w:rPr>
            </w:pPr>
            <w:r>
              <w:t>Big bang planned for October 2026</w:t>
            </w:r>
            <w:r>
              <w:rPr>
                <w:highlight w:val="yellow"/>
              </w:rPr>
              <w:br/>
              <w:br/>
            </w:r>
            <w:r>
              <w:t xml:space="preserve">August 2025 to October 2026</w:t>
            </w:r>
          </w:p>
        </w:tc>
      </w:tr>
      <w:tr w:rsidR="00DF4E7B" w:rsidRPr="009B0113" w14:paraId="2F372452" w14:textId="77777777" w:rsidTr="002F32FC">
        <w:trPr>
          <w:tblCellSpacing w:w="15" w:type="dxa"/>
        </w:trPr>
        <w:tc>
          <w:tcPr>
            <w:tcW w:w="0" w:type="auto"/>
            <w:hideMark/>
          </w:tcPr>
          <w:p w14:paraId="67115378" w14:textId="77777777" w:rsidR="00DF4E7B" w:rsidRPr="00070A31" w:rsidRDefault="00DF4E7B" w:rsidP="002F32FC">
            <w:pPr>
              <w:pStyle w:val="Tabletextbold"/>
            </w:pPr>
            <w:r>
              <w:t>Project Outcomes</w:t>
            </w:r>
          </w:p>
        </w:tc>
        <w:tc>
          <w:tcPr>
            <w:tcW w:w="0" w:type="auto"/>
            <w:hideMark/>
          </w:tcPr>
          <w:p w14:paraId="01FEBF9B" w14:textId="77777777" w:rsidR="009859A0" w:rsidRPr="009859A0" w:rsidRDefault="009859A0" w:rsidP="002F32FC">
            <w:pPr>
              <w:pStyle w:val="Tabletext"/>
            </w:pPr>
            <w:r>
              <w:t>Improving maintenance execution and asset uptime</w:t>
            </w:r>
          </w:p>
          <w:p w14:paraId="250949BE" w14:textId="77777777" w:rsidR="009859A0" w:rsidRPr="009859A0" w:rsidRDefault="009859A0" w:rsidP="002F32FC">
            <w:pPr>
              <w:pStyle w:val="Tabletext"/>
            </w:pPr>
            <w:r>
              <w:t>Reducing manual effort through workflow digitization</w:t>
            </w:r>
          </w:p>
          <w:p w14:paraId="1EBC0C78" w14:textId="705ECCD9" w:rsidR="00DF4E7B" w:rsidRPr="00070A31" w:rsidRDefault="009859A0" w:rsidP="002F32FC">
            <w:pPr>
              <w:pStyle w:val="Tabletext"/>
              <w:rPr>
                <w:highlight w:val="yellow"/>
              </w:rPr>
            </w:pPr>
            <w:r>
              <w:t>Increasing visibility into backlog, work status, and asset health</w:t>
            </w:r>
          </w:p>
        </w:tc>
      </w:tr>
    </w:tbl>
    <w:p w14:paraId="79E8A338" w14:textId="77777777" w:rsidR="00EC0CF4" w:rsidRDefault="00EC0CF4" w:rsidP="37C8E726">
      <w:pPr>
        <w:spacing w:after="160" w:line="278" w:lineRule="auto"/>
        <w:rPr>
          <w:b/>
        </w:rPr>
      </w:pPr>
    </w:p>
    <w:p w14:paraId="3006A657" w14:textId="77777777" w:rsidR="00EC0CF4" w:rsidRDefault="00EC0CF4" w:rsidP="37C8E726">
      <w:pPr>
        <w:spacing w:after="160" w:line="278" w:lineRule="auto"/>
        <w:rPr>
          <w:b/>
        </w:rPr>
      </w:pPr>
    </w:p>
    <w:p w14:paraId="4D40E7BB" w14:textId="26857D20" w:rsidR="0063292F" w:rsidRDefault="0063292F" w:rsidP="002F32FC">
      <w:pPr>
        <w:pStyle w:val="Heading1"/>
      </w:pPr>
      <w:bookmarkStart w:id="84" w:name="_Toc234865032"/>
      <w:r>
        <w:t>Proposed Project Team</w:t>
      </w:r>
      <w:bookmarkEnd w:id="84"/>
    </w:p>
    <w:p w14:paraId="60B68D66" w14:textId="260932BC" w:rsidR="2E260C85" w:rsidRDefault="59594A4D" w:rsidP="002F32FC">
      <w:r>
        <w:rPr>
          <w:noProof/>
        </w:rPr>
        <w:drawing>
          <wp:inline distT="0" distB="0" distL="0" distR="0" wp14:anchorId="24365B5B" wp14:editId="535FA0C5">
            <wp:extent cx="5943600" cy="2838450"/>
            <wp:effectExtent l="0" t="0" r="0" b="0"/>
            <wp:docPr id="141488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8231" name="Picture 141488231"/>
                    <pic:cNvPicPr/>
                  </pic:nvPicPr>
                  <pic:blipFill>
                    <a:blip r:embed="rId50">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55453375" w14:textId="2855EAF5" w:rsidR="7E2CF984" w:rsidRDefault="48FFA3C3" w:rsidP="7E2CF984">
      <w:pPr>
        <w:spacing w:after="160" w:line="278" w:lineRule="auto"/>
        <w:jc w:val="right"/>
      </w:pPr>
      <w:r>
        <w:rPr>
          <w:noProof/>
        </w:rPr>
        <w:drawing>
          <wp:inline distT="0" distB="0" distL="0" distR="0" wp14:anchorId="4FB406D1" wp14:editId="5DF53D26">
            <wp:extent cx="846624" cy="397657"/>
            <wp:effectExtent l="0" t="0" r="0" b="2540"/>
            <wp:docPr id="35383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3835" name="Picture 35383835"/>
                    <pic:cNvPicPr/>
                  </pic:nvPicPr>
                  <pic:blipFill>
                    <a:blip r:embed="rId51">
                      <a:extLst>
                        <a:ext uri="{28A0092B-C50C-407E-A947-70E740481C1C}">
                          <a14:useLocalDpi xmlns:a14="http://schemas.microsoft.com/office/drawing/2010/main"/>
                        </a:ext>
                      </a:extLst>
                    </a:blip>
                    <a:stretch>
                      <a:fillRect/>
                    </a:stretch>
                  </pic:blipFill>
                  <pic:spPr>
                    <a:xfrm>
                      <a:off x="0" y="0"/>
                      <a:ext cx="859778" cy="403835"/>
                    </a:xfrm>
                    <a:prstGeom prst="rect">
                      <a:avLst/>
                    </a:prstGeom>
                  </pic:spPr>
                </pic:pic>
              </a:graphicData>
            </a:graphic>
          </wp:inline>
        </w:drawing>
      </w:r>
    </w:p>
    <w:p w14:paraId="57735E8C" w14:textId="2137A7B4" w:rsidR="005E53C8" w:rsidRPr="00AE3000" w:rsidRDefault="008E320F" w:rsidP="002F32FC">
      <w:pPr>
        <w:rPr>
          <w:b/>
          <w:bCs/>
        </w:rPr>
      </w:pPr>
      <w:r>
        <w:rPr>
          <w:b/>
          <w:bCs/>
        </w:rPr>
        <w:t xml:space="preserve">Roles and Responsibilities </w:t>
      </w:r>
    </w:p>
    <w:tbl>
      <w:tblPr>
        <w:tblStyle w:val="LightShading-Accent1"/>
        <w:tblW w:w="5001" w:type="pct"/>
        <w:tblBorders>
          <w:top w:val="none" w:sz="0" w:space="0" w:color="auto"/>
          <w:bottom w:val="single" w:sz="4" w:space="0" w:color="D1D1D1" w:themeColor="background2" w:themeShade="E6"/>
          <w:insideH w:val="single" w:sz="4" w:space="0" w:color="D1D1D1" w:themeColor="background2" w:themeShade="E6"/>
        </w:tblBorders>
        <w:tblLook w:val="0660" w:firstRow="1" w:lastRow="1" w:firstColumn="0" w:lastColumn="0" w:noHBand="1" w:noVBand="1"/>
      </w:tblPr>
      <w:tblGrid>
        <w:gridCol w:w="2268"/>
        <w:gridCol w:w="6952"/>
        <w:gridCol w:w="142"/>
      </w:tblGrid>
      <w:tr w:rsidR="00452A44" w14:paraId="6B52C050" w14:textId="77777777" w:rsidTr="002F32FC">
        <w:trPr>
          <w:cnfStyle w:val="100000000000" w:firstRow="1" w:lastRow="0" w:firstColumn="0" w:lastColumn="0" w:oddVBand="0" w:evenVBand="0" w:oddHBand="0" w:evenHBand="0" w:firstRowFirstColumn="0" w:firstRowLastColumn="0" w:lastRowFirstColumn="0" w:lastRowLastColumn="0"/>
        </w:trPr>
        <w:tc>
          <w:tcPr>
            <w:tcW w:w="1211" w:type="pct"/>
            <w:shd w:val="clear" w:color="auto" w:fill="4EA72E" w:themeFill="accent6"/>
            <w:noWrap/>
          </w:tcPr>
          <w:p w14:paraId="7FFF0A0E" w14:textId="49CBE45F" w:rsidR="00452A44" w:rsidRDefault="004D0C01" w:rsidP="002F32FC">
            <w:pPr>
              <w:pStyle w:val="Tabletitle"/>
            </w:pPr>
            <w:r>
              <w:t>Role</w:t>
            </w:r>
          </w:p>
        </w:tc>
        <w:tc>
          <w:tcPr>
            <w:tcW w:w="3789" w:type="pct"/>
            <w:gridSpan w:val="2"/>
            <w:shd w:val="clear" w:color="auto" w:fill="4EA72E" w:themeFill="accent6"/>
          </w:tcPr>
          <w:p w14:paraId="7631BC2F" w14:textId="7F2495F6" w:rsidR="00452A44" w:rsidRDefault="003A7E04" w:rsidP="002F32FC">
            <w:pPr>
              <w:pStyle w:val="Tabletitle"/>
            </w:pPr>
            <w:r>
              <w:t>Responsibilities</w:t>
            </w:r>
          </w:p>
        </w:tc>
      </w:tr>
      <w:tr w:rsidR="00452A44" w14:paraId="2ACAEABB" w14:textId="77777777" w:rsidTr="002F32FC">
        <w:tc>
          <w:tcPr>
            <w:tcW w:w="1211" w:type="pct"/>
            <w:noWrap/>
          </w:tcPr>
          <w:p w14:paraId="4A8BF552" w14:textId="617D292B" w:rsidR="00755266" w:rsidRDefault="44A980D7" w:rsidP="002F32FC">
            <w:pPr>
              <w:pStyle w:val="Tabletextbold"/>
              <w:rPr>
                <w:sz w:val="18"/>
                <w:szCs w:val="18"/>
              </w:rPr>
            </w:pPr>
            <w:r>
              <w:t>Steering Committee</w:t>
            </w:r>
            <w:r>
              <w:rPr>
                <w:b w:val="0"/>
                <w:sz w:val="18"/>
                <w:szCs w:val="18"/>
              </w:rPr>
              <w:t xml:space="preserve"> </w:t>
            </w:r>
          </w:p>
          <w:p w14:paraId="035C2F00" w14:textId="0F594936" w:rsidR="00452A44" w:rsidRDefault="00452A44" w:rsidP="002F32FC">
            <w:pPr>
              <w:pStyle w:val="Tabletextbold"/>
            </w:pPr>
          </w:p>
        </w:tc>
        <w:tc>
          <w:tcPr>
            <w:tcW w:w="3789" w:type="pct"/>
            <w:gridSpan w:val="2"/>
          </w:tcPr>
          <w:p w14:paraId="01F59841" w14:textId="49C45DD6" w:rsidR="0EEAB41D" w:rsidRDefault="0EEAB41D" w:rsidP="002F32FC">
            <w:pPr>
              <w:pStyle w:val="DTablebullet1"/>
              <w:rPr>
                <w:rFonts w:cstheme="minorBidi"/>
                <w:color w:val="auto"/>
                <w:sz w:val="18"/>
                <w:szCs w:val="18"/>
              </w:rPr>
            </w:pPr>
            <w:r>
              <w:t>Tier 1 governance / monthly decision authority for the program.</w:t>
            </w:r>
          </w:p>
          <w:p w14:paraId="43BFE156" w14:textId="4C5BAE9B" w:rsidR="0EEAB41D" w:rsidRDefault="0EEAB41D" w:rsidP="002F32FC">
            <w:pPr>
              <w:pStyle w:val="DTablebullet1"/>
              <w:rPr>
                <w:rFonts w:eastAsiaTheme="minorEastAsia"/>
                <w:color w:val="auto"/>
                <w:sz w:val="18"/>
                <w:szCs w:val="18"/>
              </w:rPr>
            </w:pPr>
            <w:r>
              <w:rPr>
                <w:rFonts w:eastAsiaTheme="minorEastAsia"/>
              </w:rPr>
              <w:t>Provide strategic direction.</w:t>
            </w:r>
          </w:p>
          <w:p w14:paraId="5C81B2D3" w14:textId="77CED7F5" w:rsidR="0EEAB41D" w:rsidRDefault="0EEAB41D" w:rsidP="002F32FC">
            <w:pPr>
              <w:pStyle w:val="DTablebullet1"/>
              <w:rPr>
                <w:rFonts w:eastAsiaTheme="minorEastAsia"/>
                <w:color w:val="auto"/>
                <w:sz w:val="18"/>
                <w:szCs w:val="18"/>
              </w:rPr>
            </w:pPr>
            <w:r>
              <w:rPr>
                <w:rFonts w:eastAsiaTheme="minorEastAsia"/>
              </w:rPr>
              <w:t>Approve charter changes, capitalization policy, and target-state design.</w:t>
            </w:r>
          </w:p>
          <w:p w14:paraId="6E09D9BB" w14:textId="42490FE4" w:rsidR="0EEAB41D" w:rsidRDefault="0EEAB41D" w:rsidP="002F32FC">
            <w:pPr>
              <w:pStyle w:val="DTablebullet1"/>
              <w:rPr>
                <w:rFonts w:eastAsiaTheme="minorEastAsia"/>
                <w:color w:val="auto"/>
                <w:sz w:val="18"/>
                <w:szCs w:val="18"/>
              </w:rPr>
            </w:pPr>
            <w:r>
              <w:rPr>
                <w:rFonts w:eastAsiaTheme="minorEastAsia"/>
              </w:rPr>
              <w:t>Make cross-functional trade-of</w:t>
            </w:r>
            <w:r>
              <w:rPr>
                <w:rFonts w:eastAsiaTheme="minorEastAsia"/>
                <w:color w:val="auto"/>
                <w:sz w:val="18"/>
                <w:szCs w:val="18"/>
              </w:rPr>
              <w:t>f decisions.</w:t>
            </w:r>
          </w:p>
          <w:p w14:paraId="3CFCAC19" w14:textId="1F90248B" w:rsidR="0EEAB41D" w:rsidRDefault="0EEAB41D" w:rsidP="002F32FC">
            <w:pPr>
              <w:pStyle w:val="DTablebullet1"/>
              <w:rPr>
                <w:rFonts w:eastAsiaTheme="minorEastAsia"/>
                <w:color w:val="auto"/>
                <w:sz w:val="18"/>
                <w:szCs w:val="18"/>
              </w:rPr>
            </w:pPr>
            <w:r>
              <w:rPr>
                <w:rFonts w:eastAsiaTheme="minorEastAsia"/>
              </w:rPr>
              <w:t>Issue go / no-go decisions for major releases and specifically</w:t>
            </w:r>
            <w:r>
              <w:rPr>
                <w:rFonts w:eastAsiaTheme="minorEastAsia"/>
                <w:color w:val="auto"/>
                <w:sz w:val="18"/>
                <w:szCs w:val="18"/>
              </w:rPr>
              <w:t xml:space="preserve"> approve SG4 Go-Live Readiness.</w:t>
            </w:r>
          </w:p>
          <w:p w14:paraId="56AC1DA3" w14:textId="4B46D734" w:rsidR="0EEAB41D" w:rsidRDefault="0EEAB41D" w:rsidP="002F32FC">
            <w:pPr>
              <w:pStyle w:val="DTablebullet1"/>
              <w:rPr>
                <w:rFonts w:eastAsiaTheme="minorEastAsia"/>
                <w:color w:val="auto"/>
                <w:sz w:val="18"/>
                <w:szCs w:val="18"/>
              </w:rPr>
            </w:pPr>
            <w:r>
              <w:rPr>
                <w:rFonts w:eastAsiaTheme="minorEastAsia"/>
              </w:rPr>
              <w:t>Resolve high-severity risks and receive escalations for critical defects, major budget changes, regulatory/reporting risk, safety/operability risk, or strategic design deviations.</w:t>
            </w:r>
          </w:p>
          <w:p w14:paraId="53693CAB" w14:textId="2E67C06E" w:rsidR="0EEAB41D" w:rsidRDefault="0EEAB41D" w:rsidP="002F32FC">
            <w:pPr>
              <w:pStyle w:val="DTablebullet1"/>
              <w:rPr>
                <w:rFonts w:eastAsiaTheme="minorEastAsia"/>
                <w:color w:val="auto"/>
                <w:sz w:val="18"/>
                <w:szCs w:val="18"/>
              </w:rPr>
            </w:pPr>
            <w:r>
              <w:rPr>
                <w:rFonts w:eastAsiaTheme="minorEastAsia"/>
              </w:rPr>
              <w:t xml:space="preserve">Approve budgetary changes greater than 10% of contingency or more than 50% </w:t>
            </w:r>
            <w:r>
              <w:rPr>
                <w:rFonts w:eastAsiaTheme="minorEastAsia"/>
                <w:color w:val="auto"/>
                <w:sz w:val="18"/>
                <w:szCs w:val="18"/>
              </w:rPr>
              <w:t>of cumulative contingency.</w:t>
            </w:r>
          </w:p>
          <w:p w14:paraId="0D5D2E30" w14:textId="59E3DEAF" w:rsidR="0EEAB41D" w:rsidRDefault="0EEAB41D" w:rsidP="002F32FC">
            <w:pPr>
              <w:pStyle w:val="DTablebullet1"/>
              <w:rPr>
                <w:rFonts w:eastAsiaTheme="minorEastAsia"/>
                <w:color w:val="auto"/>
                <w:sz w:val="18"/>
                <w:szCs w:val="18"/>
              </w:rPr>
            </w:pPr>
            <w:r>
              <w:rPr>
                <w:rFonts w:eastAsiaTheme="minorEastAsia"/>
              </w:rPr>
              <w:t>Review the program monthly, including the 8-dimension Program Health RAG status.</w:t>
            </w:r>
          </w:p>
          <w:p w14:paraId="0283D52A" w14:textId="770FE880" w:rsidR="00452A44" w:rsidRPr="002F32FC" w:rsidRDefault="0EEAB41D" w:rsidP="002F32FC">
            <w:pPr>
              <w:pStyle w:val="DTablebullet1"/>
              <w:rPr>
                <w:rFonts w:eastAsiaTheme="minorEastAsia"/>
              </w:rPr>
            </w:pPr>
            <w:r>
              <w:rPr>
                <w:rFonts w:eastAsiaTheme="minorEastAsia"/>
              </w:rPr>
              <w:t>Serve as an acceptance authority for key milestones and stage gates, including SG0/SG1, SG2, SG3-related checkpoints, SG4, and go-live/cutover approvals in the payment schedule.</w:t>
            </w:r>
          </w:p>
        </w:tc>
      </w:tr>
      <w:tr w:rsidR="00452A44" w14:paraId="4C357967" w14:textId="77777777" w:rsidTr="002F32FC">
        <w:tc>
          <w:tcPr>
            <w:tcW w:w="1211" w:type="pct"/>
            <w:noWrap/>
          </w:tcPr>
          <w:p w14:paraId="099DEDD4" w14:textId="22C5AA4D" w:rsidR="00452A44" w:rsidRDefault="00C05F89" w:rsidP="002F32FC">
            <w:pPr>
              <w:pStyle w:val="Tabletextbold"/>
              <w:rPr>
                <w:rFonts w:ascii="Aptos" w:eastAsiaTheme="minorEastAsia" w:hAnsi="Aptos" w:cs="Aptos"/>
                <w:color w:val="000000" w:themeColor="text1"/>
              </w:rPr>
            </w:pPr>
            <w:r>
              <w:rPr>
                <w:rFonts w:ascii="Aptos" w:eastAsiaTheme="minorEastAsia" w:hAnsi="Aptos" w:cs="Aptos"/>
                <w:color w:val="000000" w:themeColor="text1"/>
              </w:rPr>
              <w:t xml:space="preserve">Project Management</w:t>
            </w:r>
          </w:p>
        </w:tc>
        <w:tc>
          <w:tcPr>
            <w:tcW w:w="3789" w:type="pct"/>
            <w:gridSpan w:val="2"/>
          </w:tcPr>
          <w:p w14:paraId="5FF21A59" w14:textId="4A999559" w:rsidR="595195CC" w:rsidRDefault="595195CC" w:rsidP="002F32FC">
            <w:pPr>
              <w:pStyle w:val="DTablebullet1"/>
              <w:rPr>
                <w:rFonts w:cstheme="minorBidi"/>
                <w:color w:val="auto"/>
                <w:sz w:val="18"/>
                <w:szCs w:val="18"/>
              </w:rPr>
            </w:pPr>
            <w:r>
              <w:t>Build and maintain the Integrated Master Schedule (IMS) at activity level</w:t>
            </w:r>
            <w:r>
              <w:rPr>
                <w:rFonts w:cstheme="minorBidi"/>
                <w:color w:val="auto"/>
                <w:sz w:val="18"/>
                <w:szCs w:val="18"/>
              </w:rPr>
              <w:t xml:space="preserve"> and contribute weekly to the consolidated program IMS.</w:t>
            </w:r>
          </w:p>
          <w:p w14:paraId="7F231148" w14:textId="1BD6E932" w:rsidR="595195CC" w:rsidRDefault="595195CC" w:rsidP="002F32FC">
            <w:pPr>
              <w:pStyle w:val="DTablebullet1"/>
              <w:rPr>
                <w:rFonts w:eastAsiaTheme="minorEastAsia"/>
                <w:color w:val="auto"/>
                <w:sz w:val="18"/>
                <w:szCs w:val="18"/>
              </w:rPr>
            </w:pPr>
            <w:r>
              <w:rPr>
                <w:rFonts w:eastAsiaTheme="minorEastAsia"/>
              </w:rPr>
              <w:t>Manage dependencies across parallel initiatives such as DDS/GET, GIS/RAM, FSM, SAP S/4HANA Upgrade, PowerPlan NXT, and Project 3 operations calendars.</w:t>
            </w:r>
          </w:p>
          <w:p w14:paraId="4B00F08A" w14:textId="537733B1" w:rsidR="595195CC" w:rsidRDefault="595195CC" w:rsidP="002F32FC">
            <w:pPr>
              <w:pStyle w:val="DTablebullet1"/>
              <w:rPr>
                <w:rFonts w:eastAsiaTheme="minorEastAsia"/>
                <w:color w:val="auto"/>
                <w:sz w:val="18"/>
                <w:szCs w:val="18"/>
              </w:rPr>
            </w:pPr>
            <w:r>
              <w:rPr>
                <w:rFonts w:eastAsiaTheme="minorEastAsia"/>
              </w:rPr>
              <w:t>Administer and participate in the RAIDD process for risks, assumptions, issues, de</w:t>
            </w:r>
            <w:r>
              <w:rPr>
                <w:rFonts w:eastAsiaTheme="minorEastAsia"/>
                <w:color w:val="auto"/>
                <w:sz w:val="18"/>
                <w:szCs w:val="18"/>
              </w:rPr>
              <w:t>pendencies, and decisions, using Smartsheet as the system of record.</w:t>
            </w:r>
          </w:p>
          <w:p w14:paraId="639DC83B" w14:textId="69A8054A" w:rsidR="595195CC" w:rsidRDefault="595195CC" w:rsidP="002F32FC">
            <w:pPr>
              <w:pStyle w:val="DTablebullet1"/>
              <w:rPr>
                <w:rFonts w:eastAsiaTheme="minorEastAsia"/>
                <w:color w:val="auto"/>
                <w:sz w:val="18"/>
                <w:szCs w:val="18"/>
              </w:rPr>
            </w:pPr>
            <w:r>
              <w:rPr>
                <w:rFonts w:eastAsiaTheme="minorEastAsia"/>
              </w:rPr>
              <w:t>Provi</w:t>
            </w:r>
            <w:r>
              <w:rPr>
                <w:rFonts w:eastAsiaTheme="minorEastAsia"/>
                <w:color w:val="auto"/>
                <w:sz w:val="18"/>
                <w:szCs w:val="18"/>
              </w:rPr>
              <w:t xml:space="preserve">de weekly status reporting and inputs to the monthly Steering Committee for review, including the 8-dimension Program Health RAG view.</w:t>
            </w:r>
          </w:p>
          <w:p w14:paraId="7BB0AD30" w14:textId="02E03017" w:rsidR="595195CC" w:rsidRDefault="595195CC" w:rsidP="002F32FC">
            <w:pPr>
              <w:pStyle w:val="DTablebullet1"/>
              <w:rPr>
                <w:rFonts w:eastAsiaTheme="minorEastAsia"/>
                <w:color w:val="auto"/>
                <w:sz w:val="18"/>
                <w:szCs w:val="18"/>
              </w:rPr>
            </w:pPr>
            <w:r>
              <w:rPr>
                <w:rFonts w:eastAsiaTheme="minorEastAsia"/>
              </w:rPr>
              <w:t>Escalate critical issues within one weekly cycle when they threaten go-live, budget, regulatory/financial reporting, safety/operability, or target-state design.</w:t>
            </w:r>
          </w:p>
          <w:p w14:paraId="0B028840" w14:textId="14D58900" w:rsidR="595195CC" w:rsidRDefault="595195CC" w:rsidP="002F32FC">
            <w:pPr>
              <w:pStyle w:val="DTablebullet1"/>
              <w:rPr>
                <w:rFonts w:eastAsiaTheme="minorEastAsia"/>
                <w:color w:val="auto"/>
                <w:sz w:val="18"/>
                <w:szCs w:val="18"/>
              </w:rPr>
            </w:pPr>
            <w:r>
              <w:rPr>
                <w:rFonts w:eastAsiaTheme="minorEastAsia"/>
              </w:rPr>
              <w:t>Perform financial tracking: weekly burn, monthly forecast vs. plan, quarterly value-at-risk, and contingency reconciliation.</w:t>
            </w:r>
          </w:p>
          <w:p w14:paraId="124B0A13" w14:textId="41335D62" w:rsidR="595195CC" w:rsidRDefault="595195CC" w:rsidP="002F32FC">
            <w:pPr>
              <w:pStyle w:val="DTablebullet1"/>
              <w:rPr>
                <w:rFonts w:eastAsiaTheme="minorEastAsia"/>
                <w:color w:val="auto"/>
                <w:sz w:val="18"/>
                <w:szCs w:val="18"/>
              </w:rPr>
            </w:pPr>
            <w:r>
              <w:rPr>
                <w:rFonts w:eastAsiaTheme="minorEastAsia"/>
              </w:rPr>
              <w:t>Support change co</w:t>
            </w:r>
            <w:r>
              <w:rPr>
                <w:rFonts w:eastAsiaTheme="minorEastAsia"/>
                <w:color w:val="auto"/>
                <w:sz w:val="18"/>
                <w:szCs w:val="18"/>
              </w:rPr>
              <w:t>ntrol, documenting scope, schedule, cost, contingency, and risk impacts for formal changes.</w:t>
            </w:r>
          </w:p>
          <w:p w14:paraId="0AB9A593" w14:textId="57ABFD11" w:rsidR="00452A44" w:rsidRDefault="00452A44" w:rsidP="002F32FC">
            <w:pPr>
              <w:pStyle w:val="DTablebullet1"/>
              <w:rPr>
                <w:rFonts w:eastAsiaTheme="minorEastAsia"/>
              </w:rPr>
            </w:pPr>
          </w:p>
        </w:tc>
      </w:tr>
      <w:tr w:rsidR="00452A44" w14:paraId="1790267D" w14:textId="77777777" w:rsidTr="002F32FC">
        <w:tc>
          <w:tcPr>
            <w:tcW w:w="1211" w:type="pct"/>
            <w:noWrap/>
          </w:tcPr>
          <w:p w14:paraId="1A579B61" w14:textId="12157159" w:rsidR="006312C8" w:rsidRDefault="006312C8" w:rsidP="002F32FC">
            <w:pPr>
              <w:pStyle w:val="Tabletextbold"/>
              <w:rPr>
                <w:sz w:val="18"/>
                <w:szCs w:val="18"/>
              </w:rPr>
            </w:pPr>
            <w:r>
              <w:t xml:space="preserve">Functional Team </w:t>
            </w:r>
          </w:p>
          <w:p w14:paraId="3A7F3F75" w14:textId="55C4E642" w:rsidR="00452A44" w:rsidRDefault="00452A44" w:rsidP="002F32FC">
            <w:pPr>
              <w:pStyle w:val="Tabletextbold"/>
            </w:pPr>
          </w:p>
        </w:tc>
        <w:tc>
          <w:tcPr>
            <w:tcW w:w="3789" w:type="pct"/>
            <w:gridSpan w:val="2"/>
          </w:tcPr>
          <w:p w14:paraId="494291BB" w14:textId="080B57D6" w:rsidR="58621D6D" w:rsidRDefault="58621D6D" w:rsidP="002F32FC">
            <w:pPr>
              <w:pStyle w:val="DTablebullet1"/>
              <w:rPr>
                <w:rFonts w:cstheme="minorBidi"/>
                <w:color w:val="auto"/>
                <w:sz w:val="18"/>
                <w:szCs w:val="18"/>
              </w:rPr>
            </w:pPr>
            <w:r>
              <w:t>Authors</w:t>
            </w:r>
            <w:r>
              <w:rPr>
                <w:rFonts w:cstheme="minorBidi"/>
                <w:color w:val="auto"/>
                <w:sz w:val="18"/>
                <w:szCs w:val="18"/>
              </w:rPr>
              <w:t xml:space="preserve"> for the Functional Specifications (FSDs) for each RICEFW object. Those FSDs must include RTM traceability, process flow, impacted data model, functional behavior, validation rules, security/authorization requirements, controls and audit needs, integration touchpoints, UAT acceptance criteria, and design assumptions.</w:t>
            </w:r>
          </w:p>
          <w:p w14:paraId="5CB9E005" w14:textId="34D66E77" w:rsidR="58621D6D" w:rsidRDefault="58621D6D" w:rsidP="002F32FC">
            <w:pPr>
              <w:pStyle w:val="DTablebullet1"/>
              <w:rPr>
                <w:rFonts w:cstheme="minorBidi"/>
                <w:color w:val="auto"/>
                <w:sz w:val="18"/>
                <w:szCs w:val="18"/>
              </w:rPr>
            </w:pPr>
            <w:r>
              <w:t xml:space="preserve">Lead Deloitte functional team members </w:t>
            </w:r>
          </w:p>
          <w:p w14:paraId="3EB23994" w14:textId="10CA018B" w:rsidR="00452A44" w:rsidRDefault="58621D6D" w:rsidP="002F32FC">
            <w:pPr>
              <w:pStyle w:val="DTablebullet1"/>
            </w:pPr>
            <w:r>
              <w:t>Plan functional team activities at a detailed level and coordinate with project management</w:t>
            </w:r>
          </w:p>
        </w:tc>
      </w:tr>
      <w:tr w:rsidR="00452A44" w14:paraId="23C771D4" w14:textId="77777777" w:rsidTr="002F32FC">
        <w:tc>
          <w:tcPr>
            <w:tcW w:w="1211" w:type="pct"/>
            <w:noWrap/>
          </w:tcPr>
          <w:p w14:paraId="44CBBAB1" w14:textId="31B76830" w:rsidR="00452A44" w:rsidRPr="00BB1ECE" w:rsidRDefault="353CD28D" w:rsidP="002F32FC">
            <w:pPr>
              <w:pStyle w:val="Tabletextbold"/>
            </w:pPr>
            <w:r>
              <w:rPr>
                <w:rFonts w:ascii="Aptos" w:eastAsiaTheme="minorEastAsia" w:hAnsi="Aptos" w:cs="Aptos"/>
                <w:color w:val="000000" w:themeColor="text1"/>
              </w:rPr>
              <w:t>Technical Team</w:t>
            </w:r>
          </w:p>
        </w:tc>
        <w:tc>
          <w:tcPr>
            <w:tcW w:w="3789" w:type="pct"/>
            <w:gridSpan w:val="2"/>
          </w:tcPr>
          <w:p w14:paraId="6E6C748B" w14:textId="738084EB" w:rsidR="41148C4D" w:rsidRDefault="41148C4D" w:rsidP="002F32FC">
            <w:pPr>
              <w:pStyle w:val="DTablebullet1"/>
              <w:rPr>
                <w:rFonts w:cstheme="minorBidi"/>
                <w:color w:val="auto"/>
                <w:sz w:val="18"/>
                <w:szCs w:val="18"/>
              </w:rPr>
            </w:pPr>
            <w:r>
              <w:t>Author Technical Specifications (TSDs) for each RICEFW object, including object ID/type/complexity, full technical design, data dictionary, pseudo-code or detailed logic, integration patterns, error handling, security/authorization implementation, performance considerations, unit test scope, and dependencies</w:t>
            </w:r>
          </w:p>
          <w:p w14:paraId="617E11C5" w14:textId="3F001C8C" w:rsidR="41148C4D" w:rsidRDefault="41148C4D" w:rsidP="002F32FC">
            <w:pPr>
              <w:pStyle w:val="DTablebullet1"/>
              <w:rPr>
                <w:rFonts w:eastAsiaTheme="minorEastAsia"/>
                <w:color w:val="auto"/>
                <w:sz w:val="18"/>
                <w:szCs w:val="18"/>
              </w:rPr>
            </w:pPr>
            <w:r>
              <w:rPr>
                <w:rFonts w:eastAsiaTheme="minorEastAsia"/>
              </w:rPr>
              <w:t>Obtain design approval before build; each TSD must be reviewed and approved by the Project 3 Digital Lead before development starts</w:t>
            </w:r>
          </w:p>
          <w:p w14:paraId="76E20923" w14:textId="13C44B84" w:rsidR="41148C4D" w:rsidRDefault="41148C4D" w:rsidP="002F32FC">
            <w:pPr>
              <w:pStyle w:val="DTablebullet1"/>
              <w:rPr>
                <w:rFonts w:eastAsiaTheme="minorEastAsia"/>
                <w:color w:val="auto"/>
                <w:sz w:val="18"/>
                <w:szCs w:val="18"/>
              </w:rPr>
            </w:pPr>
            <w:r>
              <w:rPr>
                <w:rFonts w:eastAsiaTheme="minorEastAsia"/>
              </w:rPr>
              <w:t>Foll</w:t>
            </w:r>
            <w:r>
              <w:rPr>
                <w:rFonts w:eastAsiaTheme="minorEastAsia"/>
                <w:color w:val="auto"/>
                <w:sz w:val="18"/>
                <w:szCs w:val="18"/>
              </w:rPr>
              <w:t>ow technical development standards, including SAPUI5 / Fiori Elements standards, CPI naming/package/folder standards, static code analysis, and clean ATC execution before transport</w:t>
            </w:r>
          </w:p>
          <w:p w14:paraId="45C530A8" w14:textId="44F7F97D" w:rsidR="41148C4D" w:rsidRDefault="41148C4D" w:rsidP="002F32FC">
            <w:pPr>
              <w:pStyle w:val="DTablebullet1"/>
              <w:rPr>
                <w:rFonts w:eastAsiaTheme="minorEastAsia"/>
                <w:color w:val="auto"/>
                <w:sz w:val="18"/>
                <w:szCs w:val="18"/>
              </w:rPr>
            </w:pPr>
            <w:r>
              <w:rPr>
                <w:rFonts w:eastAsiaTheme="minorEastAsia"/>
              </w:rPr>
              <w:t>Perform technical code reviews, with review by the SI Technical Lead, Project 3 Digital Lead, and Project 3 Architect Lead</w:t>
            </w:r>
          </w:p>
          <w:p w14:paraId="21CFD7A1" w14:textId="7DD57241" w:rsidR="41148C4D" w:rsidRDefault="41148C4D" w:rsidP="002F32FC">
            <w:pPr>
              <w:pStyle w:val="DTablebullet1"/>
              <w:rPr>
                <w:rFonts w:eastAsiaTheme="minorEastAsia"/>
                <w:color w:val="auto"/>
                <w:sz w:val="18"/>
                <w:szCs w:val="18"/>
              </w:rPr>
            </w:pPr>
            <w:r>
              <w:rPr>
                <w:rFonts w:eastAsiaTheme="minorEastAsia"/>
              </w:rPr>
              <w:t>Unit test every RICEFW object and retain evidence in the Project 3 Program Repository; those objects also flow into SIT, UAT, regression, controls testing, and cutover rehearsal</w:t>
            </w:r>
          </w:p>
          <w:p w14:paraId="7B541D3B" w14:textId="22D12796" w:rsidR="41148C4D" w:rsidRDefault="41148C4D" w:rsidP="002F32FC">
            <w:pPr>
              <w:pStyle w:val="DTablebullet1"/>
              <w:rPr>
                <w:rFonts w:eastAsiaTheme="minorEastAsia"/>
                <w:color w:val="auto"/>
                <w:sz w:val="18"/>
                <w:szCs w:val="18"/>
              </w:rPr>
            </w:pPr>
            <w:r>
              <w:rPr>
                <w:rFonts w:eastAsiaTheme="minorEastAsia"/>
              </w:rPr>
              <w:t>Own the SAP side of every interface in scope, in</w:t>
            </w:r>
            <w:r>
              <w:rPr>
                <w:rFonts w:eastAsiaTheme="minorEastAsia"/>
                <w:color w:val="auto"/>
                <w:sz w:val="18"/>
                <w:szCs w:val="18"/>
              </w:rPr>
              <w:t xml:space="preserve">cluding interface design, build, unit test, monitoring setup, error handling/retry logic, exception alerting, runbook creation, and operational handover to Project 3 AMS after hyper care</w:t>
            </w:r>
          </w:p>
          <w:p w14:paraId="041CF9AB" w14:textId="327C1B4C" w:rsidR="41148C4D" w:rsidRDefault="41148C4D" w:rsidP="002F32FC">
            <w:pPr>
              <w:pStyle w:val="DTablebullet1"/>
              <w:rPr>
                <w:rFonts w:eastAsiaTheme="minorEastAsia"/>
                <w:color w:val="auto"/>
                <w:sz w:val="18"/>
                <w:szCs w:val="18"/>
              </w:rPr>
            </w:pPr>
            <w:r>
              <w:rPr>
                <w:rFonts w:eastAsiaTheme="minorEastAsia"/>
              </w:rPr>
              <w:t>Produce full interface technical documentation for the listed integrations and work within Project 3-approved middleware/patterns such as CPI, IDoc, RFC, OData, or event mesh</w:t>
            </w:r>
          </w:p>
          <w:p w14:paraId="56C5EA92" w14:textId="1C7B08B5" w:rsidR="00452A44" w:rsidRPr="002F32FC" w:rsidRDefault="41148C4D" w:rsidP="002F32FC">
            <w:pPr>
              <w:pStyle w:val="DTablebullet1"/>
              <w:rPr>
                <w:rFonts w:eastAsiaTheme="minorEastAsia"/>
              </w:rPr>
            </w:pPr>
            <w:r>
              <w:rPr>
                <w:rFonts w:eastAsiaTheme="minorEastAsia"/>
              </w:rPr>
              <w:t>Coordinate with technical counterparts such as GIS technical leads and other system owners where integrations cross program boundaries</w:t>
            </w:r>
          </w:p>
        </w:tc>
      </w:tr>
      <w:tr w:rsidR="00452A44" w14:paraId="659609C4" w14:textId="77777777" w:rsidTr="002F32FC">
        <w:trPr>
          <w:gridAfter w:val="1"/>
          <w:wAfter w:w="76" w:type="pct"/>
        </w:trPr>
        <w:tc>
          <w:tcPr>
            <w:tcW w:w="1211" w:type="pct"/>
            <w:noWrap/>
          </w:tcPr>
          <w:p w14:paraId="2EAB27AB" w14:textId="30CA5572" w:rsidR="00BB1ECE" w:rsidRPr="00BB1ECE" w:rsidRDefault="00BB1ECE" w:rsidP="00BB1ECE">
            <w:r>
              <w:rPr>
                <w:rFonts w:ascii="Aptos" w:eastAsiaTheme="minorEastAsia" w:hAnsi="Aptos" w:cs="Aptos"/>
                <w:b/>
                <w:color w:val="000000" w:themeColor="text1"/>
                <w:sz w:val="18"/>
                <w:szCs w:val="18"/>
              </w:rPr>
              <w:t>Data Conversion</w:t>
            </w:r>
          </w:p>
          <w:p w14:paraId="356698D3" w14:textId="1C6A0093" w:rsidR="00452A44" w:rsidRPr="00BB1ECE" w:rsidRDefault="00452A44">
            <w:pPr>
              <w:rPr>
                <w:rFonts w:ascii="Aptos" w:eastAsiaTheme="minorEastAsia" w:hAnsi="Aptos" w:cs="Aptos"/>
                <w:b/>
                <w:color w:val="000000"/>
                <w:sz w:val="18"/>
                <w:szCs w:val="18"/>
              </w:rPr>
            </w:pPr>
          </w:p>
        </w:tc>
        <w:tc>
          <w:tcPr>
            <w:tcW w:w="3713" w:type="pct"/>
          </w:tcPr>
          <w:p w14:paraId="5FB14695" w14:textId="4F3854E4" w:rsidR="1C9E058B" w:rsidRDefault="1C9E058B" w:rsidP="002F32FC">
            <w:pPr>
              <w:pStyle w:val="DTablebullet1"/>
              <w:rPr>
                <w:rFonts w:cstheme="minorBidi"/>
                <w:sz w:val="18"/>
                <w:szCs w:val="18"/>
              </w:rPr>
            </w:pPr>
            <w:r>
              <w:t>The SI ow</w:t>
            </w:r>
            <w:r>
              <w:rPr>
                <w:rFonts w:cstheme="minorBidi"/>
                <w:color w:val="auto"/>
                <w:sz w:val="18"/>
                <w:szCs w:val="18"/>
              </w:rPr>
              <w:t>ns the conversion execution approach: Extract → Profile → Transform → Cleanse → Enrich → Load → Test → Validate &amp; Reconcile</w:t>
            </w:r>
          </w:p>
          <w:p w14:paraId="0E4178FC" w14:textId="50931E98" w:rsidR="1C9E058B" w:rsidRDefault="1C9E058B" w:rsidP="002F32FC">
            <w:pPr>
              <w:pStyle w:val="DTablebullet1"/>
              <w:rPr>
                <w:rFonts w:eastAsiaTheme="minorEastAsia"/>
                <w:sz w:val="18"/>
                <w:szCs w:val="18"/>
              </w:rPr>
            </w:pPr>
            <w:r>
              <w:t>The SI is responsible for extract specifications, map</w:t>
            </w:r>
            <w:r>
              <w:rPr>
                <w:rFonts w:eastAsiaTheme="minorEastAsia"/>
                <w:color w:val="auto"/>
                <w:sz w:val="18"/>
                <w:szCs w:val="18"/>
              </w:rPr>
              <w:t>ping, transformation/load programs, validation routines, reconciliation, mock loads, and cutover loads</w:t>
            </w:r>
          </w:p>
          <w:p w14:paraId="6F7A5379" w14:textId="1BCA4DDB" w:rsidR="1C9E058B" w:rsidRDefault="1C9E058B" w:rsidP="002F32FC">
            <w:pPr>
              <w:pStyle w:val="DTablebullet1"/>
              <w:rPr>
                <w:rFonts w:eastAsiaTheme="minorEastAsia"/>
                <w:sz w:val="18"/>
                <w:szCs w:val="18"/>
              </w:rPr>
            </w:pPr>
            <w:r>
              <w:t>Project 3 and SI jointly own data quality, cleansing decisions, legacy-side extracts, and business-data validation, with joint accountability for conversion timing, cleansing rule design, and reconciliation gates</w:t>
            </w:r>
          </w:p>
          <w:p w14:paraId="337FACDA" w14:textId="764C0059" w:rsidR="1C9E058B" w:rsidRDefault="1C9E058B" w:rsidP="002F32FC">
            <w:pPr>
              <w:pStyle w:val="DTablebullet1"/>
              <w:rPr>
                <w:rFonts w:cstheme="minorBidi"/>
                <w:sz w:val="18"/>
                <w:szCs w:val="18"/>
              </w:rPr>
            </w:pPr>
            <w:r>
              <w:t xml:space="preserve">inal production </w:t>
            </w:r>
            <w:r>
              <w:rPr>
                <w:rFonts w:cstheme="minorBidi"/>
                <w:color w:val="auto"/>
                <w:sz w:val="18"/>
                <w:szCs w:val="18"/>
              </w:rPr>
              <w:t>cutover loads are executed per the approved cutover runbook, with go/no-go tied to reconciliation results and SAP Basis sign-off</w:t>
            </w:r>
          </w:p>
          <w:p w14:paraId="3C01A314" w14:textId="7592B555" w:rsidR="007034EC" w:rsidRPr="002F32FC" w:rsidRDefault="1C9E058B" w:rsidP="002F32FC">
            <w:pPr>
              <w:pStyle w:val="DTablebullet1"/>
            </w:pPr>
            <w:r>
              <w:t>Conversion governance also requires an Project 3-approved conversion procedure for every object, including extract approval, transformation/cleansing rule approval, mock-load reconciliation, and cutover-load sign-off</w:t>
            </w:r>
          </w:p>
        </w:tc>
      </w:tr>
      <w:tr w:rsidR="0D330879" w14:paraId="66F1045D" w14:textId="77777777" w:rsidTr="002F32FC">
        <w:trPr>
          <w:gridAfter w:val="1"/>
          <w:wAfter w:w="76" w:type="pct"/>
          <w:trHeight w:val="300"/>
        </w:trPr>
        <w:tc>
          <w:tcPr>
            <w:tcW w:w="1211" w:type="pct"/>
            <w:noWrap/>
          </w:tcPr>
          <w:p w14:paraId="1938F646" w14:textId="4DAB2462" w:rsidR="0CB6C021" w:rsidRDefault="0CB6C021" w:rsidP="002F32FC">
            <w:pPr>
              <w:pStyle w:val="Tabletextbold"/>
            </w:pPr>
            <w:r>
              <w:t xml:space="preserve">Security &amp; Controls </w:t>
            </w:r>
          </w:p>
        </w:tc>
        <w:tc>
          <w:tcPr>
            <w:tcW w:w="3713" w:type="pct"/>
          </w:tcPr>
          <w:p w14:paraId="695210C2" w14:textId="6519606C" w:rsidR="1C82F85F" w:rsidRDefault="1C82F85F" w:rsidP="002F32FC">
            <w:pPr>
              <w:pStyle w:val="DTablebullet1"/>
              <w:rPr>
                <w:rFonts w:cstheme="minorBidi"/>
                <w:sz w:val="18"/>
                <w:szCs w:val="18"/>
              </w:rPr>
            </w:pPr>
            <w:r>
              <w:t>supports controls design and governance; delivers design recommendations, control test plans, SoD ruleset configuration, deploys monitoring control</w:t>
            </w:r>
            <w:r>
              <w:rPr>
                <w:rFonts w:cstheme="minorBidi"/>
                <w:color w:val="auto"/>
                <w:sz w:val="18"/>
                <w:szCs w:val="18"/>
              </w:rPr>
              <w:t>s through GRC tooling, walks Project 3 teams through test of design, and signs the Controls Readiness Statement</w:t>
            </w:r>
          </w:p>
          <w:p w14:paraId="60A4981C" w14:textId="58E3062C" w:rsidR="1C82F85F" w:rsidRDefault="1C82F85F" w:rsidP="002F32FC">
            <w:pPr>
              <w:pStyle w:val="DTablebullet1"/>
              <w:rPr>
                <w:rFonts w:cstheme="minorBidi"/>
                <w:sz w:val="18"/>
                <w:szCs w:val="18"/>
              </w:rPr>
            </w:pPr>
            <w:r>
              <w:t>owns second-line controls design, governance, and testing; confirms SAP PM control design aligns to the Project 3 Global Control Framework and Internal Control Catalog; participates in operating-effectiveness and production validation; signs readiness statements</w:t>
            </w:r>
          </w:p>
          <w:p w14:paraId="2D154180" w14:textId="00FF8AD0" w:rsidR="1C82F85F" w:rsidRDefault="1C82F85F" w:rsidP="002F32FC">
            <w:pPr>
              <w:pStyle w:val="DTablebullet1"/>
              <w:rPr>
                <w:rFonts w:cstheme="minorBidi"/>
                <w:sz w:val="18"/>
                <w:szCs w:val="18"/>
              </w:rPr>
            </w:pPr>
            <w:r>
              <w:t>participates in security testing sign-off, especially on the SoD ruleset before go-live readiness</w:t>
            </w:r>
          </w:p>
          <w:p w14:paraId="70BAE085" w14:textId="57F619C0" w:rsidR="0CB6C021" w:rsidRPr="002F32FC" w:rsidRDefault="1C82F85F" w:rsidP="002F32FC">
            <w:pPr>
              <w:pStyle w:val="DTablebullet1"/>
            </w:pPr>
            <w:r>
              <w:t>reviews and approves Functional Specifications where applicable before build starts</w:t>
            </w:r>
          </w:p>
        </w:tc>
      </w:tr>
      <w:tr w:rsidR="00452A44" w14:paraId="2CE425AC" w14:textId="77777777" w:rsidTr="002F32FC">
        <w:tc>
          <w:tcPr>
            <w:tcW w:w="1211" w:type="pct"/>
            <w:noWrap/>
          </w:tcPr>
          <w:p w14:paraId="435D965C" w14:textId="6230D597" w:rsidR="00BB1ECE" w:rsidRPr="00BB1ECE" w:rsidRDefault="32F870C9" w:rsidP="002F32FC">
            <w:pPr>
              <w:pStyle w:val="Tabletextbold"/>
            </w:pPr>
            <w:r>
              <w:t>Integration and cutover</w:t>
            </w:r>
          </w:p>
          <w:p w14:paraId="48018084" w14:textId="349002A3" w:rsidR="00452A44" w:rsidRPr="00BB1ECE" w:rsidRDefault="00452A44" w:rsidP="002F32FC">
            <w:pPr>
              <w:pStyle w:val="Tabletextbold"/>
              <w:rPr>
                <w:color w:val="000000"/>
              </w:rPr>
            </w:pPr>
          </w:p>
        </w:tc>
        <w:tc>
          <w:tcPr>
            <w:tcW w:w="3789" w:type="pct"/>
            <w:gridSpan w:val="2"/>
          </w:tcPr>
          <w:p w14:paraId="1E742A3A" w14:textId="77777777" w:rsidR="00EC2F25" w:rsidRPr="00724D6C" w:rsidRDefault="00EC2F25" w:rsidP="002F32FC">
            <w:pPr>
              <w:pStyle w:val="DTablebullet1"/>
              <w:rPr>
                <w:rFonts w:cstheme="minorBidi"/>
                <w:sz w:val="18"/>
                <w:szCs w:val="18"/>
              </w:rPr>
            </w:pPr>
            <w:r>
              <w:t>Test Manager will participate in the consolidated the program Program weekly status meeting and the monthly Steering Committee Test Readiness review</w:t>
            </w:r>
          </w:p>
          <w:p w14:paraId="7CAC1966" w14:textId="05FADF7D" w:rsidR="002F793A" w:rsidRPr="002F32FC" w:rsidRDefault="005F0D35" w:rsidP="002F32FC">
            <w:pPr>
              <w:pStyle w:val="DTablebullet1"/>
              <w:rPr>
                <w:rFonts w:eastAsiaTheme="minorEastAsia"/>
              </w:rPr>
            </w:pPr>
            <w:r>
              <w:t>Contributing to the Program Health Testing / Progress dimension scored Green / Yellow / Red per Charter thresholds</w:t>
            </w:r>
          </w:p>
        </w:tc>
      </w:tr>
      <w:tr w:rsidR="00BB1ECE" w14:paraId="03DB75A5" w14:textId="77777777" w:rsidTr="002F32FC">
        <w:trPr>
          <w:cnfStyle w:val="010000000000" w:firstRow="0" w:lastRow="1" w:firstColumn="0" w:lastColumn="0" w:oddVBand="0" w:evenVBand="0" w:oddHBand="0" w:evenHBand="0" w:firstRowFirstColumn="0" w:firstRowLastColumn="0" w:lastRowFirstColumn="0" w:lastRowLastColumn="0"/>
        </w:trPr>
        <w:tc>
          <w:tcPr>
            <w:tcW w:w="1211" w:type="pct"/>
            <w:noWrap/>
          </w:tcPr>
          <w:p w14:paraId="2C0D257C" w14:textId="4E05C9C7" w:rsidR="00BB1ECE" w:rsidRPr="00BB1ECE" w:rsidRDefault="00BB1ECE" w:rsidP="002F32FC">
            <w:pPr>
              <w:pStyle w:val="Tabletextbold"/>
              <w:rPr>
                <w:rFonts w:ascii="Aptos" w:eastAsiaTheme="minorEastAsia" w:hAnsi="Aptos" w:cs="Aptos"/>
                <w:b/>
                <w:color w:val="000000"/>
                <w:sz w:val="18"/>
                <w:szCs w:val="18"/>
              </w:rPr>
            </w:pPr>
            <w:r>
              <w:rPr>
                <w:b/>
              </w:rPr>
              <w:t>OCM</w:t>
            </w:r>
          </w:p>
          <w:p w14:paraId="0FEA745C" w14:textId="77777777" w:rsidR="00BB1ECE" w:rsidRPr="00BB1ECE" w:rsidRDefault="00BB1ECE" w:rsidP="002F32FC">
            <w:pPr>
              <w:pStyle w:val="Tabletextbold"/>
              <w:rPr>
                <w:b/>
                <w:color w:val="000000"/>
              </w:rPr>
            </w:pPr>
          </w:p>
        </w:tc>
        <w:tc>
          <w:tcPr>
            <w:tcW w:w="3789" w:type="pct"/>
            <w:gridSpan w:val="2"/>
          </w:tcPr>
          <w:p w14:paraId="4755E04A" w14:textId="213B3FF3" w:rsidR="00225A40" w:rsidRPr="00724D6C" w:rsidRDefault="01E0EA53" w:rsidP="002F32FC">
            <w:pPr>
              <w:pStyle w:val="DTablebullet1"/>
              <w:rPr>
                <w:rFonts w:cstheme="minorBidi"/>
                <w:sz w:val="18"/>
                <w:szCs w:val="18"/>
              </w:rPr>
            </w:pPr>
            <w:r>
              <w:t xml:space="preserve">Deliver the </w:t>
            </w:r>
            <w:r>
              <w:rPr>
                <w:rFonts w:cstheme="minorBidi"/>
                <w:color w:val="auto"/>
                <w:sz w:val="18"/>
                <w:szCs w:val="18"/>
              </w:rPr>
              <w:t>Change Strategy across five focus areas — Change Preparation, Change Impacts, Communications, Education &amp; Training, and Organizational Readiness</w:t>
            </w:r>
          </w:p>
          <w:p w14:paraId="6E10ED17" w14:textId="22662C57" w:rsidR="01E0EA53" w:rsidRDefault="01E0EA53" w:rsidP="002F32FC">
            <w:pPr>
              <w:pStyle w:val="DTablebullet1"/>
              <w:rPr>
                <w:rFonts w:cstheme="minorBidi"/>
                <w:sz w:val="18"/>
                <w:szCs w:val="18"/>
              </w:rPr>
            </w:pPr>
            <w:r>
              <w:t>Build and maintain a stakeholder map acr</w:t>
            </w:r>
            <w:r>
              <w:rPr>
                <w:rFonts w:cstheme="minorBidi"/>
                <w:color w:val="auto"/>
                <w:sz w:val="18"/>
                <w:szCs w:val="18"/>
              </w:rPr>
              <w:t>oss Project 3 Indiana, Project 3 Ohio, and MVLt, covering impacted persona groups and refreshing it regularly</w:t>
            </w:r>
          </w:p>
          <w:p w14:paraId="31AE92E0" w14:textId="506F934D" w:rsidR="01E0EA53" w:rsidRDefault="01E0EA53" w:rsidP="002F32FC">
            <w:pPr>
              <w:pStyle w:val="DTablebullet1"/>
              <w:rPr>
                <w:rFonts w:eastAsiaTheme="minorEastAsia"/>
                <w:sz w:val="18"/>
                <w:szCs w:val="18"/>
              </w:rPr>
            </w:pPr>
            <w:r>
              <w:rPr>
                <w:rFonts w:eastAsiaTheme="minorEastAsia"/>
              </w:rPr>
              <w:t>Perform change impact analysis, documenting how future-state processes, roles, data, tools, skills, and behaviors change for each stakeholder group</w:t>
            </w:r>
          </w:p>
          <w:p w14:paraId="42BFF890" w14:textId="3A0D1D2B" w:rsidR="01E0EA53" w:rsidRDefault="01E0EA53" w:rsidP="002F32FC">
            <w:pPr>
              <w:pStyle w:val="DTablebullet1"/>
              <w:rPr>
                <w:rFonts w:eastAsiaTheme="minorEastAsia"/>
                <w:sz w:val="18"/>
                <w:szCs w:val="18"/>
              </w:rPr>
            </w:pPr>
            <w:r>
              <w:rPr>
                <w:rFonts w:eastAsiaTheme="minorEastAsia"/>
              </w:rPr>
              <w:t>Define and</w:t>
            </w:r>
            <w:r>
              <w:rPr>
                <w:rFonts w:eastAsiaTheme="minorEastAsia"/>
                <w:color w:val="auto"/>
                <w:sz w:val="18"/>
                <w:szCs w:val="18"/>
              </w:rPr>
              <w:t xml:space="preserve"> operate the Change Champion Network, including selection criteria, operating rhythm, enablement approach, and rollout alignment</w:t>
            </w:r>
          </w:p>
          <w:p w14:paraId="38892D46" w14:textId="7E498476" w:rsidR="01E0EA53" w:rsidRDefault="01E0EA53" w:rsidP="002F32FC">
            <w:pPr>
              <w:pStyle w:val="DTablebullet1"/>
              <w:rPr>
                <w:rFonts w:eastAsiaTheme="minorEastAsia"/>
                <w:sz w:val="18"/>
                <w:szCs w:val="18"/>
              </w:rPr>
            </w:pPr>
            <w:r>
              <w:rPr>
                <w:rFonts w:eastAsiaTheme="minorEastAsia"/>
              </w:rPr>
              <w:t>Run readiness assessments, analyze adoption risks, and tie readiness to stage-gate go/no-go decisions; the document s</w:t>
            </w:r>
            <w:r>
              <w:rPr>
                <w:rFonts w:eastAsiaTheme="minorEastAsia"/>
                <w:color w:val="auto"/>
                <w:sz w:val="18"/>
                <w:szCs w:val="18"/>
              </w:rPr>
              <w:t>ets a Green threshold of Readiness ≥ 80% and Training ≥ 95% complete</w:t>
            </w:r>
          </w:p>
          <w:p w14:paraId="458D9B1C" w14:textId="6299410C" w:rsidR="01E0EA53" w:rsidRDefault="01E0EA53" w:rsidP="002F32FC">
            <w:pPr>
              <w:pStyle w:val="DTablebullet1"/>
              <w:rPr>
                <w:rFonts w:eastAsiaTheme="minorEastAsia"/>
                <w:sz w:val="18"/>
                <w:szCs w:val="18"/>
              </w:rPr>
            </w:pPr>
            <w:r>
              <w:rPr>
                <w:rFonts w:eastAsiaTheme="minorEastAsia"/>
              </w:rPr>
              <w:t>Provide training governance and quality oversight, including role-based training plans, end-to-end business process scenario training, Level 4 process documentation, FAQs, QRGs, recording</w:t>
            </w:r>
            <w:r>
              <w:rPr>
                <w:rFonts w:eastAsiaTheme="minorEastAsia"/>
                <w:color w:val="auto"/>
                <w:sz w:val="18"/>
                <w:szCs w:val="18"/>
              </w:rPr>
              <w:t>s, and support resources</w:t>
            </w:r>
          </w:p>
          <w:p w14:paraId="3704197E" w14:textId="507CD36C" w:rsidR="01E0EA53" w:rsidRDefault="01E0EA53" w:rsidP="002F32FC">
            <w:pPr>
              <w:pStyle w:val="DTablebullet1"/>
              <w:rPr>
                <w:rFonts w:cstheme="minorBidi"/>
                <w:sz w:val="18"/>
                <w:szCs w:val="18"/>
              </w:rPr>
            </w:pPr>
            <w:r>
              <w:t>OCM Leads: coordinate targeted engagement for high-impact and high-resistance groups</w:t>
            </w:r>
          </w:p>
          <w:p w14:paraId="2677A5D3" w14:textId="5FCDC9BE" w:rsidR="01E0EA53" w:rsidRDefault="01E0EA53" w:rsidP="002F32FC">
            <w:pPr>
              <w:pStyle w:val="DTablebullet1"/>
              <w:rPr>
                <w:rFonts w:eastAsiaTheme="minorEastAsia"/>
                <w:color w:val="auto"/>
                <w:sz w:val="18"/>
                <w:szCs w:val="18"/>
              </w:rPr>
            </w:pPr>
            <w:r>
              <w:rPr>
                <w:rFonts w:eastAsiaTheme="minorEastAsia"/>
              </w:rPr>
              <w:t>Change Champions: act as SMEs / super-users who support localized adoption, reinforce key messages, validate readiness, and provide field feedback</w:t>
            </w:r>
          </w:p>
          <w:p w14:paraId="307E99B5" w14:textId="43469880" w:rsidR="00225A40" w:rsidRDefault="00225A40" w:rsidP="4D951901">
            <w:pPr>
              <w:pStyle w:val="Default"/>
              <w:jc w:val="both"/>
              <w:rPr>
                <w:rFonts w:asciiTheme="minorHAnsi" w:hAnsiTheme="minorHAnsi" w:cstheme="minorBidi"/>
                <w:color w:val="auto"/>
                <w:sz w:val="18"/>
                <w:szCs w:val="18"/>
              </w:rPr>
            </w:pPr>
          </w:p>
        </w:tc>
      </w:tr>
    </w:tbl>
    <w:p w14:paraId="5A95531A" w14:textId="77777777" w:rsidR="00CA3476" w:rsidRDefault="00CA3476">
      <w:pPr>
        <w:spacing w:after="160" w:line="278" w:lineRule="auto"/>
      </w:pPr>
    </w:p>
    <w:p w14:paraId="3FA8CDE2" w14:textId="77777777" w:rsidR="00CE57DD" w:rsidRPr="00CE57DD" w:rsidRDefault="00CA3476">
      <w:pPr>
        <w:spacing w:after="160" w:line="278" w:lineRule="auto"/>
        <w:rPr>
          <w:b/>
          <w:bCs/>
        </w:rPr>
      </w:pPr>
      <w:r>
        <w:rPr>
          <w:b/>
          <w:bCs/>
        </w:rPr>
        <w:t xml:space="preserve">Key Bios </w:t>
      </w:r>
    </w:p>
    <w:p w14:paraId="6A1E0984" w14:textId="1EA8754D" w:rsidR="0063292F" w:rsidRDefault="0063292F">
      <w:pPr>
        <w:spacing w:after="160" w:line="278" w:lineRule="auto"/>
        <w:rPr>
          <w:rFonts w:asciiTheme="majorHAnsi" w:eastAsiaTheme="majorEastAsia" w:hAnsiTheme="majorHAnsi" w:cstheme="majorBidi"/>
          <w:color w:val="0F4761" w:themeColor="accent1" w:themeShade="BF"/>
          <w:kern w:val="2"/>
          <w:sz w:val="40"/>
          <w:szCs w:val="40"/>
          <w14:ligatures w14:val="standardContextual"/>
        </w:rPr>
      </w:pPr>
      <w:r>
        <w:br w:type="page"/>
      </w:r>
    </w:p>
    <w:p w14:paraId="359EC201" w14:textId="53BD95CB" w:rsidR="009A1AA7" w:rsidRDefault="009A1AA7" w:rsidP="002F32FC">
      <w:pPr>
        <w:pStyle w:val="Heading1"/>
      </w:pPr>
      <w:bookmarkStart w:id="85" w:name="_Toc234865033"/>
      <w:r>
        <w:t>Integrated Project Plan</w:t>
      </w:r>
      <w:bookmarkEnd w:id="85"/>
    </w:p>
    <w:p w14:paraId="170BD48C" w14:textId="53F93764" w:rsidR="1325887D" w:rsidRDefault="1325887D" w:rsidP="1325887D"/>
    <w:p w14:paraId="7272C27E" w14:textId="0F957FAB" w:rsidR="7B9F81A4" w:rsidRPr="002F32FC" w:rsidRDefault="7FA93659" w:rsidP="7B9F81A4">
      <w:pPr>
        <w:rPr>
          <w:rStyle w:val="Strong"/>
        </w:rPr>
      </w:pPr>
      <w:r>
        <w:rPr>
          <w:rStyle w:val="Strong"/>
        </w:rPr>
        <w:t xml:space="preserve">Integrated project plan is placed in the folder xxx and is submitted via Ariba. Refer to the Microsoft Project file named ‘Integrated Project Plan_AES _ SAP PM</w:t>
      </w:r>
    </w:p>
    <w:p w14:paraId="2722DA6F" w14:textId="5B2D0CB9" w:rsidR="7B9F81A4" w:rsidRDefault="7B9F81A4" w:rsidP="7B9F81A4"/>
    <w:p w14:paraId="2463267B" w14:textId="657C1C3B" w:rsidR="007A4069" w:rsidRPr="007A4069" w:rsidRDefault="00BE0E8F" w:rsidP="007A4069">
      <w:r>
        <w:rPr>
          <w:noProof/>
          <w14:ligatures w14:val="standardContextual"/>
        </w:rPr>
        <w:pict w14:anchorId="633A1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25pt;height:45.75pt;visibility:visible">
            <v:imagedata r:id="rId52" o:title=""/>
            <o:lock v:ext="edit" rotation="t" cropping="t" verticies="t"/>
          </v:shape>
        </w:pict>
        <w:pict w14:anchorId="1D9CDCD9">
          <v:shape id="Picture 3" o:spid="_x0000_i1026" type="#_x0000_t75" style="width:80.25pt;height:46.5pt;visibility:visible">
            <v:imagedata r:id="rId52" o:title=""/>
            <o:lock v:ext="edit" rotation="t" cropping="t" verticies="t"/>
          </v:shape>
        </w:pict>
        <w:pict w14:anchorId="61E62089">
          <v:shape id="_x0000_i1027" type="#_x0000_t75" style="width:80.25pt;height:46.5pt;visibility:visible">
            <v:imagedata r:id="rId52" o:title=""/>
            <o:lock v:ext="edit" rotation="t" cropping="t" verticies="t"/>
          </v:shape>
        </w:pict>
      </w:r>
    </w:p>
    <w:p w14:paraId="2B287B91" w14:textId="77777777" w:rsidR="009A1AA7" w:rsidRDefault="009A1AA7">
      <w:pPr>
        <w:spacing w:after="160" w:line="278" w:lineRule="auto"/>
        <w:rPr>
          <w:rFonts w:asciiTheme="majorHAnsi" w:eastAsiaTheme="majorEastAsia" w:hAnsiTheme="majorHAnsi" w:cstheme="majorBidi"/>
          <w:color w:val="0F4761" w:themeColor="accent1" w:themeShade="BF"/>
          <w:kern w:val="2"/>
          <w:sz w:val="40"/>
          <w:szCs w:val="40"/>
          <w14:ligatures w14:val="standardContextual"/>
        </w:rPr>
      </w:pPr>
      <w:r>
        <w:br w:type="page"/>
      </w:r>
    </w:p>
    <w:p w14:paraId="6C6AAEB7" w14:textId="719C3880" w:rsidR="00EF11E8" w:rsidRDefault="00EF11E8" w:rsidP="0036788F">
      <w:pPr>
        <w:pStyle w:val="Heading1"/>
      </w:pPr>
      <w:bookmarkStart w:id="86" w:name="_Toc234865034"/>
      <w:r>
        <w:t>Pricing &amp; Resourcing</w:t>
      </w:r>
      <w:bookmarkEnd w:id="86"/>
    </w:p>
    <w:p w14:paraId="17F361DB" w14:textId="5EBD3ACC" w:rsidR="6283B3C7" w:rsidRDefault="6283B3C7" w:rsidP="6283B3C7"/>
    <w:p w14:paraId="5077273E" w14:textId="24FB7DB7" w:rsidR="3FDAC0F7" w:rsidRPr="0036788F" w:rsidRDefault="3FDAC0F7" w:rsidP="6283B3C7">
      <w:pPr>
        <w:rPr>
          <w:rStyle w:val="Strong"/>
        </w:rPr>
      </w:pPr>
      <w:r>
        <w:rPr>
          <w:rStyle w:val="Strong"/>
        </w:rPr>
        <w:t xml:space="preserve">Price breakdowna and Resource planning excel sheets are placed in the folder xxx and is submitted via Ariba. Refer to the following files – Pricing Breakdown.xlsx &amp; Resource Plan_AES.xlsx</w:t>
      </w:r>
    </w:p>
    <w:p w14:paraId="4ED6020C" w14:textId="12D6F7E4" w:rsidR="6283B3C7" w:rsidRDefault="6283B3C7" w:rsidP="6283B3C7"/>
    <w:p w14:paraId="11307399" w14:textId="77777777" w:rsidR="00EF11E8" w:rsidRDefault="00EF11E8">
      <w:pPr>
        <w:spacing w:after="160" w:line="278" w:lineRule="auto"/>
        <w:rPr>
          <w:rFonts w:asciiTheme="majorHAnsi" w:eastAsiaTheme="majorEastAsia" w:hAnsiTheme="majorHAnsi" w:cstheme="majorBidi"/>
          <w:color w:val="0F4761" w:themeColor="accent1" w:themeShade="BF"/>
          <w:kern w:val="2"/>
          <w:sz w:val="40"/>
          <w:szCs w:val="40"/>
          <w14:ligatures w14:val="standardContextual"/>
        </w:rPr>
      </w:pPr>
      <w:r>
        <w:br w:type="page"/>
      </w:r>
    </w:p>
    <w:p w14:paraId="342103D1" w14:textId="5818787B" w:rsidR="00125FDB" w:rsidRDefault="00C30177" w:rsidP="0036788F">
      <w:pPr>
        <w:pStyle w:val="Heading1"/>
      </w:pPr>
      <w:bookmarkStart w:id="87" w:name="_Toc234865035"/>
      <w:r>
        <w:t>Alternate Implementation Approach</w:t>
      </w:r>
      <w:bookmarkEnd w:id="87"/>
    </w:p>
    <w:p w14:paraId="7E7CAFA4" w14:textId="584D4A38" w:rsidR="009A26A3" w:rsidRDefault="00106792" w:rsidP="007D3ED0">
      <w:r>
        <w:t>Deloitte’s close collaboration with the program</w:t>
      </w:r>
      <w:r>
        <w:rPr>
          <w:vertAlign w:val="superscript"/>
        </w:rPr>
        <w:t/>
      </w:r>
      <w:r>
        <w:t xml:space="preserve"> program members across the Work Management, GET, and GIS workstreams for the the program</w:t>
      </w:r>
      <w:r>
        <w:rPr>
          <w:vertAlign w:val="superscript"/>
        </w:rPr>
        <w:t/>
      </w:r>
      <w:r>
        <w:t xml:space="preserve"> Roadmap Recommendation initiative enabled us to identify and deconstruct key dependencies and pain points across the operating model. Based on this analysis, we recommend a phased transformation approach to reduce delivery risk and support a more stable transition. This approach introduces change in a controlled sequence, giving the Project 3 team </w:t>
      </w:r>
      <w:commentRangeStart w:id="88"/>
      <w:r>
        <w:t>additional</w:t>
      </w:r>
      <w:commentRangeEnd w:id="88"/>
      <w:r>
        <w:rPr>
          <w:rStyle w:val="CommentReference"/>
          <w:sz w:val="24"/>
          <w:szCs w:val="24"/>
        </w:rPr>
        <w:commentReference w:id="88"/>
      </w:r>
      <w:r>
        <w:t xml:space="preserve"> time to prepare for each transformation milestone rather than moving through a single step changeover.</w:t>
      </w:r>
    </w:p>
    <w:p w14:paraId="5D1E3B7C" w14:textId="77777777" w:rsidR="00106792" w:rsidRDefault="00106792" w:rsidP="007D3ED0"/>
    <w:p w14:paraId="797F48D4" w14:textId="1B8C25F5" w:rsidR="009A26A3" w:rsidRPr="00106792" w:rsidRDefault="009A26A3" w:rsidP="007D3ED0">
      <w:pPr>
        <w:rPr>
          <w:b/>
        </w:rPr>
      </w:pPr>
      <w:r>
        <w:rPr>
          <w:b/>
        </w:rPr>
        <w:t xml:space="preserve">Why is Phased Transformation recommended? </w:t>
      </w:r>
    </w:p>
    <w:p w14:paraId="7FBB8FB4" w14:textId="3E4E6D20" w:rsidR="00D910FE" w:rsidRPr="005D28A5" w:rsidRDefault="005D28A5" w:rsidP="0036788F">
      <w:pPr>
        <w:pStyle w:val="ListBullet"/>
        <w:rPr>
          <w:rFonts w:ascii="Times New Roman" w:eastAsia="Times New Roman" w:hAnsi="Times New Roman" w:cs="Times New Roman"/>
          <w:sz w:val="20"/>
          <w:szCs w:val="20"/>
        </w:rPr>
      </w:pPr>
      <w:r>
        <w:t xml:space="preserve">Introduction of </w:t>
      </w:r>
      <w:r>
        <w:rPr>
          <w:rFonts w:ascii="Times New Roman" w:eastAsia="Times New Roman" w:hAnsi="Times New Roman" w:cs="Times New Roman"/>
          <w:b/>
          <w:sz w:val="20"/>
          <w:szCs w:val="20"/>
        </w:rPr>
        <w:t xml:space="preserve">changes in manageable waves</w:t>
      </w:r>
    </w:p>
    <w:p w14:paraId="5984E22D" w14:textId="77777777" w:rsidR="00D910FE" w:rsidRPr="005D28A5" w:rsidRDefault="00D910FE" w:rsidP="0036788F">
      <w:pPr>
        <w:pStyle w:val="ListBullet"/>
        <w:rPr>
          <w:rFonts w:ascii="Times New Roman" w:eastAsia="Times New Roman" w:hAnsi="Times New Roman" w:cs="Times New Roman"/>
          <w:sz w:val="20"/>
          <w:szCs w:val="20"/>
        </w:rPr>
      </w:pPr>
      <w:r>
        <w:t>Lowers risk from overlapping</w:t>
      </w:r>
      <w:r>
        <w:rPr>
          <w:rFonts w:ascii="Times New Roman" w:eastAsia="Times New Roman" w:hAnsi="Times New Roman" w:cs="Times New Roman"/>
          <w:sz w:val="20"/>
          <w:szCs w:val="20"/>
        </w:rPr>
        <w:t xml:space="preserve"> system and process </w:t>
      </w:r>
      <w:r>
        <w:rPr>
          <w:rFonts w:ascii="Times New Roman" w:eastAsia="Times New Roman" w:hAnsi="Times New Roman" w:cs="Times New Roman"/>
          <w:b/>
          <w:sz w:val="20"/>
          <w:szCs w:val="20"/>
        </w:rPr>
        <w:t>changes</w:t>
      </w:r>
    </w:p>
    <w:p w14:paraId="6596322B" w14:textId="59E5C6DE" w:rsidR="009A26A3" w:rsidRDefault="00D910FE" w:rsidP="0036788F">
      <w:pPr>
        <w:pStyle w:val="ListBullet"/>
        <w:rPr>
          <w:rFonts w:ascii="Times New Roman" w:eastAsia="Times New Roman" w:hAnsi="Times New Roman" w:cs="Times New Roman"/>
          <w:sz w:val="20"/>
          <w:szCs w:val="20"/>
        </w:rPr>
      </w:pPr>
      <w:r>
        <w:t xml:space="preserve">Gives the Project 3 team </w:t>
      </w:r>
      <w:r>
        <w:rPr>
          <w:rFonts w:ascii="Times New Roman" w:eastAsia="Times New Roman" w:hAnsi="Times New Roman" w:cs="Times New Roman"/>
          <w:b/>
          <w:sz w:val="20"/>
          <w:szCs w:val="20"/>
        </w:rPr>
        <w:t>time to prepare for each milestone</w:t>
      </w:r>
    </w:p>
    <w:p w14:paraId="5D50F448" w14:textId="73A2B4C7" w:rsidR="00F76C83" w:rsidRDefault="008139BA" w:rsidP="00F76C83">
      <w:r>
        <w:t xml:space="preserve">We suggest below phases for Work Management (SAP PM Implementation) transformation:</w:t>
      </w:r>
    </w:p>
    <w:p w14:paraId="0F6BDE8D" w14:textId="4C09ACD7" w:rsidR="00433B42" w:rsidRPr="009E3B72" w:rsidRDefault="001B30B2" w:rsidP="0036788F">
      <w:pPr>
        <w:pStyle w:val="ListBullet"/>
        <w:rPr>
          <w:rFonts w:ascii="Times New Roman" w:eastAsia="Times New Roman" w:hAnsi="Times New Roman" w:cs="Times New Roman"/>
          <w:sz w:val="20"/>
          <w:szCs w:val="20"/>
        </w:rPr>
      </w:pPr>
      <w:r>
        <w:rPr>
          <w:b/>
        </w:rPr>
        <w:t>Track 1</w:t>
      </w:r>
      <w:r>
        <w:rPr>
          <w:rFonts w:ascii="Times New Roman" w:eastAsia="Times New Roman" w:hAnsi="Times New Roman" w:cs="Times New Roman"/>
          <w:sz w:val="20"/>
          <w:szCs w:val="20"/>
        </w:rPr>
        <w:t xml:space="preserve"> - Now: Streamlined Capital Construction Process</w:t>
      </w:r>
    </w:p>
    <w:p w14:paraId="7DAEB74B" w14:textId="0F940B38" w:rsidR="009E3B72" w:rsidRPr="009E3B72" w:rsidRDefault="001B30B2" w:rsidP="0036788F">
      <w:pPr>
        <w:pStyle w:val="ListBullet"/>
        <w:rPr>
          <w:rFonts w:ascii="Times New Roman" w:eastAsia="Times New Roman" w:hAnsi="Times New Roman" w:cs="Times New Roman"/>
          <w:sz w:val="20"/>
          <w:szCs w:val="20"/>
        </w:rPr>
      </w:pPr>
      <w:r>
        <w:rPr>
          <w:b/>
        </w:rPr>
        <w:t>Track 2</w:t>
      </w:r>
      <w:r>
        <w:rPr>
          <w:rFonts w:ascii="Times New Roman" w:eastAsia="Times New Roman" w:hAnsi="Times New Roman" w:cs="Times New Roman"/>
          <w:sz w:val="20"/>
          <w:szCs w:val="20"/>
        </w:rPr>
        <w:t xml:space="preserve"> - Next: Road to an Effective Maintenance Process</w:t>
      </w:r>
    </w:p>
    <w:p w14:paraId="5B60C41B" w14:textId="2E379C6E" w:rsidR="009E3B72" w:rsidRPr="009E3B72" w:rsidRDefault="001B30B2" w:rsidP="0036788F">
      <w:pPr>
        <w:pStyle w:val="ListBullet"/>
        <w:rPr>
          <w:rFonts w:ascii="Times New Roman" w:eastAsia="Times New Roman" w:hAnsi="Times New Roman" w:cs="Times New Roman"/>
          <w:sz w:val="20"/>
          <w:szCs w:val="20"/>
        </w:rPr>
      </w:pPr>
      <w:r>
        <w:rPr>
          <w:b/>
        </w:rPr>
        <w:t>Track 3</w:t>
      </w:r>
      <w:r>
        <w:rPr>
          <w:rFonts w:ascii="Times New Roman" w:eastAsia="Times New Roman" w:hAnsi="Times New Roman" w:cs="Times New Roman"/>
          <w:sz w:val="20"/>
          <w:szCs w:val="20"/>
        </w:rPr>
        <w:t xml:space="preserve"> - Future: A Transformed Field Service &amp; Execution</w:t>
      </w:r>
    </w:p>
    <w:p w14:paraId="2E83FD0E" w14:textId="49A82BA8" w:rsidR="00C86A6C" w:rsidRPr="0094393F" w:rsidRDefault="0094393F" w:rsidP="00C86A6C">
      <w:pPr>
        <w:rPr>
          <w:color w:val="FF0000"/>
        </w:rPr>
      </w:pPr>
      <w:r>
        <w:rPr>
          <w:color w:val="FF0000"/>
        </w:rPr>
        <w:t xml:space="preserve">Editable version in graphics deck</w:t>
      </w:r>
    </w:p>
    <w:p w14:paraId="2907D943" w14:textId="58A090CF" w:rsidR="00433B42" w:rsidRDefault="006E0CE5" w:rsidP="00F76C83">
      <w:r>
        <w:rPr>
          <w:noProof/>
          <w14:ligatures w14:val="standardContextual"/>
        </w:rPr>
        <w:drawing>
          <wp:inline distT="0" distB="0" distL="0" distR="0" wp14:anchorId="22E0345C" wp14:editId="4F1B8C75">
            <wp:extent cx="5943600" cy="2759075"/>
            <wp:effectExtent l="0" t="0" r="0" b="3175"/>
            <wp:docPr id="10439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8884" name=""/>
                    <pic:cNvPicPr/>
                  </pic:nvPicPr>
                  <pic:blipFill>
                    <a:blip r:embed="rId53"/>
                    <a:stretch>
                      <a:fillRect/>
                    </a:stretch>
                  </pic:blipFill>
                  <pic:spPr>
                    <a:xfrm>
                      <a:off x="0" y="0"/>
                      <a:ext cx="5943600" cy="2759075"/>
                    </a:xfrm>
                    <a:prstGeom prst="rect">
                      <a:avLst/>
                    </a:prstGeom>
                  </pic:spPr>
                </pic:pic>
              </a:graphicData>
            </a:graphic>
          </wp:inline>
        </w:drawing>
      </w:r>
    </w:p>
    <w:p w14:paraId="5893353A" w14:textId="77777777" w:rsidR="00FF53A0" w:rsidRDefault="00FF53A0" w:rsidP="00FF53A0">
      <w:r>
        <w:t xml:space="preserve">We are aligned with Project 3’s objective of </w:t>
      </w:r>
      <w:r>
        <w:rPr>
          <w:b/>
          <w:bCs/>
        </w:rPr>
        <w:t>retiring Lifecycle at the earliest possible date</w:t>
      </w:r>
      <w:r>
        <w:t xml:space="preserve">, and we also recognize the </w:t>
      </w:r>
      <w:r>
        <w:rPr>
          <w:b/>
          <w:bCs/>
        </w:rPr>
        <w:t>constraints associated with the unavailability of ready EAM master data and maintenance planning data</w:t>
      </w:r>
      <w:r>
        <w:t xml:space="preserve"> required to enable a successful Work Management transformation. We believe this approach will support an </w:t>
      </w:r>
      <w:r>
        <w:rPr>
          <w:b/>
          <w:bCs/>
        </w:rPr>
        <w:t>effective transformation by initiating Capital Construction transformation immediately</w:t>
      </w:r>
      <w:r>
        <w:t xml:space="preserve">, while </w:t>
      </w:r>
      <w:r>
        <w:rPr>
          <w:b/>
          <w:bCs/>
        </w:rPr>
        <w:t>providing the Project 3 team additional time to collect, cleanse, and prepare the data</w:t>
      </w:r>
      <w:r>
        <w:t xml:space="preserve"> required for Maintenance processes, including Proactive, Predictive, and Corrective maintenance.</w:t>
      </w:r>
    </w:p>
    <w:p w14:paraId="2A2721B4" w14:textId="794C2343" w:rsidR="00FF53A0" w:rsidRDefault="00FF53A0" w:rsidP="00FF53A0"/>
    <w:p w14:paraId="31499E78" w14:textId="476281C3" w:rsidR="00D02CC9" w:rsidRDefault="00FF53A0" w:rsidP="00FF53A0">
      <w:r>
        <w:t xml:space="preserve">Under this approach, we recommend </w:t>
      </w:r>
      <w:r>
        <w:rPr>
          <w:b/>
          <w:bCs/>
        </w:rPr>
        <w:t>beginning design</w:t>
      </w:r>
      <w:r>
        <w:t xml:space="preserve"> for Track 1 and Track 2 in </w:t>
      </w:r>
      <w:r>
        <w:rPr>
          <w:b/>
          <w:bCs/>
        </w:rPr>
        <w:t>August 2026</w:t>
      </w:r>
      <w:r>
        <w:t xml:space="preserve">, while sequencing Track 2 build activities after completion of Track 1 build. This will allow Project 3 sufficient time to focus on data collection and EAM data readiness efforts. Go-Lives for Track 1 and Track 2 are Aug 2027 and Nov 2027 respectively. Track 3 can be kicked off as to overlap with Hypercare exit of Track 1. </w:t>
      </w:r>
    </w:p>
    <w:p w14:paraId="4B4C00DD" w14:textId="77777777" w:rsidR="009C259E" w:rsidRDefault="009C259E" w:rsidP="00F76C83"/>
    <w:p w14:paraId="2853A060" w14:textId="6D9E2529" w:rsidR="009E6078" w:rsidRDefault="009C259E" w:rsidP="00F76C83">
      <w:r>
        <w:t xml:space="preserve">High Level scope for the tracks is as below – </w:t>
      </w:r>
    </w:p>
    <w:p w14:paraId="70B32E74" w14:textId="77777777" w:rsidR="004D151A" w:rsidRPr="0094393F" w:rsidRDefault="004D151A" w:rsidP="004D151A">
      <w:pPr>
        <w:rPr>
          <w:color w:val="FF0000"/>
        </w:rPr>
      </w:pPr>
      <w:r>
        <w:rPr>
          <w:color w:val="FF0000"/>
        </w:rPr>
        <w:t>Editable version in graphics deck</w:t>
      </w:r>
    </w:p>
    <w:p w14:paraId="5506608F" w14:textId="77777777" w:rsidR="004D151A" w:rsidRDefault="004D151A" w:rsidP="00F76C83"/>
    <w:p w14:paraId="088AB6D7" w14:textId="6064E502" w:rsidR="004D151A" w:rsidRDefault="004D151A" w:rsidP="00F76C83">
      <w:r>
        <w:rPr>
          <w:noProof/>
          <w14:ligatures w14:val="standardContextual"/>
        </w:rPr>
        <w:drawing>
          <wp:inline distT="0" distB="0" distL="0" distR="0" wp14:anchorId="19B25EB0" wp14:editId="20DACD90">
            <wp:extent cx="5943600" cy="2915285"/>
            <wp:effectExtent l="0" t="0" r="0" b="0"/>
            <wp:docPr id="110338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81795" name=""/>
                    <pic:cNvPicPr/>
                  </pic:nvPicPr>
                  <pic:blipFill>
                    <a:blip r:embed="rId54"/>
                    <a:stretch>
                      <a:fillRect/>
                    </a:stretch>
                  </pic:blipFill>
                  <pic:spPr>
                    <a:xfrm>
                      <a:off x="0" y="0"/>
                      <a:ext cx="5943600" cy="2915285"/>
                    </a:xfrm>
                    <a:prstGeom prst="rect">
                      <a:avLst/>
                    </a:prstGeom>
                  </pic:spPr>
                </pic:pic>
              </a:graphicData>
            </a:graphic>
          </wp:inline>
        </w:drawing>
      </w:r>
    </w:p>
    <w:p w14:paraId="41B89874" w14:textId="77777777" w:rsidR="009E6078" w:rsidRDefault="009E6078" w:rsidP="00F76C83"/>
    <w:p w14:paraId="6D086A7C" w14:textId="534C72B8" w:rsidR="00271EAC" w:rsidRDefault="009C259E" w:rsidP="009C259E">
      <w:pPr>
        <w:rPr>
          <w:rFonts w:asciiTheme="majorHAnsi" w:eastAsiaTheme="majorEastAsia" w:hAnsiTheme="majorHAnsi" w:cstheme="majorBidi"/>
          <w:i/>
          <w:iCs/>
          <w:color w:val="FF0000"/>
        </w:rPr>
      </w:pPr>
      <w:r>
        <w:rPr>
          <w:rFonts w:asciiTheme="majorHAnsi" w:eastAsiaTheme="majorEastAsia" w:hAnsiTheme="majorHAnsi" w:cstheme="majorBidi"/>
          <w:i/>
          <w:color w:val="FF0000"/>
        </w:rPr>
        <w:t xml:space="preserve">* - </w:t>
      </w:r>
      <w:r>
        <w:rPr>
          <w:rFonts w:asciiTheme="majorHAnsi" w:eastAsiaTheme="majorEastAsia" w:hAnsiTheme="majorHAnsi" w:cstheme="majorBidi"/>
          <w:i/>
          <w:iCs/>
          <w:color w:val="FF0000"/>
        </w:rPr>
        <w:t xml:space="preserve">Please note that the table above is provided for high-level scoping purposes only and does not purport to reflect the complete scope of work. </w:t>
      </w:r>
    </w:p>
    <w:p w14:paraId="5CA0B9AB" w14:textId="77777777" w:rsidR="002C53D2" w:rsidRDefault="002C53D2" w:rsidP="009C259E">
      <w:pPr>
        <w:rPr>
          <w:rFonts w:asciiTheme="majorHAnsi" w:eastAsiaTheme="majorEastAsia" w:hAnsiTheme="majorHAnsi" w:cstheme="majorBidi"/>
          <w:i/>
          <w:iCs/>
          <w:color w:val="FF0000"/>
        </w:rPr>
      </w:pPr>
    </w:p>
    <w:p w14:paraId="253439EE" w14:textId="77777777" w:rsidR="00076A08" w:rsidRDefault="00076A08" w:rsidP="009C259E">
      <w:pPr>
        <w:rPr>
          <w:rFonts w:asciiTheme="majorHAnsi" w:eastAsiaTheme="majorEastAsia" w:hAnsiTheme="majorHAnsi" w:cstheme="majorBidi"/>
          <w:b/>
          <w:bCs/>
        </w:rPr>
      </w:pPr>
    </w:p>
    <w:p w14:paraId="1248A9C6" w14:textId="7F9FC519" w:rsidR="00076A08" w:rsidRPr="005E07CD" w:rsidRDefault="00076A08" w:rsidP="009C259E">
      <w:pPr>
        <w:rPr>
          <w:rFonts w:eastAsiaTheme="majorEastAsia"/>
          <w:b/>
        </w:rPr>
      </w:pPr>
      <w:r>
        <w:rPr>
          <w:rFonts w:eastAsiaTheme="majorEastAsia"/>
          <w:b/>
        </w:rPr>
        <w:t>Benefits</w:t>
      </w:r>
    </w:p>
    <w:p w14:paraId="49A3ADD4" w14:textId="77777777" w:rsidR="00D62A9A" w:rsidRPr="00D62A9A" w:rsidRDefault="00D62A9A" w:rsidP="005E07CD">
      <w:pPr>
        <w:pStyle w:val="ListBullet"/>
      </w:pPr>
      <w:r>
        <w:t>Enables Project 3 to retire Lifecycle earlier, supporting a faster transition to the target operating model.</w:t>
      </w:r>
    </w:p>
    <w:p w14:paraId="27508352" w14:textId="52DE0524" w:rsidR="00D62A9A" w:rsidRPr="00D62A9A" w:rsidRDefault="00D62A9A" w:rsidP="005E07CD">
      <w:pPr>
        <w:pStyle w:val="ListBullet"/>
      </w:pPr>
      <w:r>
        <w:t xml:space="preserve">Provides additional time to clean up the complete ESRI GIS data model, improving data quality and downstream usability.</w:t>
      </w:r>
    </w:p>
    <w:p w14:paraId="56CAAA71" w14:textId="77777777" w:rsidR="00D62A9A" w:rsidRPr="00D62A9A" w:rsidRDefault="00D62A9A" w:rsidP="005E07CD">
      <w:pPr>
        <w:pStyle w:val="ListBullet"/>
      </w:pPr>
      <w:r>
        <w:t>Allows additional time for EAM master data cleansing and preparation, which should strengthen readiness for Maintenance processes.</w:t>
      </w:r>
    </w:p>
    <w:p w14:paraId="37F9A018" w14:textId="77777777" w:rsidR="00D62A9A" w:rsidRPr="00D62A9A" w:rsidRDefault="00D62A9A" w:rsidP="005E07CD">
      <w:pPr>
        <w:pStyle w:val="ListBullet"/>
      </w:pPr>
      <w:r>
        <w:t>Supports a concurrent go-live for DDS with SAP PM and Capital Construction in August, improving alignment across solution components.</w:t>
      </w:r>
    </w:p>
    <w:p w14:paraId="7E7F99E6" w14:textId="77777777" w:rsidR="00D62A9A" w:rsidRPr="00D62A9A" w:rsidRDefault="00D62A9A" w:rsidP="005E07CD">
      <w:pPr>
        <w:pStyle w:val="ListBullet"/>
      </w:pPr>
      <w:r>
        <w:t>Extends the data preparation window for EAM master data, increasing the likelihood of a more stable and effective implementation.</w:t>
      </w:r>
    </w:p>
    <w:p w14:paraId="31D7BB70" w14:textId="77777777" w:rsidR="00D62A9A" w:rsidRPr="00D62A9A" w:rsidRDefault="00D62A9A" w:rsidP="005E07CD">
      <w:pPr>
        <w:pStyle w:val="ListBullet"/>
      </w:pPr>
      <w:r>
        <w:t>Reduces technical debt by accelerating the retirement of legacy dependencies such as Gtech and StakeOut systems.</w:t>
      </w:r>
    </w:p>
    <w:p w14:paraId="5BA8CD3A" w14:textId="3C3E8444" w:rsidR="00076A08" w:rsidRPr="00D62A9A" w:rsidRDefault="00D62A9A" w:rsidP="005E07CD">
      <w:pPr>
        <w:pStyle w:val="ListBullet"/>
      </w:pPr>
      <w:r>
        <w:t>Lowers the risk of carrying legacy systems longer than necessary, while improving the overall transformation path.</w:t>
      </w:r>
    </w:p>
    <w:p w14:paraId="1B885B45" w14:textId="5F9F2704" w:rsidR="002C53D2" w:rsidRPr="005E07CD" w:rsidRDefault="00405876" w:rsidP="009C259E">
      <w:pPr>
        <w:rPr>
          <w:rFonts w:eastAsiaTheme="majorEastAsia"/>
          <w:b/>
        </w:rPr>
      </w:pPr>
      <w:r>
        <w:rPr>
          <w:rFonts w:eastAsiaTheme="majorEastAsia"/>
          <w:b/>
        </w:rPr>
        <w:t xml:space="preserve">Assumptions </w:t>
      </w:r>
    </w:p>
    <w:p w14:paraId="268D7C74"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Project 3 intends to retire Lifecycle at the earliest feasible date.</w:t>
      </w:r>
    </w:p>
    <w:p w14:paraId="1CEC3314"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Project 3 acknowledges that the current availability of EAM master data and maintenance planning data may not be sufficient to support an immediate end-to-end Work Management transformation.</w:t>
      </w:r>
    </w:p>
    <w:p w14:paraId="2C703DF0"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The proposed approach assumes that Capital Construction transformation can commence immediately, while Project 3 continues data collection, cleansing, and readiness activities for Maintenance processes, including Proactive, Predictive, and Corrective maintenance.</w:t>
      </w:r>
    </w:p>
    <w:p w14:paraId="6904F873"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Design for Track 1 and Track 2 is assumed to begin in August 2026.</w:t>
      </w:r>
    </w:p>
    <w:p w14:paraId="7EBC52ED"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Track 2 build activities are assumed to begin only after completion of Track 1 build.</w:t>
      </w:r>
    </w:p>
    <w:p w14:paraId="19C657AB"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Project 3 is expected to use the intervening period to advance EAM data readiness efforts required to support downstream Maintenance processes.</w:t>
      </w:r>
    </w:p>
    <w:p w14:paraId="691E017A" w14:textId="32918583"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SAP upgrade remains on track in accordance with the current plan</w:t>
      </w:r>
      <w:r>
        <w:rPr>
          <w:rFonts w:asciiTheme="majorHAnsi" w:eastAsiaTheme="majorEastAsia" w:hAnsiTheme="majorHAnsi" w:cstheme="majorBidi"/>
          <w:sz w:val="20"/>
          <w:szCs w:val="20"/>
          <w:lang w:eastAsia="ja-JP"/>
        </w:rPr>
        <w:t>, April 2027.</w:t>
      </w:r>
    </w:p>
    <w:p w14:paraId="3F2B94AA"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PowerPlan NXT implementation is assumed to be completed before, or concurrently with, Track 1 go-live.</w:t>
      </w:r>
    </w:p>
    <w:p w14:paraId="05F31474"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DDS implementation is assumed to be achievable for concurrent go-live with Track 1.</w:t>
      </w:r>
    </w:p>
    <w:p w14:paraId="59645FAF"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MVP Data Model refresh is assumed to include the baseline FLOC and Asset Master cleanup required for the Capital Construction process, and design is assumed to be complete by Track 1 go-live.</w:t>
      </w:r>
    </w:p>
    <w:p w14:paraId="7AB7A997" w14:textId="77777777" w:rsidR="006D79D0" w:rsidRPr="006D79D0" w:rsidRDefault="006D79D0" w:rsidP="005E07CD">
      <w:pPr>
        <w:pStyle w:val="ListBullet"/>
        <w:rPr>
          <w:rFonts w:asciiTheme="majorHAnsi" w:eastAsiaTheme="majorEastAsia" w:hAnsiTheme="majorHAnsi" w:cstheme="majorBidi"/>
          <w:sz w:val="20"/>
          <w:szCs w:val="20"/>
          <w:lang w:eastAsia="ja-JP"/>
        </w:rPr>
      </w:pPr>
      <w:r>
        <w:rPr>
          <w:lang w:eastAsia="ja-JP"/>
        </w:rPr>
        <w:t>Project 3 will have the resources required to support activities across parallel tracks.</w:t>
      </w:r>
    </w:p>
    <w:p w14:paraId="0DA6B215" w14:textId="070612A1" w:rsidR="0003662F" w:rsidRPr="0003662F" w:rsidRDefault="006D79D0" w:rsidP="005E07CD">
      <w:pPr>
        <w:pStyle w:val="ListBullet"/>
        <w:rPr>
          <w:lang w:eastAsia="ja-JP"/>
        </w:rPr>
      </w:pPr>
      <w:r>
        <w:rPr>
          <w:lang w:eastAsia="ja-JP"/>
        </w:rPr>
        <w:t>OMS Ohio is assumed to remain on track for go-live in Q4 2027, before or concurrent with Track 2 go-live.</w:t>
      </w:r>
    </w:p>
    <w:sectPr w:rsidR="0003662F" w:rsidRPr="0003662F">
      <w:headerReference w:type="default" r:id="rId55"/>
      <w:footerReference w:type="default" r:id="rId5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9" w:date="2026-07-13T13:07:00Z" w:initials="PS">
    <w:p w14:paraId="35D9300B" w14:textId="0A3B9A63" w:rsidR="001B4082" w:rsidRDefault="001B4082">
      <w:pPr>
        <w:pStyle w:val="CommentText"/>
      </w:pPr>
      <w:r>
        <w:rPr>
          <w:rStyle w:val="CommentReference"/>
        </w:rPr>
        <w:annotationRef/>
      </w:r>
      <w:r>
        <w:fldChar w:fldCharType="begin"/>
      </w:r>
      <w:r>
        <w:instrText xml:space="preserve"> HYPERLINK "mailto:[email]"</w:instrText>
      </w:r>
      <w:bookmarkStart w:id="2" w:name="_@_0946028EC4A54EE68ADB5D69E1BC472AZ"/>
      <w:r>
        <w:fldChar w:fldCharType="separate"/>
      </w:r>
      <w:bookmarkEnd w:id="2"/>
      <w:r w:rsidRPr="5AE67156">
        <w:rPr>
          <w:rStyle w:val="Mention"/>
          <w:noProof/>
        </w:rPr>
        <w:t>@Author 6</w:t>
      </w:r>
      <w:r>
        <w:fldChar w:fldCharType="end"/>
      </w:r>
      <w:r w:rsidRPr="2F949E63">
        <w:t xml:space="preserve"> </w:t>
      </w:r>
      <w:r>
        <w:fldChar w:fldCharType="begin"/>
      </w:r>
      <w:r>
        <w:instrText xml:space="preserve"> HYPERLINK "mailto:[email]"</w:instrText>
      </w:r>
      <w:bookmarkStart w:id="3" w:name="_@_6D00568F44024FD9A8719D364598A5BCZ"/>
      <w:r>
        <w:fldChar w:fldCharType="separate"/>
      </w:r>
      <w:bookmarkEnd w:id="3"/>
      <w:r w:rsidRPr="4495C6E1">
        <w:rPr>
          <w:rStyle w:val="Mention"/>
          <w:noProof/>
        </w:rPr>
        <w:t>@Author 2</w:t>
      </w:r>
      <w:r>
        <w:fldChar w:fldCharType="end"/>
      </w:r>
      <w:r w:rsidRPr="7A3DCAEA">
        <w:t xml:space="preserve"> new image added with DMAPS removed. Also the slides added in the </w:t>
      </w:r>
      <w:hyperlink r:id="rId1" w:history="1">
        <w:r w:rsidRPr="5667E335">
          <w:rPr>
            <w:rStyle w:val="Hyperlink"/>
          </w:rPr>
          <w:t>Project 3 - the program SAP PM RFP - Graphics.pptx</w:t>
        </w:r>
      </w:hyperlink>
      <w:r w:rsidRPr="48371CE5">
        <w:t xml:space="preserve"> </w:t>
      </w:r>
    </w:p>
  </w:comment>
  <w:comment w:id="6" w:author="Author 9" w:date="2026-07-10T18:39:00Z" w:initials="PS">
    <w:p w14:paraId="0422678D" w14:textId="4FC3C8FB" w:rsidR="00D23290" w:rsidRDefault="00D23290">
      <w:pPr>
        <w:pStyle w:val="CommentText"/>
      </w:pPr>
      <w:r>
        <w:rPr>
          <w:rStyle w:val="CommentReference"/>
        </w:rPr>
        <w:annotationRef/>
      </w:r>
      <w:r>
        <w:fldChar w:fldCharType="begin"/>
      </w:r>
      <w:r>
        <w:instrText xml:space="preserve"> HYPERLINK "mailto:[email]"</w:instrText>
      </w:r>
      <w:bookmarkStart w:id="8" w:name="_@_F15DD0F7F089470E94CAF1C047DF7E7FZ"/>
      <w:r>
        <w:fldChar w:fldCharType="separate"/>
      </w:r>
      <w:bookmarkEnd w:id="8"/>
      <w:r w:rsidRPr="34B10C88">
        <w:rPr>
          <w:rStyle w:val="Mention"/>
          <w:noProof/>
        </w:rPr>
        <w:t>@Author 10</w:t>
      </w:r>
      <w:r>
        <w:fldChar w:fldCharType="end"/>
      </w:r>
      <w:r w:rsidRPr="28504DB6">
        <w:t xml:space="preserve"> in deployment section we are suggesting a single wave, so lets stick to that throughout doc</w:t>
      </w:r>
    </w:p>
  </w:comment>
  <w:comment w:id="7" w:author="Author 6" w:date="2026-07-12T12:24:00Z" w:initials="TK">
    <w:p w14:paraId="292CBFBF" w14:textId="77777777" w:rsidR="009E4BC9" w:rsidRDefault="009E4BC9" w:rsidP="009E4BC9">
      <w:pPr>
        <w:pStyle w:val="CommentText"/>
      </w:pPr>
      <w:r>
        <w:rPr>
          <w:rStyle w:val="CommentReference"/>
        </w:rPr>
        <w:annotationRef/>
      </w:r>
      <w:r>
        <w:t>Agree</w:t>
      </w:r>
    </w:p>
  </w:comment>
  <w:comment w:id="9" w:author="Author 9" w:date="1900-01-01T00:00:00Z" w:initials="PS">
    <w:p w14:paraId="4E2BA11B" w14:textId="32BBD24D" w:rsidR="0000676D" w:rsidRDefault="0000676D">
      <w:pPr>
        <w:pStyle w:val="CommentText"/>
      </w:pPr>
      <w:r>
        <w:rPr>
          <w:rStyle w:val="CommentReference"/>
        </w:rPr>
        <w:annotationRef/>
      </w:r>
      <w:r w:rsidRPr="5C974EC5">
        <w:t>Are we putting the section 2 Tailored methodology here ?</w:t>
      </w:r>
    </w:p>
  </w:comment>
  <w:comment w:id="10" w:author="Author 6" w:date="2026-07-12T12:24:00Z" w:initials="TK">
    <w:p w14:paraId="0A57EA11" w14:textId="77777777" w:rsidR="009573F4" w:rsidRDefault="009573F4" w:rsidP="009573F4">
      <w:pPr>
        <w:pStyle w:val="CommentText"/>
      </w:pPr>
      <w:r>
        <w:rPr>
          <w:rStyle w:val="CommentReference"/>
        </w:rPr>
        <w:annotationRef/>
      </w:r>
      <w:r>
        <w:t>Yes</w:t>
      </w:r>
    </w:p>
  </w:comment>
  <w:comment w:id="12" w:author="Author 8" w:date="2026-07-07T15:33:00Z" w:initials="NS">
    <w:p w14:paraId="4679BB33" w14:textId="2AD3A60E" w:rsidR="001B4CF8" w:rsidRDefault="001B4CF8">
      <w:pPr>
        <w:pStyle w:val="CommentText"/>
      </w:pPr>
      <w:r>
        <w:rPr>
          <w:rStyle w:val="CommentReference"/>
        </w:rPr>
        <w:annotationRef/>
      </w:r>
      <w:r>
        <w:fldChar w:fldCharType="begin"/>
      </w:r>
      <w:r>
        <w:instrText xml:space="preserve"> HYPERLINK "mailto:[email]"</w:instrText>
      </w:r>
      <w:bookmarkStart w:id="13" w:name="_@_029A5ED563584FE695F0A3658E7A3891Z"/>
      <w:r>
        <w:fldChar w:fldCharType="separate"/>
      </w:r>
      <w:bookmarkEnd w:id="13"/>
      <w:r w:rsidRPr="718AB48F">
        <w:rPr>
          <w:rStyle w:val="Mention"/>
          <w:noProof/>
        </w:rPr>
        <w:t>@Author 10</w:t>
      </w:r>
      <w:r>
        <w:fldChar w:fldCharType="end"/>
      </w:r>
      <w:r w:rsidRPr="3980A68D">
        <w:t xml:space="preserve"> for your review</w:t>
      </w:r>
    </w:p>
  </w:comment>
  <w:comment w:id="14" w:author="Author 6" w:date="2026-07-09T00:04:00Z" w:initials="KT">
    <w:p w14:paraId="25AB7BC9" w14:textId="6BD0476F" w:rsidR="00572854" w:rsidRDefault="00572854">
      <w:pPr>
        <w:pStyle w:val="CommentText"/>
      </w:pPr>
      <w:r>
        <w:rPr>
          <w:rStyle w:val="CommentReference"/>
        </w:rPr>
        <w:annotationRef/>
      </w:r>
      <w:r>
        <w:fldChar w:fldCharType="begin"/>
      </w:r>
      <w:r>
        <w:instrText xml:space="preserve"> HYPERLINK "mailto:[email]"</w:instrText>
      </w:r>
      <w:bookmarkStart w:id="15" w:name="_@_2D339A458A6842A594FD7AB6298D47D6Z"/>
      <w:r>
        <w:fldChar w:fldCharType="separate"/>
      </w:r>
      <w:bookmarkEnd w:id="15"/>
      <w:r w:rsidRPr="3EB28F4D">
        <w:rPr>
          <w:rStyle w:val="Mention"/>
          <w:noProof/>
        </w:rPr>
        <w:t>@Author 13</w:t>
      </w:r>
      <w:r>
        <w:fldChar w:fldCharType="end"/>
      </w:r>
      <w:r w:rsidRPr="0A44F095">
        <w:t xml:space="preserve"> - can you review if this aligns with Project 3 methodology?</w:t>
      </w:r>
    </w:p>
  </w:comment>
  <w:comment w:id="18" w:author="Author 4" w:date="2026-07-10T21:51:00Z" w:initials="MK">
    <w:p w14:paraId="07546850" w14:textId="77777777" w:rsidR="00F03191" w:rsidRDefault="00F03191" w:rsidP="00F03191">
      <w:pPr>
        <w:pStyle w:val="CommentText"/>
      </w:pPr>
      <w:r>
        <w:rPr>
          <w:rStyle w:val="CommentReference"/>
        </w:rPr>
        <w:annotationRef/>
      </w:r>
      <w:r>
        <w:t xml:space="preserve">Are we really suppose to use ECON for this project? Most of the processes could be very customized to Project 3 and they have already completed this. </w:t>
      </w:r>
    </w:p>
  </w:comment>
  <w:comment w:id="19" w:author="Author 7" w:date="2026-07-13T11:25:00Z" w:initials="KR">
    <w:p w14:paraId="554861B9" w14:textId="29A86981" w:rsidR="00A01FE5" w:rsidRDefault="00A01FE5">
      <w:pPr>
        <w:pStyle w:val="CommentText"/>
      </w:pPr>
      <w:r>
        <w:rPr>
          <w:rStyle w:val="CommentReference"/>
        </w:rPr>
        <w:annotationRef/>
      </w:r>
      <w:r>
        <w:fldChar w:fldCharType="begin"/>
      </w:r>
      <w:r>
        <w:instrText xml:space="preserve"> HYPERLINK "mailto:[email]"</w:instrText>
      </w:r>
      <w:bookmarkStart w:id="20" w:name="_@_5575F7B967364859B54FE57333494B1AZ"/>
      <w:r>
        <w:fldChar w:fldCharType="separate"/>
      </w:r>
      <w:bookmarkEnd w:id="20"/>
      <w:r w:rsidRPr="0E09DC0A">
        <w:rPr>
          <w:rStyle w:val="Mention"/>
          <w:noProof/>
        </w:rPr>
        <w:t>@Author 4</w:t>
      </w:r>
      <w:r>
        <w:fldChar w:fldCharType="end"/>
      </w:r>
      <w:r w:rsidRPr="7801080D">
        <w:t xml:space="preserve"> As I understand from last call, we plan to keep this as there may be processes where a design may be required.</w:t>
      </w:r>
    </w:p>
  </w:comment>
  <w:comment w:id="21" w:author="Author 6" w:date="2026-07-12T12:50:00Z" w:initials="TK">
    <w:p w14:paraId="4EB33D47" w14:textId="77777777" w:rsidR="003D08AC" w:rsidRDefault="003D08AC" w:rsidP="003D08AC">
      <w:pPr>
        <w:pStyle w:val="CommentText"/>
      </w:pPr>
      <w:r>
        <w:rPr>
          <w:rStyle w:val="CommentReference"/>
        </w:rPr>
        <w:annotationRef/>
      </w:r>
      <w:r>
        <w:t xml:space="preserve">Do we really need to call this out? This should be the outcome of the workshop on what process to follow. </w:t>
      </w:r>
    </w:p>
  </w:comment>
  <w:comment w:id="22" w:author="Author 7" w:date="2026-07-13T11:27:00Z" w:initials="KR">
    <w:p w14:paraId="01A712BA" w14:textId="2CA6D390" w:rsidR="0064728C" w:rsidRDefault="0064728C">
      <w:pPr>
        <w:pStyle w:val="CommentText"/>
      </w:pPr>
      <w:r>
        <w:rPr>
          <w:rStyle w:val="CommentReference"/>
        </w:rPr>
        <w:annotationRef/>
      </w:r>
      <w:r>
        <w:fldChar w:fldCharType="begin"/>
      </w:r>
      <w:r>
        <w:instrText xml:space="preserve"> HYPERLINK "mailto:[email]"</w:instrText>
      </w:r>
      <w:bookmarkStart w:id="24" w:name="_@_73FB5DB25F494241800BF68EBB23A691Z"/>
      <w:r>
        <w:fldChar w:fldCharType="separate"/>
      </w:r>
      <w:bookmarkEnd w:id="24"/>
      <w:r w:rsidRPr="4525E221">
        <w:rPr>
          <w:rStyle w:val="Mention"/>
          <w:noProof/>
        </w:rPr>
        <w:t>@Author 6</w:t>
      </w:r>
      <w:r>
        <w:fldChar w:fldCharType="end"/>
      </w:r>
      <w:r w:rsidRPr="4C3883EA">
        <w:t xml:space="preserve"> This is added just to give a flavor of our experience implementing a similar solution as remaining all is at a high level. Having said that, we can remove it as needed. </w:t>
      </w:r>
    </w:p>
  </w:comment>
  <w:comment w:id="23" w:author="Author 6" w:date="2026-07-13T13:13:00Z" w:initials="KT">
    <w:p w14:paraId="27CF1AE4" w14:textId="1908B86A" w:rsidR="007646E7" w:rsidRDefault="00DD17CA">
      <w:pPr>
        <w:pStyle w:val="CommentText"/>
      </w:pPr>
      <w:r>
        <w:rPr>
          <w:rStyle w:val="CommentReference"/>
        </w:rPr>
        <w:annotationRef/>
      </w:r>
      <w:r w:rsidR="007646E7" w:rsidRPr="56747B16">
        <w:t xml:space="preserve">If you expect Project 3 to use same flow, then let's keep it; else if this doesn't resonate with Project 3 architecture, let's remove it as they won't find it relevant. </w:t>
      </w:r>
      <w:r w:rsidR="007646E7">
        <w:fldChar w:fldCharType="begin"/>
      </w:r>
      <w:r w:rsidR="007646E7">
        <w:instrText xml:space="preserve"> HYPERLINK "mailto:[email]"</w:instrText>
      </w:r>
      <w:bookmarkStart w:id="25" w:name="_@_2BA613FDA64F44DE9F9368CAE0CCA4A9Z"/>
      <w:r w:rsidR="007646E7">
        <w:fldChar w:fldCharType="separate"/>
      </w:r>
      <w:bookmarkEnd w:id="25"/>
      <w:r w:rsidR="007646E7" w:rsidRPr="62D138A0">
        <w:rPr>
          <w:rStyle w:val="Mention"/>
          <w:noProof/>
        </w:rPr>
        <w:t>@Author 7</w:t>
      </w:r>
      <w:r w:rsidR="007646E7">
        <w:fldChar w:fldCharType="end"/>
      </w:r>
    </w:p>
  </w:comment>
  <w:comment w:id="26" w:author="Author 6" w:date="2026-07-12T12:51:00Z" w:initials="TK">
    <w:p w14:paraId="5B239898" w14:textId="77777777" w:rsidR="00D869AA" w:rsidRDefault="00D869AA" w:rsidP="00D869AA">
      <w:pPr>
        <w:pStyle w:val="CommentText"/>
      </w:pPr>
      <w:r>
        <w:rPr>
          <w:rStyle w:val="CommentReference"/>
        </w:rPr>
        <w:annotationRef/>
      </w:r>
      <w:r>
        <w:t xml:space="preserve">Scheduling, execution is out of scope of this project. Let’s not call it out that our design will include this. </w:t>
      </w:r>
    </w:p>
  </w:comment>
  <w:comment w:id="27" w:author="Author 7" w:date="2026-07-13T11:30:00Z" w:initials="KR">
    <w:p w14:paraId="1D035B90" w14:textId="3FB255DF" w:rsidR="00535D65" w:rsidRDefault="00535D65">
      <w:pPr>
        <w:pStyle w:val="CommentText"/>
      </w:pPr>
      <w:r>
        <w:rPr>
          <w:rStyle w:val="CommentReference"/>
        </w:rPr>
        <w:annotationRef/>
      </w:r>
      <w:r>
        <w:fldChar w:fldCharType="begin"/>
      </w:r>
      <w:r>
        <w:instrText xml:space="preserve"> HYPERLINK "mailto:[email]"</w:instrText>
      </w:r>
      <w:bookmarkStart w:id="29" w:name="_@_A2339B07B54241AC8C2F1752F653851AZ"/>
      <w:r>
        <w:fldChar w:fldCharType="separate"/>
      </w:r>
      <w:bookmarkEnd w:id="29"/>
      <w:r w:rsidRPr="0F2FA62D">
        <w:rPr>
          <w:rStyle w:val="Mention"/>
          <w:noProof/>
        </w:rPr>
        <w:t>@Author 6</w:t>
      </w:r>
      <w:r>
        <w:fldChar w:fldCharType="end"/>
      </w:r>
      <w:r w:rsidRPr="3C4EFD58">
        <w:t xml:space="preserve"> I guess this is little conflicting as they say that the design should cover entire IPSECA. However, the idea behind this is to say, Project 3 will have a FSM agnostic scheduling where we keep it out of the box as a foundation and they can have the integration as they need.</w:t>
      </w:r>
    </w:p>
  </w:comment>
  <w:comment w:id="28" w:author="Author 6" w:date="2026-07-13T13:12:00Z" w:initials="KT">
    <w:p w14:paraId="73125348" w14:textId="58E72A71" w:rsidR="00772702" w:rsidRDefault="00772702">
      <w:pPr>
        <w:pStyle w:val="CommentText"/>
      </w:pPr>
      <w:r>
        <w:rPr>
          <w:rStyle w:val="CommentReference"/>
        </w:rPr>
        <w:annotationRef/>
      </w:r>
      <w:r w:rsidRPr="40547685">
        <w:t xml:space="preserve">agree.. they called out to build simple apps for scheduling for interim </w:t>
      </w:r>
    </w:p>
  </w:comment>
  <w:comment w:id="32" w:author="Author 6" w:date="2026-07-12T13:09:00Z" w:initials="TK">
    <w:p w14:paraId="175826F8" w14:textId="0D02D872" w:rsidR="00BF6A3E" w:rsidRDefault="00BF6A3E" w:rsidP="00BF6A3E">
      <w:pPr>
        <w:pStyle w:val="CommentText"/>
      </w:pPr>
      <w:r>
        <w:rPr>
          <w:rStyle w:val="CommentReference"/>
        </w:rPr>
        <w:annotationRef/>
      </w:r>
      <w:r>
        <w:fldChar w:fldCharType="begin"/>
      </w:r>
      <w:r>
        <w:instrText>HYPERLINK "mailto:[email]"</w:instrText>
      </w:r>
      <w:bookmarkStart w:id="33" w:name="_@_A2B81BFED2CC48649EA1DB28C243EC5BZ"/>
      <w:r>
        <w:fldChar w:fldCharType="separate"/>
      </w:r>
      <w:bookmarkEnd w:id="33"/>
      <w:r w:rsidRPr="00BF6A3E">
        <w:rPr>
          <w:rStyle w:val="Mention"/>
          <w:noProof/>
        </w:rPr>
        <w:t>@Author 2</w:t>
      </w:r>
      <w:r>
        <w:fldChar w:fldCharType="end"/>
      </w:r>
      <w:r>
        <w:t xml:space="preserve">  - do we have these accelerators - autonomous security, SAP security accelerator toolkit in the accelerator section? We need to update section 12 if we are proposing this.</w:t>
      </w:r>
    </w:p>
  </w:comment>
  <w:comment w:id="36" w:author="Author 6" w:date="2026-07-12T13:22:00Z" w:initials="KT">
    <w:p w14:paraId="0B4E3ECF" w14:textId="0288A829" w:rsidR="00840947" w:rsidRDefault="00840947">
      <w:pPr>
        <w:pStyle w:val="CommentText"/>
      </w:pPr>
      <w:r>
        <w:rPr>
          <w:rStyle w:val="CommentReference"/>
        </w:rPr>
        <w:annotationRef/>
      </w:r>
      <w:r w:rsidRPr="6D435DAA">
        <w:t>We are proposing 3 cutover cycles as part of our proposal and 1 dress rehearsal. This aligns with the ask from SAP. @pandey sandeep</w:t>
      </w:r>
    </w:p>
  </w:comment>
  <w:comment w:id="37" w:author="Author 6" w:date="2026-07-12T13:24:00Z" w:initials="KT">
    <w:p w14:paraId="7F560DE8" w14:textId="68316E3A" w:rsidR="007E7DD6" w:rsidRDefault="007E7DD6">
      <w:pPr>
        <w:pStyle w:val="CommentText"/>
      </w:pPr>
      <w:r>
        <w:rPr>
          <w:rStyle w:val="CommentReference"/>
        </w:rPr>
        <w:annotationRef/>
      </w:r>
      <w:r>
        <w:fldChar w:fldCharType="begin"/>
      </w:r>
      <w:r>
        <w:instrText xml:space="preserve"> HYPERLINK "mailto:[email]"</w:instrText>
      </w:r>
      <w:bookmarkStart w:id="38" w:name="_@_8C257B7733AD47629F27BC0A441D13F9Z"/>
      <w:r>
        <w:fldChar w:fldCharType="separate"/>
      </w:r>
      <w:bookmarkEnd w:id="38"/>
      <w:r w:rsidRPr="39EEA5EB">
        <w:rPr>
          <w:rStyle w:val="Mention"/>
          <w:noProof/>
        </w:rPr>
        <w:t>@Author 2</w:t>
      </w:r>
      <w:r>
        <w:fldChar w:fldCharType="end"/>
      </w:r>
      <w:r w:rsidRPr="3A41B43C">
        <w:t xml:space="preserve"> - do we need to add asset 360 in our accelerator section?</w:t>
      </w:r>
    </w:p>
  </w:comment>
  <w:comment w:id="41" w:author="Author 12" w:date="2026-07-06T18:00:00Z" w:initials="DS">
    <w:p w14:paraId="5151940A" w14:textId="32F71535" w:rsidR="000F4120" w:rsidRDefault="00F51CD5" w:rsidP="000F4120">
      <w:pPr>
        <w:pStyle w:val="CommentText"/>
      </w:pPr>
      <w:r>
        <w:rPr>
          <w:rStyle w:val="CommentReference"/>
        </w:rPr>
        <w:annotationRef/>
      </w:r>
      <w:r w:rsidR="000F4120">
        <w:fldChar w:fldCharType="begin"/>
      </w:r>
      <w:r w:rsidR="000F4120">
        <w:instrText>HYPERLINK "mailto:[email]"</w:instrText>
      </w:r>
      <w:bookmarkStart w:id="43" w:name="_@_E7FDEC0D75754E1599E3026EA839C7B0Z"/>
      <w:r w:rsidR="000F4120">
        <w:fldChar w:fldCharType="separate"/>
      </w:r>
      <w:bookmarkEnd w:id="43"/>
      <w:r w:rsidR="000F4120" w:rsidRPr="000F4120">
        <w:rPr>
          <w:rStyle w:val="Mention"/>
          <w:noProof/>
        </w:rPr>
        <w:t>@Author 11</w:t>
      </w:r>
      <w:r w:rsidR="000F4120">
        <w:fldChar w:fldCharType="end"/>
      </w:r>
      <w:r w:rsidR="000F4120">
        <w:t xml:space="preserve"> My first pass at the content. Few things to note, you will see references to M1,M2 etc. those will be removed once we add the visuals/ timeline. Also let’s beef up the comms section with a persona journey view, and lastly bring in our best in class accelerators. </w:t>
      </w:r>
    </w:p>
  </w:comment>
  <w:comment w:id="42" w:author="Author 12" w:date="2026-07-06T18:01:00Z" w:initials="DS">
    <w:p w14:paraId="76C3D14E" w14:textId="494BBC93" w:rsidR="00BA6F66" w:rsidRDefault="00BA6F66" w:rsidP="00BA6F66">
      <w:pPr>
        <w:pStyle w:val="CommentText"/>
      </w:pPr>
      <w:r>
        <w:rPr>
          <w:rStyle w:val="CommentReference"/>
        </w:rPr>
        <w:annotationRef/>
      </w:r>
      <w:r>
        <w:t>Pls tag Nimra once she has access.</w:t>
      </w:r>
    </w:p>
  </w:comment>
  <w:comment w:id="44" w:author="Author 6" w:date="2026-07-12T13:32:00Z" w:initials="KT">
    <w:p w14:paraId="27C90281" w14:textId="3393F633" w:rsidR="0092134E" w:rsidRDefault="0092134E">
      <w:pPr>
        <w:pStyle w:val="CommentText"/>
      </w:pPr>
      <w:r>
        <w:rPr>
          <w:rStyle w:val="CommentReference"/>
        </w:rPr>
        <w:annotationRef/>
      </w:r>
      <w:r>
        <w:fldChar w:fldCharType="begin"/>
      </w:r>
      <w:r>
        <w:instrText xml:space="preserve"> HYPERLINK "mailto:[email]"</w:instrText>
      </w:r>
      <w:bookmarkStart w:id="45" w:name="_@_B5622905DBBB423983C2CDE355869872Z"/>
      <w:r>
        <w:fldChar w:fldCharType="separate"/>
      </w:r>
      <w:bookmarkEnd w:id="45"/>
      <w:r w:rsidRPr="63FAF5F8">
        <w:rPr>
          <w:rStyle w:val="Mention"/>
          <w:noProof/>
        </w:rPr>
        <w:t>@Author 12</w:t>
      </w:r>
      <w:r>
        <w:fldChar w:fldCharType="end"/>
      </w:r>
      <w:r w:rsidRPr="27336533">
        <w:t xml:space="preserve"> </w:t>
      </w:r>
      <w:r>
        <w:fldChar w:fldCharType="begin"/>
      </w:r>
      <w:r>
        <w:instrText xml:space="preserve"> HYPERLINK "mailto:[email]"</w:instrText>
      </w:r>
      <w:bookmarkStart w:id="46" w:name="_@_691F3A90416B4D43ACA2C0E8C3EF4DACZ"/>
      <w:r>
        <w:fldChar w:fldCharType="separate"/>
      </w:r>
      <w:bookmarkEnd w:id="46"/>
      <w:r w:rsidRPr="32C850C6">
        <w:rPr>
          <w:rStyle w:val="Mention"/>
          <w:noProof/>
        </w:rPr>
        <w:t>@Author 5</w:t>
      </w:r>
      <w:r>
        <w:fldChar w:fldCharType="end"/>
      </w:r>
      <w:r w:rsidRPr="19A7D6EE">
        <w:t xml:space="preserve"> - This seems like a current assessment of SAP PM or is it only a representative figure of what an output might look like? </w:t>
      </w:r>
    </w:p>
    <w:p w14:paraId="6AF16CBF" w14:textId="3920A34B" w:rsidR="0092134E" w:rsidRDefault="0092134E">
      <w:pPr>
        <w:pStyle w:val="CommentText"/>
      </w:pPr>
    </w:p>
  </w:comment>
  <w:comment w:id="47" w:author="Author 6" w:date="2026-07-12T13:33:00Z" w:initials="KT">
    <w:p w14:paraId="7684ED9F" w14:textId="452DA9E1" w:rsidR="00F32650" w:rsidRDefault="00F32650">
      <w:pPr>
        <w:pStyle w:val="CommentText"/>
      </w:pPr>
      <w:r>
        <w:rPr>
          <w:rStyle w:val="CommentReference"/>
        </w:rPr>
        <w:annotationRef/>
      </w:r>
      <w:r>
        <w:fldChar w:fldCharType="begin"/>
      </w:r>
      <w:r>
        <w:instrText xml:space="preserve"> HYPERLINK "mailto:[email]"</w:instrText>
      </w:r>
      <w:bookmarkStart w:id="50" w:name="_@_2BEE7F34E5484DB394B83DE82DE22AA5Z"/>
      <w:r>
        <w:fldChar w:fldCharType="separate"/>
      </w:r>
      <w:bookmarkEnd w:id="50"/>
      <w:r w:rsidRPr="0CA569FB">
        <w:rPr>
          <w:rStyle w:val="Mention"/>
          <w:noProof/>
        </w:rPr>
        <w:t>@Author 12</w:t>
      </w:r>
      <w:r>
        <w:fldChar w:fldCharType="end"/>
      </w:r>
      <w:r w:rsidRPr="6EB2DB0A">
        <w:t xml:space="preserve"> </w:t>
      </w:r>
      <w:r>
        <w:fldChar w:fldCharType="begin"/>
      </w:r>
      <w:r>
        <w:instrText xml:space="preserve"> HYPERLINK "mailto:[email]"</w:instrText>
      </w:r>
      <w:bookmarkStart w:id="51" w:name="_@_BD5BFE3D7861478D9DE1EE7AC0B5A245Z"/>
      <w:r>
        <w:fldChar w:fldCharType="separate"/>
      </w:r>
      <w:bookmarkEnd w:id="51"/>
      <w:r w:rsidRPr="0DC8ECAA">
        <w:rPr>
          <w:rStyle w:val="Mention"/>
          <w:noProof/>
        </w:rPr>
        <w:t>@Author 5</w:t>
      </w:r>
      <w:r>
        <w:fldChar w:fldCharType="end"/>
      </w:r>
      <w:r w:rsidRPr="06A8A971">
        <w:t xml:space="preserve"> - this image is not legible.</w:t>
      </w:r>
    </w:p>
  </w:comment>
  <w:comment w:id="48" w:author="Author 12" w:date="2026-07-13T07:45:00Z" w:initials="DS">
    <w:p w14:paraId="3F08DB34" w14:textId="1316571F" w:rsidR="004007ED" w:rsidRDefault="004007ED" w:rsidP="004007ED">
      <w:pPr>
        <w:pStyle w:val="CommentText"/>
      </w:pPr>
      <w:r>
        <w:rPr>
          <w:rStyle w:val="CommentReference"/>
        </w:rPr>
        <w:annotationRef/>
      </w:r>
      <w:r>
        <w:fldChar w:fldCharType="begin"/>
      </w:r>
      <w:r>
        <w:instrText>HYPERLINK "mailto:[email]"</w:instrText>
      </w:r>
      <w:bookmarkStart w:id="52" w:name="_@_B914E8E6149742E0B60EE8AE30B97E62Z"/>
      <w:r>
        <w:fldChar w:fldCharType="separate"/>
      </w:r>
      <w:bookmarkEnd w:id="52"/>
      <w:r w:rsidRPr="004007ED">
        <w:rPr>
          <w:rStyle w:val="Mention"/>
          <w:noProof/>
        </w:rPr>
        <w:t>@Author 11</w:t>
      </w:r>
      <w:r>
        <w:fldChar w:fldCharType="end"/>
      </w:r>
      <w:r>
        <w:t xml:space="preserve"> do we have a repository of images started?</w:t>
      </w:r>
    </w:p>
  </w:comment>
  <w:comment w:id="49" w:author="Author 11" w:date="2026-07-13T23:56:00Z" w:initials="SR">
    <w:p w14:paraId="5CBACB95" w14:textId="77777777" w:rsidR="00F41ADA" w:rsidRDefault="00F41ADA" w:rsidP="00F41ADA">
      <w:pPr>
        <w:pStyle w:val="CommentText"/>
      </w:pPr>
      <w:r>
        <w:rPr>
          <w:rStyle w:val="CommentReference"/>
        </w:rPr>
        <w:annotationRef/>
      </w:r>
      <w:r>
        <w:t>Deepti - we got all the images except for this one. I am trying to track this down</w:t>
      </w:r>
    </w:p>
  </w:comment>
  <w:comment w:id="53" w:author="Author 3" w:date="2026-07-08T17:23:00Z" w:initials="NH">
    <w:p w14:paraId="61BF0599" w14:textId="2E507D3E" w:rsidR="004A2D8E" w:rsidRDefault="004A2D8E" w:rsidP="004A2D8E">
      <w:pPr>
        <w:pStyle w:val="CommentText"/>
      </w:pPr>
      <w:r>
        <w:rPr>
          <w:rStyle w:val="CommentReference"/>
        </w:rPr>
        <w:annotationRef/>
      </w:r>
      <w:r>
        <w:fldChar w:fldCharType="begin"/>
      </w:r>
      <w:r>
        <w:instrText>HYPERLINK "mailto:[email]"</w:instrText>
      </w:r>
      <w:bookmarkStart w:id="55" w:name="_@_BD7A08E8AFCE405EBDC6C275BA1DAD6DZ"/>
      <w:r>
        <w:fldChar w:fldCharType="separate"/>
      </w:r>
      <w:bookmarkEnd w:id="55"/>
      <w:r w:rsidRPr="004A2D8E">
        <w:rPr>
          <w:rStyle w:val="Mention"/>
          <w:noProof/>
        </w:rPr>
        <w:t>@Author 1</w:t>
      </w:r>
      <w:r>
        <w:fldChar w:fldCharType="end"/>
      </w:r>
      <w:r>
        <w:t xml:space="preserve"> 2Can you please plug in ChangeScout content </w:t>
      </w:r>
    </w:p>
  </w:comment>
  <w:comment w:id="54" w:author="Author 1" w:date="2026-07-09T13:15:00Z" w:initials="MA">
    <w:p w14:paraId="5855F700" w14:textId="77777777" w:rsidR="002022A8" w:rsidRDefault="002022A8" w:rsidP="002022A8">
      <w:pPr>
        <w:pStyle w:val="CommentText"/>
      </w:pPr>
      <w:r>
        <w:rPr>
          <w:rStyle w:val="CommentReference"/>
        </w:rPr>
        <w:annotationRef/>
      </w:r>
      <w:r>
        <w:t>done</w:t>
      </w:r>
    </w:p>
  </w:comment>
  <w:comment w:id="56" w:author="Author 5" w:date="2026-07-13T18:15:00Z" w:initials="RK">
    <w:p w14:paraId="7D964F17" w14:textId="023A5EEB" w:rsidR="00252577" w:rsidRDefault="00252577" w:rsidP="00252577">
      <w:pPr>
        <w:pStyle w:val="CommentText"/>
      </w:pPr>
      <w:r>
        <w:rPr>
          <w:rStyle w:val="CommentReference"/>
        </w:rPr>
        <w:annotationRef/>
      </w:r>
      <w:r>
        <w:fldChar w:fldCharType="begin"/>
      </w:r>
      <w:r>
        <w:instrText>HYPERLINK "mailto:[email]"</w:instrText>
      </w:r>
      <w:bookmarkStart w:id="57" w:name="_@_B4F4FAF76EB4437E98D474122E4C0D87Z"/>
      <w:r>
        <w:fldChar w:fldCharType="separate"/>
      </w:r>
      <w:bookmarkEnd w:id="57"/>
      <w:r w:rsidRPr="00252577">
        <w:rPr>
          <w:rStyle w:val="Mention"/>
          <w:noProof/>
        </w:rPr>
        <w:t>@Author 12</w:t>
      </w:r>
      <w:r>
        <w:fldChar w:fldCharType="end"/>
      </w:r>
      <w:r>
        <w:t xml:space="preserve"> , this feels a little out of place.  Let’s just include changescout in the tools table.  We can say everything there.  Fine to leave dashboard in place</w:t>
      </w:r>
    </w:p>
  </w:comment>
  <w:comment w:id="58" w:author="Author 5" w:date="2026-07-09T13:23:00Z" w:initials="RK">
    <w:p w14:paraId="23291F11" w14:textId="77777777" w:rsidR="00DC5680" w:rsidRDefault="00DC5680" w:rsidP="00DC5680">
      <w:pPr>
        <w:pStyle w:val="CommentText"/>
      </w:pPr>
      <w:r>
        <w:rPr>
          <w:rStyle w:val="CommentReference"/>
        </w:rPr>
        <w:annotationRef/>
      </w:r>
      <w:r>
        <w:t>Their online site is called The Hub.  Everyone goes there for info, just an FYI</w:t>
      </w:r>
    </w:p>
  </w:comment>
  <w:comment w:id="59" w:author="Author 12" w:date="2026-07-13T13:46:00Z" w:initials="DS">
    <w:p w14:paraId="06D795F8" w14:textId="6C706FFD" w:rsidR="00ED534A" w:rsidRDefault="00ED534A" w:rsidP="00ED534A">
      <w:pPr>
        <w:pStyle w:val="CommentText"/>
      </w:pPr>
      <w:r>
        <w:rPr>
          <w:rStyle w:val="CommentReference"/>
        </w:rPr>
        <w:annotationRef/>
      </w:r>
      <w:r>
        <w:fldChar w:fldCharType="begin"/>
      </w:r>
      <w:r>
        <w:instrText>HYPERLINK "mailto:[email]"</w:instrText>
      </w:r>
      <w:bookmarkStart w:id="61" w:name="_@_3DB7D6CE7913412882A94E5AD07FF8B4Z"/>
      <w:r>
        <w:fldChar w:fldCharType="separate"/>
      </w:r>
      <w:bookmarkEnd w:id="61"/>
      <w:r w:rsidRPr="00ED534A">
        <w:rPr>
          <w:rStyle w:val="Mention"/>
          <w:noProof/>
        </w:rPr>
        <w:t>@Pasari, Rupali</w:t>
      </w:r>
      <w:r>
        <w:fldChar w:fldCharType="end"/>
      </w:r>
      <w:r>
        <w:t xml:space="preserve"> out of all the training components why is TNA specifically listed here?</w:t>
      </w:r>
    </w:p>
  </w:comment>
  <w:comment w:id="60" w:author="Author 5" w:date="2026-07-13T18:11:00Z" w:initials="RK">
    <w:p w14:paraId="3FFEB5C6" w14:textId="35C6CC8B" w:rsidR="001540AD" w:rsidRDefault="001540AD" w:rsidP="001540AD">
      <w:pPr>
        <w:pStyle w:val="CommentText"/>
      </w:pPr>
      <w:r>
        <w:rPr>
          <w:rStyle w:val="CommentReference"/>
        </w:rPr>
        <w:annotationRef/>
      </w:r>
      <w:r>
        <w:fldChar w:fldCharType="begin"/>
      </w:r>
      <w:r>
        <w:instrText>HYPERLINK "mailto:[email]"</w:instrText>
      </w:r>
      <w:bookmarkStart w:id="62" w:name="_@_8934787856A0423F979CE7D475744C84Z"/>
      <w:r>
        <w:fldChar w:fldCharType="separate"/>
      </w:r>
      <w:bookmarkEnd w:id="62"/>
      <w:r w:rsidRPr="001540AD">
        <w:rPr>
          <w:rStyle w:val="Mention"/>
          <w:noProof/>
        </w:rPr>
        <w:t>@Author 12</w:t>
      </w:r>
      <w:r>
        <w:fldChar w:fldCharType="end"/>
      </w:r>
      <w:r>
        <w:t xml:space="preserve"> </w:t>
      </w:r>
      <w:r>
        <w:fldChar w:fldCharType="begin"/>
      </w:r>
      <w:r>
        <w:instrText>HYPERLINK "mailto:[email]"</w:instrText>
      </w:r>
      <w:bookmarkStart w:id="63" w:name="_@_AA9F7EE842BB41DBBF6DB93C7B04BB2EZ"/>
      <w:r>
        <w:fldChar w:fldCharType="separate"/>
      </w:r>
      <w:bookmarkEnd w:id="63"/>
      <w:r w:rsidRPr="001540AD">
        <w:rPr>
          <w:rStyle w:val="Mention"/>
          <w:noProof/>
        </w:rPr>
        <w:t>@Pasari, Rupali</w:t>
      </w:r>
      <w:r>
        <w:fldChar w:fldCharType="end"/>
      </w:r>
      <w:r>
        <w:t xml:space="preserve"> I know we are saying this journey is for a field tech but none of the details really make it feel focused on them...ee should update </w:t>
      </w:r>
    </w:p>
  </w:comment>
  <w:comment w:id="64" w:author="Author 12" w:date="2026-07-13T14:33:00Z" w:initials="DS">
    <w:p w14:paraId="74EC4852" w14:textId="2CB0F443" w:rsidR="000E71E4" w:rsidRDefault="000E71E4" w:rsidP="000E71E4">
      <w:pPr>
        <w:pStyle w:val="CommentText"/>
      </w:pPr>
      <w:r>
        <w:rPr>
          <w:rStyle w:val="CommentReference"/>
        </w:rPr>
        <w:annotationRef/>
      </w:r>
      <w:r>
        <w:fldChar w:fldCharType="begin"/>
      </w:r>
      <w:r>
        <w:instrText>HYPERLINK "mailto:[email]"</w:instrText>
      </w:r>
      <w:bookmarkStart w:id="65" w:name="_@_B3E70395D2A446DD9FEF6E48312F2120Z"/>
      <w:r>
        <w:fldChar w:fldCharType="separate"/>
      </w:r>
      <w:bookmarkEnd w:id="65"/>
      <w:r w:rsidRPr="000E71E4">
        <w:rPr>
          <w:rStyle w:val="Mention"/>
          <w:noProof/>
        </w:rPr>
        <w:t>@Pasari, Rupali</w:t>
      </w:r>
      <w:r>
        <w:fldChar w:fldCharType="end"/>
      </w:r>
      <w:r>
        <w:t xml:space="preserve">  pls rewrite this section. Let’s be clear training dev is SI led not delivery. Use the reference material I sent you </w:t>
      </w:r>
    </w:p>
  </w:comment>
  <w:comment w:id="67" w:author="Author 2" w:date="2026-07-10T11:13:00Z" w:initials="SD">
    <w:p w14:paraId="42400628" w14:textId="4AEC44E7" w:rsidR="0031756E" w:rsidRDefault="0031756E" w:rsidP="0031756E">
      <w:pPr>
        <w:pStyle w:val="CommentText"/>
      </w:pPr>
      <w:r>
        <w:rPr>
          <w:rStyle w:val="CommentReference"/>
        </w:rPr>
        <w:annotationRef/>
      </w:r>
      <w:r>
        <w:t xml:space="preserve">This needs update. DDS is one platform for both sites not separate. Also, can we add PowerPlan upgrade also in this graphic. Lastly, OMS Ohio go live also should be called out. </w:t>
      </w:r>
      <w:r>
        <w:fldChar w:fldCharType="begin"/>
      </w:r>
      <w:r>
        <w:instrText>HYPERLINK "mailto:[email]"</w:instrText>
      </w:r>
      <w:bookmarkStart w:id="68" w:name="_@_8FCE874677F548F3A6EBFE090594EB04Z"/>
      <w:r>
        <w:fldChar w:fldCharType="separate"/>
      </w:r>
      <w:bookmarkEnd w:id="68"/>
      <w:r w:rsidRPr="0031756E">
        <w:rPr>
          <w:rStyle w:val="Mention"/>
          <w:noProof/>
        </w:rPr>
        <w:t>@Mehta, Manisha</w:t>
      </w:r>
      <w:r>
        <w:fldChar w:fldCharType="end"/>
      </w:r>
      <w:r>
        <w:t xml:space="preserve"> </w:t>
      </w:r>
    </w:p>
  </w:comment>
  <w:comment w:id="71" w:author="Author 6" w:date="2026-07-12T13:42:00Z" w:initials="KT">
    <w:p w14:paraId="1006F1F4" w14:textId="77777777" w:rsidR="00740A23" w:rsidRDefault="00740A23">
      <w:pPr>
        <w:pStyle w:val="CommentText"/>
      </w:pPr>
      <w:r>
        <w:rPr>
          <w:rStyle w:val="CommentReference"/>
        </w:rPr>
        <w:annotationRef/>
      </w:r>
      <w:r w:rsidRPr="470B25FF">
        <w:t>Panaya is not an accelerator.</w:t>
      </w:r>
    </w:p>
  </w:comment>
  <w:comment w:id="72" w:author="Author 9" w:date="2026-07-10T23:24:00Z" w:initials="PS">
    <w:p w14:paraId="757CD0BD" w14:textId="77777777" w:rsidR="00740A23" w:rsidRDefault="00740A23">
      <w:pPr>
        <w:pStyle w:val="CommentText"/>
      </w:pPr>
      <w:r>
        <w:rPr>
          <w:rStyle w:val="CommentReference"/>
        </w:rPr>
        <w:annotationRef/>
      </w:r>
      <w:r w:rsidRPr="3B63AE9C">
        <w:t>do we use this or SNOW</w:t>
      </w:r>
    </w:p>
  </w:comment>
  <w:comment w:id="73" w:author="Author 6" w:date="2026-07-09T00:15:00Z" w:initials="KT">
    <w:p w14:paraId="5060DE37" w14:textId="77777777" w:rsidR="00740A23" w:rsidRDefault="00740A23">
      <w:pPr>
        <w:pStyle w:val="CommentText"/>
      </w:pPr>
      <w:r>
        <w:rPr>
          <w:rStyle w:val="CommentReference"/>
        </w:rPr>
        <w:annotationRef/>
      </w:r>
      <w:r>
        <w:fldChar w:fldCharType="begin"/>
      </w:r>
      <w:r>
        <w:instrText xml:space="preserve"> HYPERLINK "mailto:[email]"</w:instrText>
      </w:r>
      <w:bookmarkStart w:id="74" w:name="_@_BA29191982C149EC8517853D131CB849Z"/>
      <w:r>
        <w:fldChar w:fldCharType="separate"/>
      </w:r>
      <w:bookmarkEnd w:id="74"/>
      <w:r w:rsidRPr="33E7752C">
        <w:rPr>
          <w:rStyle w:val="Mention"/>
          <w:noProof/>
        </w:rPr>
        <w:t>@Saswade, Mahesh</w:t>
      </w:r>
      <w:r>
        <w:fldChar w:fldCharType="end"/>
      </w:r>
      <w:r w:rsidRPr="59873A19">
        <w:t xml:space="preserve"> - can you review this section and confirm if we plan to use all these technical accelerators?</w:t>
      </w:r>
    </w:p>
  </w:comment>
  <w:comment w:id="75" w:author="Author 10" w:date="2026-07-10T21:13:00Z" w:initials="SP">
    <w:p w14:paraId="2F39D20D" w14:textId="77777777" w:rsidR="00740A23" w:rsidRDefault="00740A23" w:rsidP="000760BB">
      <w:pPr>
        <w:pStyle w:val="CommentText"/>
      </w:pPr>
      <w:r>
        <w:rPr>
          <w:rStyle w:val="CommentReference"/>
        </w:rPr>
        <w:annotationRef/>
      </w:r>
      <w:r>
        <w:fldChar w:fldCharType="begin"/>
      </w:r>
      <w:r>
        <w:instrText>HYPERLINK "mailto:[email]"</w:instrText>
      </w:r>
      <w:bookmarkStart w:id="76" w:name="_@_8DDB5EA24C4F463DA3159F06E3256455Z"/>
      <w:r>
        <w:fldChar w:fldCharType="separate"/>
      </w:r>
      <w:bookmarkEnd w:id="76"/>
      <w:r w:rsidRPr="000760BB">
        <w:rPr>
          <w:rStyle w:val="Mention"/>
          <w:noProof/>
        </w:rPr>
        <w:t>@Author 8</w:t>
      </w:r>
      <w:r>
        <w:fldChar w:fldCharType="end"/>
      </w:r>
      <w:r>
        <w:t xml:space="preserve"> Please update the details for missing field</w:t>
      </w:r>
    </w:p>
  </w:comment>
  <w:comment w:id="77" w:author="Author 1" w:date="2026-07-13T17:49:00Z" w:initials="MA">
    <w:p w14:paraId="563D11F7" w14:textId="3A8DB76A" w:rsidR="009420FD" w:rsidRDefault="009420FD" w:rsidP="009420FD">
      <w:pPr>
        <w:pStyle w:val="CommentText"/>
      </w:pPr>
      <w:r>
        <w:rPr>
          <w:rStyle w:val="CommentReference"/>
        </w:rPr>
        <w:annotationRef/>
      </w:r>
      <w:r>
        <w:fldChar w:fldCharType="begin"/>
      </w:r>
      <w:r>
        <w:instrText>HYPERLINK "mailto:[email]"</w:instrText>
      </w:r>
      <w:bookmarkStart w:id="78" w:name="_@_F88E5A83CBA441A092D14B08B6811496Z"/>
      <w:r>
        <w:fldChar w:fldCharType="separate"/>
      </w:r>
      <w:bookmarkEnd w:id="78"/>
      <w:r w:rsidRPr="009420FD">
        <w:rPr>
          <w:rStyle w:val="Mention"/>
          <w:noProof/>
        </w:rPr>
        <w:t>@Author 3</w:t>
      </w:r>
      <w:r>
        <w:fldChar w:fldCharType="end"/>
      </w:r>
      <w:r>
        <w:t xml:space="preserve">  added all Change Mgmt accelerators here</w:t>
      </w:r>
    </w:p>
  </w:comment>
  <w:comment w:id="82" w:author="Author 2" w:date="2026-07-09T11:19:00Z" w:initials="SD">
    <w:p w14:paraId="21A13828" w14:textId="15114986" w:rsidR="009D5E08" w:rsidRDefault="009D5E08" w:rsidP="009D5E08">
      <w:pPr>
        <w:pStyle w:val="CommentText"/>
      </w:pPr>
      <w:r>
        <w:rPr>
          <w:rStyle w:val="CommentReference"/>
        </w:rPr>
        <w:annotationRef/>
      </w:r>
      <w:r>
        <w:t xml:space="preserve">Should we be listing the client name? </w:t>
      </w:r>
      <w:r>
        <w:fldChar w:fldCharType="begin"/>
      </w:r>
      <w:r>
        <w:instrText>HYPERLINK "mailto:[email]"</w:instrText>
      </w:r>
      <w:bookmarkStart w:id="83" w:name="_@_3E8EF820EB3445AE9DB875959907D031Z"/>
      <w:r>
        <w:fldChar w:fldCharType="separate"/>
      </w:r>
      <w:bookmarkEnd w:id="83"/>
      <w:r w:rsidRPr="009D5E08">
        <w:rPr>
          <w:rStyle w:val="Mention"/>
          <w:noProof/>
        </w:rPr>
        <w:t>@Author 6</w:t>
      </w:r>
      <w:r>
        <w:fldChar w:fldCharType="end"/>
      </w:r>
      <w:r>
        <w:t xml:space="preserve">  </w:t>
      </w:r>
    </w:p>
  </w:comment>
  <w:comment w:id="88" w:author="Author 2" w:date="2026-07-11T16:02:00Z" w:initials="SD">
    <w:p w14:paraId="4ACEEEB8" w14:textId="1DE1C19D" w:rsidR="00CC2CC7" w:rsidRDefault="00CC2CC7" w:rsidP="00CC2CC7">
      <w:pPr>
        <w:pStyle w:val="CommentText"/>
      </w:pPr>
      <w:r>
        <w:rPr>
          <w:rStyle w:val="CommentReference"/>
        </w:rPr>
        <w:annotationRef/>
      </w:r>
      <w:r>
        <w:fldChar w:fldCharType="begin"/>
      </w:r>
      <w:r>
        <w:instrText>HYPERLINK "mailto:[email]"</w:instrText>
      </w:r>
      <w:bookmarkStart w:id="89" w:name="_@_0A9C898CCD1A4390BC666D3C279A0627Z"/>
      <w:r>
        <w:fldChar w:fldCharType="separate"/>
      </w:r>
      <w:bookmarkEnd w:id="89"/>
      <w:r w:rsidRPr="00CC2CC7">
        <w:rPr>
          <w:rStyle w:val="Mention"/>
          <w:noProof/>
        </w:rPr>
        <w:t>@Author 6</w:t>
      </w:r>
      <w:r>
        <w:fldChar w:fldCharType="end"/>
      </w:r>
      <w:r>
        <w:t xml:space="preserve">  - Please review this response and provide feedback.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D9300B" w15:done="0"/>
  <w15:commentEx w15:paraId="0422678D" w15:done="0"/>
  <w15:commentEx w15:paraId="292CBFBF" w15:paraIdParent="0422678D" w15:done="0"/>
  <w15:commentEx w15:paraId="4E2BA11B" w15:done="0"/>
  <w15:commentEx w15:paraId="0A57EA11" w15:paraIdParent="4E2BA11B" w15:done="0"/>
  <w15:commentEx w15:paraId="4679BB33" w15:done="0"/>
  <w15:commentEx w15:paraId="25AB7BC9" w15:done="0"/>
  <w15:commentEx w15:paraId="07546850" w15:done="0"/>
  <w15:commentEx w15:paraId="554861B9" w15:paraIdParent="07546850" w15:done="0"/>
  <w15:commentEx w15:paraId="4EB33D47" w15:done="0"/>
  <w15:commentEx w15:paraId="01A712BA" w15:paraIdParent="4EB33D47" w15:done="0"/>
  <w15:commentEx w15:paraId="27CF1AE4" w15:paraIdParent="4EB33D47" w15:done="0"/>
  <w15:commentEx w15:paraId="5B239898" w15:done="0"/>
  <w15:commentEx w15:paraId="1D035B90" w15:paraIdParent="5B239898" w15:done="0"/>
  <w15:commentEx w15:paraId="73125348" w15:paraIdParent="5B239898" w15:done="0"/>
  <w15:commentEx w15:paraId="175826F8" w15:done="0"/>
  <w15:commentEx w15:paraId="0B4E3ECF" w15:done="0"/>
  <w15:commentEx w15:paraId="7F560DE8" w15:done="0"/>
  <w15:commentEx w15:paraId="5151940A" w15:done="1"/>
  <w15:commentEx w15:paraId="76C3D14E" w15:paraIdParent="5151940A" w15:done="1"/>
  <w15:commentEx w15:paraId="6AF16CBF" w15:done="0"/>
  <w15:commentEx w15:paraId="7684ED9F" w15:done="0"/>
  <w15:commentEx w15:paraId="3F08DB34" w15:paraIdParent="7684ED9F" w15:done="0"/>
  <w15:commentEx w15:paraId="5CBACB95" w15:paraIdParent="7684ED9F" w15:done="0"/>
  <w15:commentEx w15:paraId="61BF0599" w15:done="1"/>
  <w15:commentEx w15:paraId="5855F700" w15:paraIdParent="61BF0599" w15:done="1"/>
  <w15:commentEx w15:paraId="7D964F17" w15:done="0"/>
  <w15:commentEx w15:paraId="23291F11" w15:done="1"/>
  <w15:commentEx w15:paraId="06D795F8" w15:done="0"/>
  <w15:commentEx w15:paraId="3FFEB5C6" w15:paraIdParent="06D795F8" w15:done="0"/>
  <w15:commentEx w15:paraId="74EC4852" w15:done="0"/>
  <w15:commentEx w15:paraId="42400628" w15:done="0"/>
  <w15:commentEx w15:paraId="1006F1F4" w15:done="0"/>
  <w15:commentEx w15:paraId="757CD0BD" w15:done="0"/>
  <w15:commentEx w15:paraId="5060DE37" w15:done="0"/>
  <w15:commentEx w15:paraId="2F39D20D" w15:done="0"/>
  <w15:commentEx w15:paraId="563D11F7" w15:done="0"/>
  <w15:commentEx w15:paraId="21A13828" w15:done="0"/>
  <w15:commentEx w15:paraId="4ACEEE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422B6" w16cex:dateUtc="2026-07-13T07:37:00Z"/>
  <w16cex:commentExtensible w16cex:durableId="65ED5FC8" w16cex:dateUtc="2026-07-10T13:09:00Z"/>
  <w16cex:commentExtensible w16cex:durableId="5FBEDAAD" w16cex:dateUtc="2026-07-12T16:24:00Z"/>
  <w16cex:commentExtensible w16cex:durableId="7AE4E1B2" w16cex:dateUtc="2026-07-09T14:54:00Z"/>
  <w16cex:commentExtensible w16cex:durableId="482F3126" w16cex:dateUtc="2026-07-12T16:24:00Z"/>
  <w16cex:commentExtensible w16cex:durableId="0306E0D0" w16cex:dateUtc="2026-07-07T20:33:00Z"/>
  <w16cex:commentExtensible w16cex:durableId="7013940F" w16cex:dateUtc="2026-07-09T04:04:00Z"/>
  <w16cex:commentExtensible w16cex:durableId="2079EEFF" w16cex:dateUtc="2026-07-10T16:21:00Z"/>
  <w16cex:commentExtensible w16cex:durableId="4F959E54" w16cex:dateUtc="2026-07-13T16:25:00Z"/>
  <w16cex:commentExtensible w16cex:durableId="4CBECF05" w16cex:dateUtc="2026-07-12T16:50:00Z"/>
  <w16cex:commentExtensible w16cex:durableId="103CEA89" w16cex:dateUtc="2026-07-13T16:27:00Z"/>
  <w16cex:commentExtensible w16cex:durableId="69486F83" w16cex:dateUtc="2026-07-13T17:13:00Z"/>
  <w16cex:commentExtensible w16cex:durableId="33DD8131" w16cex:dateUtc="2026-07-12T16:51:00Z"/>
  <w16cex:commentExtensible w16cex:durableId="5ED53F2F" w16cex:dateUtc="2026-07-13T16:30:00Z"/>
  <w16cex:commentExtensible w16cex:durableId="79AAD202" w16cex:dateUtc="2026-07-13T17:12:00Z"/>
  <w16cex:commentExtensible w16cex:durableId="5F781C48" w16cex:dateUtc="2026-07-12T17:09:00Z"/>
  <w16cex:commentExtensible w16cex:durableId="26CCDD01" w16cex:dateUtc="2026-07-12T17:22:00Z"/>
  <w16cex:commentExtensible w16cex:durableId="0C18343F" w16cex:dateUtc="2026-07-12T17:24:00Z"/>
  <w16cex:commentExtensible w16cex:durableId="0B7CAC46" w16cex:dateUtc="2026-07-07T00:00:00Z"/>
  <w16cex:commentExtensible w16cex:durableId="60752210" w16cex:dateUtc="2026-07-07T00:01:00Z"/>
  <w16cex:commentExtensible w16cex:durableId="033F874D" w16cex:dateUtc="2026-07-12T17:32:00Z"/>
  <w16cex:commentExtensible w16cex:durableId="06E176F2" w16cex:dateUtc="2026-07-12T17:33:00Z"/>
  <w16cex:commentExtensible w16cex:durableId="2AB51839" w16cex:dateUtc="2026-07-13T12:45:00Z"/>
  <w16cex:commentExtensible w16cex:durableId="3D250980" w16cex:dateUtc="2026-07-14T03:56:00Z"/>
  <w16cex:commentExtensible w16cex:durableId="4FA1751C" w16cex:dateUtc="2026-07-08T22:23:00Z"/>
  <w16cex:commentExtensible w16cex:durableId="2D6CFDE3" w16cex:dateUtc="2026-07-09T17:15:00Z"/>
  <w16cex:commentExtensible w16cex:durableId="7DAA0490" w16cex:dateUtc="2026-07-13T22:15:00Z"/>
  <w16cex:commentExtensible w16cex:durableId="1E76D7E2" w16cex:dateUtc="2026-07-09T17:23:00Z">
    <w16cex:extLst>
      <w16:ext w16:uri="{CE6994B0-6A32-4C9F-8C6B-6E91EDA988CE}">
        <cr:reactions xmlns:cr="http://schemas.microsoft.com/office/comments/2020/reactions">
          <cr:reaction reactionType="1">
            <cr:reactionInfo dateUtc="2026-07-09T17:25:55Z">
              <cr:user userId="S::[email]::8ccd81ab-c44e-4f96-8af4-b4abc9637323" userProvider="AD" userName="Author 3"/>
            </cr:reactionInfo>
          </cr:reaction>
        </cr:reactions>
      </w16:ext>
    </w16cex:extLst>
  </w16cex:commentExtensible>
  <w16cex:commentExtensible w16cex:durableId="58F38E39" w16cex:dateUtc="2026-07-13T18:46:00Z"/>
  <w16cex:commentExtensible w16cex:durableId="6B3C5CFF" w16cex:dateUtc="2026-07-13T22:11:00Z"/>
  <w16cex:commentExtensible w16cex:durableId="6897829A" w16cex:dateUtc="2026-07-13T19:33:00Z"/>
  <w16cex:commentExtensible w16cex:durableId="2BCE3841" w16cex:dateUtc="2026-07-10T16:13:00Z"/>
  <w16cex:commentExtensible w16cex:durableId="7BBF1128" w16cex:dateUtc="2026-07-12T17:42:00Z"/>
  <w16cex:commentExtensible w16cex:durableId="0ADE160E" w16cex:dateUtc="2026-07-10T17:54:00Z"/>
  <w16cex:commentExtensible w16cex:durableId="18DA17EE" w16cex:dateUtc="2026-07-09T04:15:00Z"/>
  <w16cex:commentExtensible w16cex:durableId="2D95F675" w16cex:dateUtc="2026-07-10T15:43:00Z"/>
  <w16cex:commentExtensible w16cex:durableId="22A3FEA8" w16cex:dateUtc="2026-07-13T21:49:00Z"/>
  <w16cex:commentExtensible w16cex:durableId="191092C9" w16cex:dateUtc="2026-07-09T16:19:00Z"/>
  <w16cex:commentExtensible w16cex:durableId="217B8C90" w16cex:dateUtc="2026-07-11T2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D9300B" w16cid:durableId="25E422B6"/>
  <w16cid:commentId w16cid:paraId="0422678D" w16cid:durableId="65ED5FC8"/>
  <w16cid:commentId w16cid:paraId="292CBFBF" w16cid:durableId="5FBEDAAD"/>
  <w16cid:commentId w16cid:paraId="4E2BA11B" w16cid:durableId="7AE4E1B2"/>
  <w16cid:commentId w16cid:paraId="0A57EA11" w16cid:durableId="482F3126"/>
  <w16cid:commentId w16cid:paraId="4679BB33" w16cid:durableId="0306E0D0"/>
  <w16cid:commentId w16cid:paraId="25AB7BC9" w16cid:durableId="7013940F"/>
  <w16cid:commentId w16cid:paraId="07546850" w16cid:durableId="2079EEFF"/>
  <w16cid:commentId w16cid:paraId="554861B9" w16cid:durableId="4F959E54"/>
  <w16cid:commentId w16cid:paraId="4EB33D47" w16cid:durableId="4CBECF05"/>
  <w16cid:commentId w16cid:paraId="01A712BA" w16cid:durableId="103CEA89"/>
  <w16cid:commentId w16cid:paraId="27CF1AE4" w16cid:durableId="69486F83"/>
  <w16cid:commentId w16cid:paraId="5B239898" w16cid:durableId="33DD8131"/>
  <w16cid:commentId w16cid:paraId="1D035B90" w16cid:durableId="5ED53F2F"/>
  <w16cid:commentId w16cid:paraId="73125348" w16cid:durableId="79AAD202"/>
  <w16cid:commentId w16cid:paraId="175826F8" w16cid:durableId="5F781C48"/>
  <w16cid:commentId w16cid:paraId="0B4E3ECF" w16cid:durableId="26CCDD01"/>
  <w16cid:commentId w16cid:paraId="7F560DE8" w16cid:durableId="0C18343F"/>
  <w16cid:commentId w16cid:paraId="5151940A" w16cid:durableId="0B7CAC46"/>
  <w16cid:commentId w16cid:paraId="76C3D14E" w16cid:durableId="60752210"/>
  <w16cid:commentId w16cid:paraId="6AF16CBF" w16cid:durableId="033F874D"/>
  <w16cid:commentId w16cid:paraId="7684ED9F" w16cid:durableId="06E176F2"/>
  <w16cid:commentId w16cid:paraId="3F08DB34" w16cid:durableId="2AB51839"/>
  <w16cid:commentId w16cid:paraId="5CBACB95" w16cid:durableId="3D250980"/>
  <w16cid:commentId w16cid:paraId="61BF0599" w16cid:durableId="4FA1751C"/>
  <w16cid:commentId w16cid:paraId="5855F700" w16cid:durableId="2D6CFDE3"/>
  <w16cid:commentId w16cid:paraId="7D964F17" w16cid:durableId="7DAA0490"/>
  <w16cid:commentId w16cid:paraId="23291F11" w16cid:durableId="1E76D7E2"/>
  <w16cid:commentId w16cid:paraId="06D795F8" w16cid:durableId="58F38E39"/>
  <w16cid:commentId w16cid:paraId="3FFEB5C6" w16cid:durableId="6B3C5CFF"/>
  <w16cid:commentId w16cid:paraId="74EC4852" w16cid:durableId="6897829A"/>
  <w16cid:commentId w16cid:paraId="42400628" w16cid:durableId="2BCE3841"/>
  <w16cid:commentId w16cid:paraId="1006F1F4" w16cid:durableId="7BBF1128"/>
  <w16cid:commentId w16cid:paraId="757CD0BD" w16cid:durableId="0ADE160E"/>
  <w16cid:commentId w16cid:paraId="5060DE37" w16cid:durableId="18DA17EE"/>
  <w16cid:commentId w16cid:paraId="2F39D20D" w16cid:durableId="2D95F675"/>
  <w16cid:commentId w16cid:paraId="563D11F7" w16cid:durableId="22A3FEA8"/>
  <w16cid:commentId w16cid:paraId="21A13828" w16cid:durableId="191092C9"/>
  <w16cid:commentId w16cid:paraId="4ACEEEB8" w16cid:durableId="217B8C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6FC6B" w14:textId="77777777" w:rsidR="00D84EA9" w:rsidRDefault="00D84EA9" w:rsidP="00182BBA">
      <w:r>
        <w:separator/>
      </w:r>
    </w:p>
  </w:endnote>
  <w:endnote w:type="continuationSeparator" w:id="0">
    <w:p w14:paraId="2417CBB4" w14:textId="77777777" w:rsidR="00D84EA9" w:rsidRDefault="00D84EA9" w:rsidP="00182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Variable Text Semiligh">
    <w:panose1 w:val="00000000000000000000"/>
    <w:charset w:val="00"/>
    <w:family w:val="auto"/>
    <w:pitch w:val="variable"/>
    <w:sig w:usb0="A00002FF" w:usb1="0000000B" w:usb2="00000000" w:usb3="00000000" w:csb0="0000019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Black">
    <w:panose1 w:val="020B0A02040204020203"/>
    <w:charset w:val="00"/>
    <w:family w:val="swiss"/>
    <w:pitch w:val="variable"/>
    <w:sig w:usb0="E00002FF" w:usb1="4000E47F" w:usb2="0000002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352861"/>
      <w:docPartObj>
        <w:docPartGallery w:val="Page Numbers (Bottom of Page)"/>
        <w:docPartUnique/>
      </w:docPartObj>
    </w:sdtPr>
    <w:sdtEndPr>
      <w:rPr>
        <w:color w:val="7F7F7F" w:themeColor="background1" w:themeShade="7F"/>
        <w:spacing w:val="60"/>
      </w:rPr>
    </w:sdtEndPr>
    <w:sdtContent>
      <w:p w14:paraId="41FDA335" w14:textId="6FD03CA3" w:rsidR="00CA445F" w:rsidRDefault="00CA445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2E03662" w14:textId="77777777" w:rsidR="00C52026" w:rsidRDefault="00C520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448543"/>
      <w:docPartObj>
        <w:docPartGallery w:val="Page Numbers (Bottom of Page)"/>
        <w:docPartUnique/>
      </w:docPartObj>
    </w:sdtPr>
    <w:sdtEndPr>
      <w:rPr>
        <w:color w:val="7F7F7F" w:themeColor="background1" w:themeShade="7F"/>
        <w:spacing w:val="60"/>
      </w:rPr>
    </w:sdtEndPr>
    <w:sdtContent>
      <w:p w14:paraId="4926E9CE" w14:textId="783DE3C4" w:rsidR="00182BBA" w:rsidRDefault="00182BB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525A34D" w14:textId="77777777" w:rsidR="00182BBA" w:rsidRDefault="00182B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EDF5B" w14:textId="77777777" w:rsidR="00D84EA9" w:rsidRDefault="00D84EA9" w:rsidP="00182BBA">
      <w:r>
        <w:separator/>
      </w:r>
    </w:p>
  </w:footnote>
  <w:footnote w:type="continuationSeparator" w:id="0">
    <w:p w14:paraId="5CB0B6E3" w14:textId="77777777" w:rsidR="00D84EA9" w:rsidRDefault="00D84EA9" w:rsidP="00182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7A79" w14:textId="4D6AA5C5" w:rsidR="00C25E45" w:rsidRPr="00C25E45" w:rsidRDefault="00C25E45">
    <w:pPr>
      <w:pStyle w:val="Header"/>
    </w:pPr>
    <w:r>
      <w:t>Project 3</w:t>
    </w:r>
    <w:r w:rsidRPr="00C25E45">
      <w:rPr>
        <w:vertAlign w:val="superscript"/>
      </w:rPr>
      <w:t/>
    </w:r>
    <w:r>
      <w:rPr>
        <w:vertAlign w:val="superscript"/>
      </w:rPr>
      <w:t xml:space="preserve"> </w:t>
    </w:r>
    <w:r>
      <w:t>SAP Plant Maintenance Implementation RFP Response</w:t>
    </w:r>
  </w:p>
  <w:p w14:paraId="3F0EF2F7" w14:textId="77777777" w:rsidR="00C52026" w:rsidRDefault="00C520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8338" w14:textId="69A2BCEF" w:rsidR="00182BBA" w:rsidRPr="00182BBA" w:rsidRDefault="00182BBA">
    <w:pPr>
      <w:pStyle w:val="Header"/>
    </w:pPr>
    <w:r>
      <w:t>Project 3</w:t>
    </w:r>
    <w:r w:rsidRPr="00182BBA">
      <w:rPr>
        <w:vertAlign w:val="superscript"/>
      </w:rPr>
      <w:t/>
    </w:r>
    <w:r>
      <w:rPr>
        <w:vertAlign w:val="superscript"/>
      </w:rPr>
      <w:t xml:space="preserve"> </w:t>
    </w:r>
    <w:r>
      <w:t>Program- SAP PM Implementation RFP Response</w:t>
    </w:r>
  </w:p>
  <w:p w14:paraId="18C1E403" w14:textId="77777777" w:rsidR="00182BBA" w:rsidRDefault="00182BB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z9bMlli6" int2:invalidationBookmarkName="" int2:hashCode="BlLkNvQtdfVnKo" int2:id="1Hozfkq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E4C1952"/>
    <w:lvl w:ilvl="0">
      <w:start w:val="1"/>
      <w:numFmt w:val="decimal"/>
      <w:pStyle w:val="ListNumber2"/>
      <w:lvlText w:val="%1."/>
      <w:lvlJc w:val="left"/>
      <w:pPr>
        <w:tabs>
          <w:tab w:val="num" w:pos="643"/>
        </w:tabs>
        <w:ind w:left="643" w:hanging="360"/>
      </w:pPr>
    </w:lvl>
  </w:abstractNum>
  <w:abstractNum w:abstractNumId="1" w15:restartNumberingAfterBreak="0">
    <w:nsid w:val="FFFFFF82"/>
    <w:multiLevelType w:val="singleLevel"/>
    <w:tmpl w:val="BADADEDA"/>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49444E22"/>
    <w:lvl w:ilvl="0">
      <w:start w:val="1"/>
      <w:numFmt w:val="bullet"/>
      <w:pStyle w:val="ListBullet2"/>
      <w:lvlText w:val="–"/>
      <w:lvlJc w:val="left"/>
      <w:pPr>
        <w:ind w:left="720" w:hanging="360"/>
      </w:pPr>
      <w:rPr>
        <w:rFonts w:ascii="Aptos" w:hAnsi="Aptos" w:hint="default"/>
      </w:rPr>
    </w:lvl>
  </w:abstractNum>
  <w:abstractNum w:abstractNumId="3" w15:restartNumberingAfterBreak="0">
    <w:nsid w:val="FFFFFF88"/>
    <w:multiLevelType w:val="singleLevel"/>
    <w:tmpl w:val="08C27F24"/>
    <w:lvl w:ilvl="0">
      <w:start w:val="1"/>
      <w:numFmt w:val="decimal"/>
      <w:lvlText w:val="%1."/>
      <w:lvlJc w:val="left"/>
      <w:pPr>
        <w:tabs>
          <w:tab w:val="num" w:pos="360"/>
        </w:tabs>
        <w:ind w:left="360" w:hanging="360"/>
      </w:pPr>
    </w:lvl>
  </w:abstractNum>
  <w:abstractNum w:abstractNumId="4" w15:restartNumberingAfterBreak="0">
    <w:nsid w:val="10B40257"/>
    <w:multiLevelType w:val="hybridMultilevel"/>
    <w:tmpl w:val="D4DA4098"/>
    <w:lvl w:ilvl="0" w:tplc="6388EC96">
      <w:start w:val="1"/>
      <w:numFmt w:val="bullet"/>
      <w:pStyle w:val="CHVBullet0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0D47AF"/>
    <w:multiLevelType w:val="hybridMultilevel"/>
    <w:tmpl w:val="8690DE5A"/>
    <w:lvl w:ilvl="0" w:tplc="BD3EA1C8">
      <w:start w:val="1"/>
      <w:numFmt w:val="bullet"/>
      <w:lvlText w:val="•"/>
      <w:lvlJc w:val="left"/>
      <w:pPr>
        <w:tabs>
          <w:tab w:val="num" w:pos="720"/>
        </w:tabs>
        <w:ind w:left="720" w:hanging="360"/>
      </w:pPr>
      <w:rPr>
        <w:rFonts w:ascii="Arial" w:hAnsi="Arial" w:hint="default"/>
      </w:rPr>
    </w:lvl>
    <w:lvl w:ilvl="1" w:tplc="1834FB5E" w:tentative="1">
      <w:start w:val="1"/>
      <w:numFmt w:val="bullet"/>
      <w:lvlText w:val="•"/>
      <w:lvlJc w:val="left"/>
      <w:pPr>
        <w:tabs>
          <w:tab w:val="num" w:pos="1440"/>
        </w:tabs>
        <w:ind w:left="1440" w:hanging="360"/>
      </w:pPr>
      <w:rPr>
        <w:rFonts w:ascii="Arial" w:hAnsi="Arial" w:hint="default"/>
      </w:rPr>
    </w:lvl>
    <w:lvl w:ilvl="2" w:tplc="FDF0A57E" w:tentative="1">
      <w:start w:val="1"/>
      <w:numFmt w:val="bullet"/>
      <w:lvlText w:val="•"/>
      <w:lvlJc w:val="left"/>
      <w:pPr>
        <w:tabs>
          <w:tab w:val="num" w:pos="2160"/>
        </w:tabs>
        <w:ind w:left="2160" w:hanging="360"/>
      </w:pPr>
      <w:rPr>
        <w:rFonts w:ascii="Arial" w:hAnsi="Arial" w:hint="default"/>
      </w:rPr>
    </w:lvl>
    <w:lvl w:ilvl="3" w:tplc="478898EE" w:tentative="1">
      <w:start w:val="1"/>
      <w:numFmt w:val="bullet"/>
      <w:lvlText w:val="•"/>
      <w:lvlJc w:val="left"/>
      <w:pPr>
        <w:tabs>
          <w:tab w:val="num" w:pos="2880"/>
        </w:tabs>
        <w:ind w:left="2880" w:hanging="360"/>
      </w:pPr>
      <w:rPr>
        <w:rFonts w:ascii="Arial" w:hAnsi="Arial" w:hint="default"/>
      </w:rPr>
    </w:lvl>
    <w:lvl w:ilvl="4" w:tplc="846EF4EA" w:tentative="1">
      <w:start w:val="1"/>
      <w:numFmt w:val="bullet"/>
      <w:lvlText w:val="•"/>
      <w:lvlJc w:val="left"/>
      <w:pPr>
        <w:tabs>
          <w:tab w:val="num" w:pos="3600"/>
        </w:tabs>
        <w:ind w:left="3600" w:hanging="360"/>
      </w:pPr>
      <w:rPr>
        <w:rFonts w:ascii="Arial" w:hAnsi="Arial" w:hint="default"/>
      </w:rPr>
    </w:lvl>
    <w:lvl w:ilvl="5" w:tplc="4CAA8AF6" w:tentative="1">
      <w:start w:val="1"/>
      <w:numFmt w:val="bullet"/>
      <w:lvlText w:val="•"/>
      <w:lvlJc w:val="left"/>
      <w:pPr>
        <w:tabs>
          <w:tab w:val="num" w:pos="4320"/>
        </w:tabs>
        <w:ind w:left="4320" w:hanging="360"/>
      </w:pPr>
      <w:rPr>
        <w:rFonts w:ascii="Arial" w:hAnsi="Arial" w:hint="default"/>
      </w:rPr>
    </w:lvl>
    <w:lvl w:ilvl="6" w:tplc="6A689F06" w:tentative="1">
      <w:start w:val="1"/>
      <w:numFmt w:val="bullet"/>
      <w:lvlText w:val="•"/>
      <w:lvlJc w:val="left"/>
      <w:pPr>
        <w:tabs>
          <w:tab w:val="num" w:pos="5040"/>
        </w:tabs>
        <w:ind w:left="5040" w:hanging="360"/>
      </w:pPr>
      <w:rPr>
        <w:rFonts w:ascii="Arial" w:hAnsi="Arial" w:hint="default"/>
      </w:rPr>
    </w:lvl>
    <w:lvl w:ilvl="7" w:tplc="579695F0" w:tentative="1">
      <w:start w:val="1"/>
      <w:numFmt w:val="bullet"/>
      <w:lvlText w:val="•"/>
      <w:lvlJc w:val="left"/>
      <w:pPr>
        <w:tabs>
          <w:tab w:val="num" w:pos="5760"/>
        </w:tabs>
        <w:ind w:left="5760" w:hanging="360"/>
      </w:pPr>
      <w:rPr>
        <w:rFonts w:ascii="Arial" w:hAnsi="Arial" w:hint="default"/>
      </w:rPr>
    </w:lvl>
    <w:lvl w:ilvl="8" w:tplc="AB624D5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EC3F4F"/>
    <w:multiLevelType w:val="singleLevel"/>
    <w:tmpl w:val="08C27F24"/>
    <w:styleLink w:val="CurrentList1"/>
    <w:lvl w:ilvl="0">
      <w:start w:val="1"/>
      <w:numFmt w:val="decimal"/>
      <w:lvlText w:val="%1."/>
      <w:lvlJc w:val="left"/>
      <w:pPr>
        <w:tabs>
          <w:tab w:val="num" w:pos="360"/>
        </w:tabs>
        <w:ind w:left="360" w:hanging="360"/>
      </w:pPr>
    </w:lvl>
  </w:abstractNum>
  <w:abstractNum w:abstractNumId="7" w15:restartNumberingAfterBreak="0">
    <w:nsid w:val="24946D04"/>
    <w:multiLevelType w:val="hybridMultilevel"/>
    <w:tmpl w:val="9F5AEBE6"/>
    <w:lvl w:ilvl="0" w:tplc="FFFFFFFF">
      <w:start w:val="1"/>
      <w:numFmt w:val="bullet"/>
      <w:lvlText w:val=""/>
      <w:lvlJc w:val="left"/>
      <w:pPr>
        <w:ind w:left="720" w:hanging="360"/>
      </w:pPr>
      <w:rPr>
        <w:rFonts w:ascii="Symbol" w:hAnsi="Symbol" w:hint="default"/>
      </w:rPr>
    </w:lvl>
    <w:lvl w:ilvl="1" w:tplc="6EECF5B2">
      <w:start w:val="1"/>
      <w:numFmt w:val="bullet"/>
      <w:pStyle w:val="CHVBullet02"/>
      <w:lvlText w:val="-"/>
      <w:lvlJc w:val="left"/>
      <w:pPr>
        <w:ind w:left="1440" w:hanging="360"/>
      </w:pPr>
      <w:rPr>
        <w:rFonts w:ascii="Aptos" w:hAnsi="Apto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53E79DB"/>
    <w:multiLevelType w:val="multilevel"/>
    <w:tmpl w:val="0B2AB8C4"/>
    <w:lvl w:ilvl="0">
      <w:start w:val="1"/>
      <w:numFmt w:val="bullet"/>
      <w:pStyle w:val="DTablebullet1"/>
      <w:lvlText w:val=""/>
      <w:lvlJc w:val="left"/>
      <w:pPr>
        <w:ind w:left="216" w:hanging="216"/>
      </w:pPr>
      <w:rPr>
        <w:rFonts w:ascii="Symbol" w:hAnsi="Symbol" w:hint="default"/>
        <w:color w:val="auto"/>
        <w:sz w:val="16"/>
      </w:rPr>
    </w:lvl>
    <w:lvl w:ilvl="1">
      <w:start w:val="1"/>
      <w:numFmt w:val="bullet"/>
      <w:pStyle w:val="DTablebullet2"/>
      <w:lvlText w:val="–"/>
      <w:lvlJc w:val="left"/>
      <w:pPr>
        <w:ind w:left="432" w:hanging="216"/>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8700E36"/>
    <w:multiLevelType w:val="hybridMultilevel"/>
    <w:tmpl w:val="12662BD6"/>
    <w:lvl w:ilvl="0" w:tplc="2A8484E4">
      <w:start w:val="1"/>
      <w:numFmt w:val="bullet"/>
      <w:pStyle w:val="Bullet2"/>
      <w:lvlText w:val="−"/>
      <w:lvlJc w:val="left"/>
      <w:pPr>
        <w:ind w:left="720" w:hanging="360"/>
      </w:pPr>
      <w:rPr>
        <w:rFonts w:ascii="Open Sans" w:hAnsi="Open Sa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64F95"/>
    <w:multiLevelType w:val="hybridMultilevel"/>
    <w:tmpl w:val="662074D2"/>
    <w:lvl w:ilvl="0" w:tplc="F9A4931A">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D215EF"/>
    <w:multiLevelType w:val="hybridMultilevel"/>
    <w:tmpl w:val="8B54A04A"/>
    <w:lvl w:ilvl="0" w:tplc="C50853C2">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E44B5C"/>
    <w:multiLevelType w:val="hybridMultilevel"/>
    <w:tmpl w:val="C5DE6832"/>
    <w:lvl w:ilvl="0" w:tplc="7A72D612">
      <w:start w:val="1"/>
      <w:numFmt w:val="decimal"/>
      <w:pStyle w:val="Heading1"/>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4D6CEB"/>
    <w:multiLevelType w:val="hybridMultilevel"/>
    <w:tmpl w:val="605C3350"/>
    <w:lvl w:ilvl="0" w:tplc="1AE08CBC">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98952D7"/>
    <w:multiLevelType w:val="hybridMultilevel"/>
    <w:tmpl w:val="0F1ADF2C"/>
    <w:lvl w:ilvl="0" w:tplc="03DECD86">
      <w:start w:val="1"/>
      <w:numFmt w:val="lowerRoman"/>
      <w:pStyle w:val="ListRoman3"/>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E7C404F"/>
    <w:multiLevelType w:val="hybridMultilevel"/>
    <w:tmpl w:val="C1F4684E"/>
    <w:lvl w:ilvl="0" w:tplc="D6726B46">
      <w:start w:val="1"/>
      <w:numFmt w:val="bullet"/>
      <w:pStyle w:val="DBulletlevel1"/>
      <w:lvlText w:val=""/>
      <w:lvlJc w:val="left"/>
      <w:pPr>
        <w:ind w:left="1080" w:hanging="360"/>
      </w:pPr>
      <w:rPr>
        <w:rFonts w:ascii="Symbol" w:hAnsi="Symbol" w:hint="default"/>
      </w:rPr>
    </w:lvl>
    <w:lvl w:ilvl="1" w:tplc="06C0615C" w:tentative="1">
      <w:start w:val="1"/>
      <w:numFmt w:val="bullet"/>
      <w:lvlText w:val="o"/>
      <w:lvlJc w:val="left"/>
      <w:pPr>
        <w:ind w:left="1800" w:hanging="360"/>
      </w:pPr>
      <w:rPr>
        <w:rFonts w:ascii="Courier New" w:hAnsi="Courier New" w:cs="Courier New" w:hint="default"/>
      </w:rPr>
    </w:lvl>
    <w:lvl w:ilvl="2" w:tplc="9146A464" w:tentative="1">
      <w:start w:val="1"/>
      <w:numFmt w:val="bullet"/>
      <w:lvlText w:val=""/>
      <w:lvlJc w:val="left"/>
      <w:pPr>
        <w:ind w:left="2520" w:hanging="360"/>
      </w:pPr>
      <w:rPr>
        <w:rFonts w:ascii="Wingdings" w:hAnsi="Wingdings" w:hint="default"/>
      </w:rPr>
    </w:lvl>
    <w:lvl w:ilvl="3" w:tplc="124EBFE2" w:tentative="1">
      <w:start w:val="1"/>
      <w:numFmt w:val="bullet"/>
      <w:lvlText w:val=""/>
      <w:lvlJc w:val="left"/>
      <w:pPr>
        <w:ind w:left="3240" w:hanging="360"/>
      </w:pPr>
      <w:rPr>
        <w:rFonts w:ascii="Symbol" w:hAnsi="Symbol" w:hint="default"/>
      </w:rPr>
    </w:lvl>
    <w:lvl w:ilvl="4" w:tplc="D3F4F45E" w:tentative="1">
      <w:start w:val="1"/>
      <w:numFmt w:val="bullet"/>
      <w:lvlText w:val="o"/>
      <w:lvlJc w:val="left"/>
      <w:pPr>
        <w:ind w:left="3960" w:hanging="360"/>
      </w:pPr>
      <w:rPr>
        <w:rFonts w:ascii="Courier New" w:hAnsi="Courier New" w:cs="Courier New" w:hint="default"/>
      </w:rPr>
    </w:lvl>
    <w:lvl w:ilvl="5" w:tplc="6888BA16" w:tentative="1">
      <w:start w:val="1"/>
      <w:numFmt w:val="bullet"/>
      <w:lvlText w:val=""/>
      <w:lvlJc w:val="left"/>
      <w:pPr>
        <w:ind w:left="4680" w:hanging="360"/>
      </w:pPr>
      <w:rPr>
        <w:rFonts w:ascii="Wingdings" w:hAnsi="Wingdings" w:hint="default"/>
      </w:rPr>
    </w:lvl>
    <w:lvl w:ilvl="6" w:tplc="5942C4C8" w:tentative="1">
      <w:start w:val="1"/>
      <w:numFmt w:val="bullet"/>
      <w:lvlText w:val=""/>
      <w:lvlJc w:val="left"/>
      <w:pPr>
        <w:ind w:left="5400" w:hanging="360"/>
      </w:pPr>
      <w:rPr>
        <w:rFonts w:ascii="Symbol" w:hAnsi="Symbol" w:hint="default"/>
      </w:rPr>
    </w:lvl>
    <w:lvl w:ilvl="7" w:tplc="C846B48E" w:tentative="1">
      <w:start w:val="1"/>
      <w:numFmt w:val="bullet"/>
      <w:lvlText w:val="o"/>
      <w:lvlJc w:val="left"/>
      <w:pPr>
        <w:ind w:left="6120" w:hanging="360"/>
      </w:pPr>
      <w:rPr>
        <w:rFonts w:ascii="Courier New" w:hAnsi="Courier New" w:cs="Courier New" w:hint="default"/>
      </w:rPr>
    </w:lvl>
    <w:lvl w:ilvl="8" w:tplc="606C8258" w:tentative="1">
      <w:start w:val="1"/>
      <w:numFmt w:val="bullet"/>
      <w:lvlText w:val=""/>
      <w:lvlJc w:val="left"/>
      <w:pPr>
        <w:ind w:left="6840" w:hanging="360"/>
      </w:pPr>
      <w:rPr>
        <w:rFonts w:ascii="Wingdings" w:hAnsi="Wingdings" w:hint="default"/>
      </w:rPr>
    </w:lvl>
  </w:abstractNum>
  <w:abstractNum w:abstractNumId="16" w15:restartNumberingAfterBreak="0">
    <w:nsid w:val="63C42ED0"/>
    <w:multiLevelType w:val="hybridMultilevel"/>
    <w:tmpl w:val="2610A4E8"/>
    <w:lvl w:ilvl="0" w:tplc="DAD24AA2">
      <w:start w:val="1"/>
      <w:numFmt w:val="bullet"/>
      <w:pStyle w:val="CHVBulletLa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4735AF"/>
    <w:multiLevelType w:val="hybridMultilevel"/>
    <w:tmpl w:val="6D502A1A"/>
    <w:lvl w:ilvl="0" w:tplc="79088E18">
      <w:start w:val="1"/>
      <w:numFmt w:val="bullet"/>
      <w:lvlText w:val="•"/>
      <w:lvlJc w:val="left"/>
      <w:pPr>
        <w:tabs>
          <w:tab w:val="num" w:pos="720"/>
        </w:tabs>
        <w:ind w:left="720" w:hanging="360"/>
      </w:pPr>
      <w:rPr>
        <w:rFonts w:ascii="Arial" w:hAnsi="Arial" w:hint="default"/>
      </w:rPr>
    </w:lvl>
    <w:lvl w:ilvl="1" w:tplc="B98EFBFC" w:tentative="1">
      <w:start w:val="1"/>
      <w:numFmt w:val="bullet"/>
      <w:lvlText w:val="•"/>
      <w:lvlJc w:val="left"/>
      <w:pPr>
        <w:tabs>
          <w:tab w:val="num" w:pos="1440"/>
        </w:tabs>
        <w:ind w:left="1440" w:hanging="360"/>
      </w:pPr>
      <w:rPr>
        <w:rFonts w:ascii="Arial" w:hAnsi="Arial" w:hint="default"/>
      </w:rPr>
    </w:lvl>
    <w:lvl w:ilvl="2" w:tplc="843A15D6" w:tentative="1">
      <w:start w:val="1"/>
      <w:numFmt w:val="bullet"/>
      <w:lvlText w:val="•"/>
      <w:lvlJc w:val="left"/>
      <w:pPr>
        <w:tabs>
          <w:tab w:val="num" w:pos="2160"/>
        </w:tabs>
        <w:ind w:left="2160" w:hanging="360"/>
      </w:pPr>
      <w:rPr>
        <w:rFonts w:ascii="Arial" w:hAnsi="Arial" w:hint="default"/>
      </w:rPr>
    </w:lvl>
    <w:lvl w:ilvl="3" w:tplc="FFFACA2C" w:tentative="1">
      <w:start w:val="1"/>
      <w:numFmt w:val="bullet"/>
      <w:lvlText w:val="•"/>
      <w:lvlJc w:val="left"/>
      <w:pPr>
        <w:tabs>
          <w:tab w:val="num" w:pos="2880"/>
        </w:tabs>
        <w:ind w:left="2880" w:hanging="360"/>
      </w:pPr>
      <w:rPr>
        <w:rFonts w:ascii="Arial" w:hAnsi="Arial" w:hint="default"/>
      </w:rPr>
    </w:lvl>
    <w:lvl w:ilvl="4" w:tplc="6EA885B0" w:tentative="1">
      <w:start w:val="1"/>
      <w:numFmt w:val="bullet"/>
      <w:lvlText w:val="•"/>
      <w:lvlJc w:val="left"/>
      <w:pPr>
        <w:tabs>
          <w:tab w:val="num" w:pos="3600"/>
        </w:tabs>
        <w:ind w:left="3600" w:hanging="360"/>
      </w:pPr>
      <w:rPr>
        <w:rFonts w:ascii="Arial" w:hAnsi="Arial" w:hint="default"/>
      </w:rPr>
    </w:lvl>
    <w:lvl w:ilvl="5" w:tplc="4FAE385A" w:tentative="1">
      <w:start w:val="1"/>
      <w:numFmt w:val="bullet"/>
      <w:lvlText w:val="•"/>
      <w:lvlJc w:val="left"/>
      <w:pPr>
        <w:tabs>
          <w:tab w:val="num" w:pos="4320"/>
        </w:tabs>
        <w:ind w:left="4320" w:hanging="360"/>
      </w:pPr>
      <w:rPr>
        <w:rFonts w:ascii="Arial" w:hAnsi="Arial" w:hint="default"/>
      </w:rPr>
    </w:lvl>
    <w:lvl w:ilvl="6" w:tplc="205A778A" w:tentative="1">
      <w:start w:val="1"/>
      <w:numFmt w:val="bullet"/>
      <w:lvlText w:val="•"/>
      <w:lvlJc w:val="left"/>
      <w:pPr>
        <w:tabs>
          <w:tab w:val="num" w:pos="5040"/>
        </w:tabs>
        <w:ind w:left="5040" w:hanging="360"/>
      </w:pPr>
      <w:rPr>
        <w:rFonts w:ascii="Arial" w:hAnsi="Arial" w:hint="default"/>
      </w:rPr>
    </w:lvl>
    <w:lvl w:ilvl="7" w:tplc="46C2EF8E" w:tentative="1">
      <w:start w:val="1"/>
      <w:numFmt w:val="bullet"/>
      <w:lvlText w:val="•"/>
      <w:lvlJc w:val="left"/>
      <w:pPr>
        <w:tabs>
          <w:tab w:val="num" w:pos="5760"/>
        </w:tabs>
        <w:ind w:left="5760" w:hanging="360"/>
      </w:pPr>
      <w:rPr>
        <w:rFonts w:ascii="Arial" w:hAnsi="Arial" w:hint="default"/>
      </w:rPr>
    </w:lvl>
    <w:lvl w:ilvl="8" w:tplc="9EFE0F8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BD866C6"/>
    <w:multiLevelType w:val="hybridMultilevel"/>
    <w:tmpl w:val="1078446C"/>
    <w:lvl w:ilvl="0" w:tplc="459E2F3E">
      <w:start w:val="1"/>
      <w:numFmt w:val="bullet"/>
      <w:lvlText w:val="•"/>
      <w:lvlJc w:val="left"/>
      <w:pPr>
        <w:tabs>
          <w:tab w:val="num" w:pos="720"/>
        </w:tabs>
        <w:ind w:left="720" w:hanging="360"/>
      </w:pPr>
      <w:rPr>
        <w:rFonts w:ascii="Arial" w:hAnsi="Arial" w:hint="default"/>
      </w:rPr>
    </w:lvl>
    <w:lvl w:ilvl="1" w:tplc="AE78AAD4" w:tentative="1">
      <w:start w:val="1"/>
      <w:numFmt w:val="bullet"/>
      <w:lvlText w:val="•"/>
      <w:lvlJc w:val="left"/>
      <w:pPr>
        <w:tabs>
          <w:tab w:val="num" w:pos="1440"/>
        </w:tabs>
        <w:ind w:left="1440" w:hanging="360"/>
      </w:pPr>
      <w:rPr>
        <w:rFonts w:ascii="Arial" w:hAnsi="Arial" w:hint="default"/>
      </w:rPr>
    </w:lvl>
    <w:lvl w:ilvl="2" w:tplc="235CC6A2" w:tentative="1">
      <w:start w:val="1"/>
      <w:numFmt w:val="bullet"/>
      <w:lvlText w:val="•"/>
      <w:lvlJc w:val="left"/>
      <w:pPr>
        <w:tabs>
          <w:tab w:val="num" w:pos="2160"/>
        </w:tabs>
        <w:ind w:left="2160" w:hanging="360"/>
      </w:pPr>
      <w:rPr>
        <w:rFonts w:ascii="Arial" w:hAnsi="Arial" w:hint="default"/>
      </w:rPr>
    </w:lvl>
    <w:lvl w:ilvl="3" w:tplc="E9809A7E" w:tentative="1">
      <w:start w:val="1"/>
      <w:numFmt w:val="bullet"/>
      <w:lvlText w:val="•"/>
      <w:lvlJc w:val="left"/>
      <w:pPr>
        <w:tabs>
          <w:tab w:val="num" w:pos="2880"/>
        </w:tabs>
        <w:ind w:left="2880" w:hanging="360"/>
      </w:pPr>
      <w:rPr>
        <w:rFonts w:ascii="Arial" w:hAnsi="Arial" w:hint="default"/>
      </w:rPr>
    </w:lvl>
    <w:lvl w:ilvl="4" w:tplc="515218BC" w:tentative="1">
      <w:start w:val="1"/>
      <w:numFmt w:val="bullet"/>
      <w:lvlText w:val="•"/>
      <w:lvlJc w:val="left"/>
      <w:pPr>
        <w:tabs>
          <w:tab w:val="num" w:pos="3600"/>
        </w:tabs>
        <w:ind w:left="3600" w:hanging="360"/>
      </w:pPr>
      <w:rPr>
        <w:rFonts w:ascii="Arial" w:hAnsi="Arial" w:hint="default"/>
      </w:rPr>
    </w:lvl>
    <w:lvl w:ilvl="5" w:tplc="390A7EE6" w:tentative="1">
      <w:start w:val="1"/>
      <w:numFmt w:val="bullet"/>
      <w:lvlText w:val="•"/>
      <w:lvlJc w:val="left"/>
      <w:pPr>
        <w:tabs>
          <w:tab w:val="num" w:pos="4320"/>
        </w:tabs>
        <w:ind w:left="4320" w:hanging="360"/>
      </w:pPr>
      <w:rPr>
        <w:rFonts w:ascii="Arial" w:hAnsi="Arial" w:hint="default"/>
      </w:rPr>
    </w:lvl>
    <w:lvl w:ilvl="6" w:tplc="9E46784A" w:tentative="1">
      <w:start w:val="1"/>
      <w:numFmt w:val="bullet"/>
      <w:lvlText w:val="•"/>
      <w:lvlJc w:val="left"/>
      <w:pPr>
        <w:tabs>
          <w:tab w:val="num" w:pos="5040"/>
        </w:tabs>
        <w:ind w:left="5040" w:hanging="360"/>
      </w:pPr>
      <w:rPr>
        <w:rFonts w:ascii="Arial" w:hAnsi="Arial" w:hint="default"/>
      </w:rPr>
    </w:lvl>
    <w:lvl w:ilvl="7" w:tplc="18E6B048" w:tentative="1">
      <w:start w:val="1"/>
      <w:numFmt w:val="bullet"/>
      <w:lvlText w:val="•"/>
      <w:lvlJc w:val="left"/>
      <w:pPr>
        <w:tabs>
          <w:tab w:val="num" w:pos="5760"/>
        </w:tabs>
        <w:ind w:left="5760" w:hanging="360"/>
      </w:pPr>
      <w:rPr>
        <w:rFonts w:ascii="Arial" w:hAnsi="Arial" w:hint="default"/>
      </w:rPr>
    </w:lvl>
    <w:lvl w:ilvl="8" w:tplc="38C4457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FA1246B"/>
    <w:multiLevelType w:val="hybridMultilevel"/>
    <w:tmpl w:val="886E520C"/>
    <w:styleLink w:val="CurrentList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9040621">
    <w:abstractNumId w:val="11"/>
  </w:num>
  <w:num w:numId="2" w16cid:durableId="648361250">
    <w:abstractNumId w:val="9"/>
  </w:num>
  <w:num w:numId="3" w16cid:durableId="2131391550">
    <w:abstractNumId w:val="15"/>
  </w:num>
  <w:num w:numId="4" w16cid:durableId="154498316">
    <w:abstractNumId w:val="8"/>
  </w:num>
  <w:num w:numId="5" w16cid:durableId="2139101460">
    <w:abstractNumId w:val="7"/>
  </w:num>
  <w:num w:numId="6" w16cid:durableId="988947790">
    <w:abstractNumId w:val="16"/>
  </w:num>
  <w:num w:numId="7" w16cid:durableId="1867138970">
    <w:abstractNumId w:val="4"/>
  </w:num>
  <w:num w:numId="8" w16cid:durableId="1626082647">
    <w:abstractNumId w:val="2"/>
  </w:num>
  <w:num w:numId="9" w16cid:durableId="1218585918">
    <w:abstractNumId w:val="14"/>
  </w:num>
  <w:num w:numId="10" w16cid:durableId="42558428">
    <w:abstractNumId w:val="10"/>
  </w:num>
  <w:num w:numId="11" w16cid:durableId="1572958641">
    <w:abstractNumId w:val="1"/>
  </w:num>
  <w:num w:numId="12" w16cid:durableId="1702783798">
    <w:abstractNumId w:val="12"/>
  </w:num>
  <w:num w:numId="13" w16cid:durableId="1063481070">
    <w:abstractNumId w:val="3"/>
    <w:lvlOverride w:ilvl="0">
      <w:startOverride w:val="1"/>
    </w:lvlOverride>
  </w:num>
  <w:num w:numId="14" w16cid:durableId="1346520047">
    <w:abstractNumId w:val="0"/>
  </w:num>
  <w:num w:numId="15" w16cid:durableId="1128090573">
    <w:abstractNumId w:val="13"/>
  </w:num>
  <w:num w:numId="16" w16cid:durableId="1262644404">
    <w:abstractNumId w:val="19"/>
  </w:num>
  <w:num w:numId="17" w16cid:durableId="994721407">
    <w:abstractNumId w:val="5"/>
  </w:num>
  <w:num w:numId="18" w16cid:durableId="2050840059">
    <w:abstractNumId w:val="6"/>
  </w:num>
  <w:num w:numId="19" w16cid:durableId="128286167">
    <w:abstractNumId w:val="18"/>
  </w:num>
  <w:num w:numId="20" w16cid:durableId="76287051">
    <w:abstractNumId w:val="1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9">
    <w15:presenceInfo w15:providerId="AD" w15:userId=""/>
  </w15:person>
  <w15:person w15:author="Author 6">
    <w15:presenceInfo w15:providerId="AD" w15:userId=""/>
  </w15:person>
  <w15:person w15:author="Author 8">
    <w15:presenceInfo w15:providerId="AD" w15:userId=""/>
  </w15:person>
  <w15:person w15:author="Author 4">
    <w15:presenceInfo w15:providerId="AD" w15:userId=""/>
  </w15:person>
  <w15:person w15:author="Author 7">
    <w15:presenceInfo w15:providerId="AD" w15:userId=""/>
  </w15:person>
  <w15:person w15:author="Author 12">
    <w15:presenceInfo w15:providerId="AD" w15:userId=""/>
  </w15:person>
  <w15:person w15:author="Author 11">
    <w15:presenceInfo w15:providerId="AD" w15:userId=""/>
  </w15:person>
  <w15:person w15:author="Author 3">
    <w15:presenceInfo w15:providerId="AD" w15:userId=""/>
  </w15:person>
  <w15:person w15:author="Author 1">
    <w15:presenceInfo w15:providerId="AD" w15:userId=""/>
  </w15:person>
  <w15:person w15:author="Author 5">
    <w15:presenceInfo w15:providerId="AD" w15:userId=""/>
  </w15:person>
  <w15:person w15:author="Author 2">
    <w15:presenceInfo w15:providerId="AD" w15:userId=""/>
  </w15:person>
  <w15:person w15:author="Author 10">
    <w15:presenceInfo w15:providerId="A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5A"/>
    <w:rsid w:val="0000003B"/>
    <w:rsid w:val="0000026B"/>
    <w:rsid w:val="0000044C"/>
    <w:rsid w:val="00000BBC"/>
    <w:rsid w:val="00000C2A"/>
    <w:rsid w:val="00000DDC"/>
    <w:rsid w:val="00000DF3"/>
    <w:rsid w:val="00000ECE"/>
    <w:rsid w:val="000012D9"/>
    <w:rsid w:val="000014F4"/>
    <w:rsid w:val="000015D4"/>
    <w:rsid w:val="00001822"/>
    <w:rsid w:val="000023D2"/>
    <w:rsid w:val="00002AC7"/>
    <w:rsid w:val="000030B3"/>
    <w:rsid w:val="0000381A"/>
    <w:rsid w:val="00004078"/>
    <w:rsid w:val="000040CD"/>
    <w:rsid w:val="00004458"/>
    <w:rsid w:val="0000487F"/>
    <w:rsid w:val="000049C1"/>
    <w:rsid w:val="00004D2C"/>
    <w:rsid w:val="0000577A"/>
    <w:rsid w:val="00005C1F"/>
    <w:rsid w:val="00005FF6"/>
    <w:rsid w:val="000061AC"/>
    <w:rsid w:val="0000626A"/>
    <w:rsid w:val="000064FA"/>
    <w:rsid w:val="0000676D"/>
    <w:rsid w:val="00006DDC"/>
    <w:rsid w:val="00006F10"/>
    <w:rsid w:val="0000736B"/>
    <w:rsid w:val="000075C8"/>
    <w:rsid w:val="0000771F"/>
    <w:rsid w:val="00007735"/>
    <w:rsid w:val="00007CF2"/>
    <w:rsid w:val="00007D4D"/>
    <w:rsid w:val="000103D0"/>
    <w:rsid w:val="0001097B"/>
    <w:rsid w:val="000112E6"/>
    <w:rsid w:val="00012309"/>
    <w:rsid w:val="00012344"/>
    <w:rsid w:val="00012784"/>
    <w:rsid w:val="00012C1A"/>
    <w:rsid w:val="00012F9A"/>
    <w:rsid w:val="00013669"/>
    <w:rsid w:val="00014204"/>
    <w:rsid w:val="000142FA"/>
    <w:rsid w:val="000145DA"/>
    <w:rsid w:val="0001463C"/>
    <w:rsid w:val="00014807"/>
    <w:rsid w:val="000148D5"/>
    <w:rsid w:val="00014A50"/>
    <w:rsid w:val="00014B80"/>
    <w:rsid w:val="00014BF4"/>
    <w:rsid w:val="00014CD3"/>
    <w:rsid w:val="00014DFD"/>
    <w:rsid w:val="000158D5"/>
    <w:rsid w:val="000158E5"/>
    <w:rsid w:val="00015B08"/>
    <w:rsid w:val="00016190"/>
    <w:rsid w:val="000162CE"/>
    <w:rsid w:val="000166B6"/>
    <w:rsid w:val="000167DC"/>
    <w:rsid w:val="000173E9"/>
    <w:rsid w:val="0001772B"/>
    <w:rsid w:val="00017790"/>
    <w:rsid w:val="0001791A"/>
    <w:rsid w:val="00017961"/>
    <w:rsid w:val="00017B0D"/>
    <w:rsid w:val="00017DD0"/>
    <w:rsid w:val="00017FF9"/>
    <w:rsid w:val="00020490"/>
    <w:rsid w:val="0002052D"/>
    <w:rsid w:val="000207B0"/>
    <w:rsid w:val="00020805"/>
    <w:rsid w:val="00020A8F"/>
    <w:rsid w:val="00020B14"/>
    <w:rsid w:val="000213D2"/>
    <w:rsid w:val="00021780"/>
    <w:rsid w:val="00021A2D"/>
    <w:rsid w:val="00021A6C"/>
    <w:rsid w:val="00021AD0"/>
    <w:rsid w:val="00022058"/>
    <w:rsid w:val="00022142"/>
    <w:rsid w:val="00022253"/>
    <w:rsid w:val="00022656"/>
    <w:rsid w:val="00022972"/>
    <w:rsid w:val="00022F42"/>
    <w:rsid w:val="000238EA"/>
    <w:rsid w:val="00023CA1"/>
    <w:rsid w:val="00024493"/>
    <w:rsid w:val="00024548"/>
    <w:rsid w:val="000246AA"/>
    <w:rsid w:val="00024A00"/>
    <w:rsid w:val="00024C75"/>
    <w:rsid w:val="00024D22"/>
    <w:rsid w:val="00024DE9"/>
    <w:rsid w:val="00024F9F"/>
    <w:rsid w:val="00025228"/>
    <w:rsid w:val="00025556"/>
    <w:rsid w:val="00025934"/>
    <w:rsid w:val="00025C5B"/>
    <w:rsid w:val="00025E14"/>
    <w:rsid w:val="00025E91"/>
    <w:rsid w:val="00025FDA"/>
    <w:rsid w:val="0002664B"/>
    <w:rsid w:val="0002685F"/>
    <w:rsid w:val="00026BBB"/>
    <w:rsid w:val="00026CA4"/>
    <w:rsid w:val="00026DBD"/>
    <w:rsid w:val="00027024"/>
    <w:rsid w:val="000273B2"/>
    <w:rsid w:val="00027936"/>
    <w:rsid w:val="00027A00"/>
    <w:rsid w:val="00027A78"/>
    <w:rsid w:val="00027C96"/>
    <w:rsid w:val="00030764"/>
    <w:rsid w:val="00030C07"/>
    <w:rsid w:val="00030E7F"/>
    <w:rsid w:val="00030EF0"/>
    <w:rsid w:val="0003102E"/>
    <w:rsid w:val="0003104C"/>
    <w:rsid w:val="000311AF"/>
    <w:rsid w:val="000311EF"/>
    <w:rsid w:val="00031EB0"/>
    <w:rsid w:val="000321F5"/>
    <w:rsid w:val="0003259F"/>
    <w:rsid w:val="0003260C"/>
    <w:rsid w:val="000326D2"/>
    <w:rsid w:val="00032768"/>
    <w:rsid w:val="00032C0F"/>
    <w:rsid w:val="00032C89"/>
    <w:rsid w:val="00033492"/>
    <w:rsid w:val="00033554"/>
    <w:rsid w:val="0003362F"/>
    <w:rsid w:val="0003365F"/>
    <w:rsid w:val="000336D9"/>
    <w:rsid w:val="0003372A"/>
    <w:rsid w:val="00033866"/>
    <w:rsid w:val="00033A78"/>
    <w:rsid w:val="00033AD0"/>
    <w:rsid w:val="00033CE4"/>
    <w:rsid w:val="00034004"/>
    <w:rsid w:val="000340B7"/>
    <w:rsid w:val="0003440A"/>
    <w:rsid w:val="00034F34"/>
    <w:rsid w:val="00035B4C"/>
    <w:rsid w:val="00035C2D"/>
    <w:rsid w:val="000365C3"/>
    <w:rsid w:val="0003662F"/>
    <w:rsid w:val="00036C41"/>
    <w:rsid w:val="00036CAB"/>
    <w:rsid w:val="00036DD8"/>
    <w:rsid w:val="00036E24"/>
    <w:rsid w:val="000371B7"/>
    <w:rsid w:val="00037AF1"/>
    <w:rsid w:val="00037D44"/>
    <w:rsid w:val="00040151"/>
    <w:rsid w:val="00040187"/>
    <w:rsid w:val="000403A3"/>
    <w:rsid w:val="00040460"/>
    <w:rsid w:val="00040789"/>
    <w:rsid w:val="0004079C"/>
    <w:rsid w:val="00040BCE"/>
    <w:rsid w:val="00040F3D"/>
    <w:rsid w:val="000412BE"/>
    <w:rsid w:val="000416E2"/>
    <w:rsid w:val="00041A48"/>
    <w:rsid w:val="00041ABF"/>
    <w:rsid w:val="00041E38"/>
    <w:rsid w:val="000421D2"/>
    <w:rsid w:val="00042689"/>
    <w:rsid w:val="00042845"/>
    <w:rsid w:val="00043191"/>
    <w:rsid w:val="0004344C"/>
    <w:rsid w:val="00043AA7"/>
    <w:rsid w:val="00043B30"/>
    <w:rsid w:val="00043F17"/>
    <w:rsid w:val="00044309"/>
    <w:rsid w:val="000444B1"/>
    <w:rsid w:val="00044B51"/>
    <w:rsid w:val="00044C47"/>
    <w:rsid w:val="00044EFC"/>
    <w:rsid w:val="0004501F"/>
    <w:rsid w:val="00045A84"/>
    <w:rsid w:val="00045C4D"/>
    <w:rsid w:val="00045DDF"/>
    <w:rsid w:val="00045E0A"/>
    <w:rsid w:val="0004600B"/>
    <w:rsid w:val="0004629C"/>
    <w:rsid w:val="00046BFE"/>
    <w:rsid w:val="00046C55"/>
    <w:rsid w:val="00046D04"/>
    <w:rsid w:val="00047383"/>
    <w:rsid w:val="0004761D"/>
    <w:rsid w:val="000478F9"/>
    <w:rsid w:val="00047A18"/>
    <w:rsid w:val="00047BED"/>
    <w:rsid w:val="00047C3F"/>
    <w:rsid w:val="00047EDA"/>
    <w:rsid w:val="0005069E"/>
    <w:rsid w:val="000509E2"/>
    <w:rsid w:val="00050E5A"/>
    <w:rsid w:val="00050FD9"/>
    <w:rsid w:val="00051062"/>
    <w:rsid w:val="00051808"/>
    <w:rsid w:val="00051960"/>
    <w:rsid w:val="00051D0B"/>
    <w:rsid w:val="00051DE7"/>
    <w:rsid w:val="00052522"/>
    <w:rsid w:val="0005252A"/>
    <w:rsid w:val="00052912"/>
    <w:rsid w:val="00052A35"/>
    <w:rsid w:val="00053378"/>
    <w:rsid w:val="000533C2"/>
    <w:rsid w:val="00053557"/>
    <w:rsid w:val="00053935"/>
    <w:rsid w:val="00054609"/>
    <w:rsid w:val="000547F4"/>
    <w:rsid w:val="000548D6"/>
    <w:rsid w:val="0005566F"/>
    <w:rsid w:val="00055B98"/>
    <w:rsid w:val="00055FD8"/>
    <w:rsid w:val="000567C7"/>
    <w:rsid w:val="0005699E"/>
    <w:rsid w:val="00056B7D"/>
    <w:rsid w:val="00056D4C"/>
    <w:rsid w:val="00056EEF"/>
    <w:rsid w:val="00057549"/>
    <w:rsid w:val="0005774E"/>
    <w:rsid w:val="000577AF"/>
    <w:rsid w:val="0005789C"/>
    <w:rsid w:val="000579A7"/>
    <w:rsid w:val="00057A5B"/>
    <w:rsid w:val="00057A60"/>
    <w:rsid w:val="000607B0"/>
    <w:rsid w:val="0006087F"/>
    <w:rsid w:val="0006200D"/>
    <w:rsid w:val="000626BE"/>
    <w:rsid w:val="000628F2"/>
    <w:rsid w:val="000629B1"/>
    <w:rsid w:val="00062A65"/>
    <w:rsid w:val="000631EB"/>
    <w:rsid w:val="00063390"/>
    <w:rsid w:val="00063550"/>
    <w:rsid w:val="00063972"/>
    <w:rsid w:val="00063F1D"/>
    <w:rsid w:val="00064723"/>
    <w:rsid w:val="0006482D"/>
    <w:rsid w:val="0006492D"/>
    <w:rsid w:val="00064997"/>
    <w:rsid w:val="000654CB"/>
    <w:rsid w:val="0006579D"/>
    <w:rsid w:val="00065802"/>
    <w:rsid w:val="000658BD"/>
    <w:rsid w:val="00065AD7"/>
    <w:rsid w:val="00065C9D"/>
    <w:rsid w:val="00066017"/>
    <w:rsid w:val="000663C3"/>
    <w:rsid w:val="0006644E"/>
    <w:rsid w:val="00066760"/>
    <w:rsid w:val="0006684E"/>
    <w:rsid w:val="00066C9D"/>
    <w:rsid w:val="00066CD6"/>
    <w:rsid w:val="000670EE"/>
    <w:rsid w:val="000671E1"/>
    <w:rsid w:val="000675EF"/>
    <w:rsid w:val="0006770A"/>
    <w:rsid w:val="00067766"/>
    <w:rsid w:val="00067E24"/>
    <w:rsid w:val="00067F67"/>
    <w:rsid w:val="000702B0"/>
    <w:rsid w:val="00070345"/>
    <w:rsid w:val="00070698"/>
    <w:rsid w:val="00070916"/>
    <w:rsid w:val="000709F8"/>
    <w:rsid w:val="00070A31"/>
    <w:rsid w:val="00070DCA"/>
    <w:rsid w:val="00070FB5"/>
    <w:rsid w:val="00071175"/>
    <w:rsid w:val="00071850"/>
    <w:rsid w:val="00071A0A"/>
    <w:rsid w:val="00071F13"/>
    <w:rsid w:val="0007250A"/>
    <w:rsid w:val="00072594"/>
    <w:rsid w:val="000727FB"/>
    <w:rsid w:val="00072931"/>
    <w:rsid w:val="00072969"/>
    <w:rsid w:val="00072BDA"/>
    <w:rsid w:val="00072D0A"/>
    <w:rsid w:val="00072D62"/>
    <w:rsid w:val="00072E46"/>
    <w:rsid w:val="0007357D"/>
    <w:rsid w:val="00073785"/>
    <w:rsid w:val="000739F8"/>
    <w:rsid w:val="00073D97"/>
    <w:rsid w:val="00073E96"/>
    <w:rsid w:val="00074A2D"/>
    <w:rsid w:val="00074CA3"/>
    <w:rsid w:val="000760BB"/>
    <w:rsid w:val="0007642E"/>
    <w:rsid w:val="00076A08"/>
    <w:rsid w:val="00076D1D"/>
    <w:rsid w:val="000770C8"/>
    <w:rsid w:val="00077128"/>
    <w:rsid w:val="000773FE"/>
    <w:rsid w:val="000800B5"/>
    <w:rsid w:val="00080182"/>
    <w:rsid w:val="000803EB"/>
    <w:rsid w:val="000804D5"/>
    <w:rsid w:val="000809D7"/>
    <w:rsid w:val="00080FAB"/>
    <w:rsid w:val="00081199"/>
    <w:rsid w:val="000813DE"/>
    <w:rsid w:val="00081405"/>
    <w:rsid w:val="000817AD"/>
    <w:rsid w:val="00081BF7"/>
    <w:rsid w:val="00081DD2"/>
    <w:rsid w:val="0008221C"/>
    <w:rsid w:val="00082391"/>
    <w:rsid w:val="00082839"/>
    <w:rsid w:val="00082C12"/>
    <w:rsid w:val="00082DA0"/>
    <w:rsid w:val="0008319E"/>
    <w:rsid w:val="000831D5"/>
    <w:rsid w:val="0008353B"/>
    <w:rsid w:val="000838D8"/>
    <w:rsid w:val="00083D27"/>
    <w:rsid w:val="00083E2C"/>
    <w:rsid w:val="00084279"/>
    <w:rsid w:val="00084583"/>
    <w:rsid w:val="00084597"/>
    <w:rsid w:val="0008490B"/>
    <w:rsid w:val="00084E1D"/>
    <w:rsid w:val="00084EEE"/>
    <w:rsid w:val="00085773"/>
    <w:rsid w:val="00085E62"/>
    <w:rsid w:val="000869FE"/>
    <w:rsid w:val="00087618"/>
    <w:rsid w:val="000877C1"/>
    <w:rsid w:val="00087928"/>
    <w:rsid w:val="00087F09"/>
    <w:rsid w:val="000901C0"/>
    <w:rsid w:val="0009038B"/>
    <w:rsid w:val="00090AF6"/>
    <w:rsid w:val="00090B71"/>
    <w:rsid w:val="00090DCB"/>
    <w:rsid w:val="000910A3"/>
    <w:rsid w:val="00091B0C"/>
    <w:rsid w:val="00091EA1"/>
    <w:rsid w:val="00091F8C"/>
    <w:rsid w:val="00092009"/>
    <w:rsid w:val="000926D7"/>
    <w:rsid w:val="00092DCD"/>
    <w:rsid w:val="00093452"/>
    <w:rsid w:val="000938D4"/>
    <w:rsid w:val="000947A4"/>
    <w:rsid w:val="00094ABD"/>
    <w:rsid w:val="00094AC1"/>
    <w:rsid w:val="00094CDE"/>
    <w:rsid w:val="00094E07"/>
    <w:rsid w:val="00094EB1"/>
    <w:rsid w:val="000952AC"/>
    <w:rsid w:val="000957A8"/>
    <w:rsid w:val="0009590B"/>
    <w:rsid w:val="00095DBD"/>
    <w:rsid w:val="00096886"/>
    <w:rsid w:val="00097CDB"/>
    <w:rsid w:val="000A00AB"/>
    <w:rsid w:val="000A01FD"/>
    <w:rsid w:val="000A0392"/>
    <w:rsid w:val="000A0E58"/>
    <w:rsid w:val="000A0EC9"/>
    <w:rsid w:val="000A0FF9"/>
    <w:rsid w:val="000A0FFF"/>
    <w:rsid w:val="000A1096"/>
    <w:rsid w:val="000A1142"/>
    <w:rsid w:val="000A1410"/>
    <w:rsid w:val="000A17E4"/>
    <w:rsid w:val="000A196D"/>
    <w:rsid w:val="000A1AA8"/>
    <w:rsid w:val="000A1AB4"/>
    <w:rsid w:val="000A1B13"/>
    <w:rsid w:val="000A1C2F"/>
    <w:rsid w:val="000A1C71"/>
    <w:rsid w:val="000A1F02"/>
    <w:rsid w:val="000A2022"/>
    <w:rsid w:val="000A2031"/>
    <w:rsid w:val="000A21E2"/>
    <w:rsid w:val="000A2B1C"/>
    <w:rsid w:val="000A2D81"/>
    <w:rsid w:val="000A2D9F"/>
    <w:rsid w:val="000A314D"/>
    <w:rsid w:val="000A3396"/>
    <w:rsid w:val="000A363F"/>
    <w:rsid w:val="000A381D"/>
    <w:rsid w:val="000A3899"/>
    <w:rsid w:val="000A3A30"/>
    <w:rsid w:val="000A3FB7"/>
    <w:rsid w:val="000A4249"/>
    <w:rsid w:val="000A4371"/>
    <w:rsid w:val="000A458D"/>
    <w:rsid w:val="000A4788"/>
    <w:rsid w:val="000A5253"/>
    <w:rsid w:val="000A5DBA"/>
    <w:rsid w:val="000A5EF2"/>
    <w:rsid w:val="000A63D9"/>
    <w:rsid w:val="000A6A85"/>
    <w:rsid w:val="000A6D3A"/>
    <w:rsid w:val="000A6D81"/>
    <w:rsid w:val="000A70AF"/>
    <w:rsid w:val="000A7460"/>
    <w:rsid w:val="000A7710"/>
    <w:rsid w:val="000A795B"/>
    <w:rsid w:val="000B00F8"/>
    <w:rsid w:val="000B03F1"/>
    <w:rsid w:val="000B0B35"/>
    <w:rsid w:val="000B0C23"/>
    <w:rsid w:val="000B1011"/>
    <w:rsid w:val="000B1B12"/>
    <w:rsid w:val="000B1C03"/>
    <w:rsid w:val="000B20C5"/>
    <w:rsid w:val="000B2DD5"/>
    <w:rsid w:val="000B324F"/>
    <w:rsid w:val="000B32BF"/>
    <w:rsid w:val="000B3868"/>
    <w:rsid w:val="000B3903"/>
    <w:rsid w:val="000B39BE"/>
    <w:rsid w:val="000B4156"/>
    <w:rsid w:val="000B4373"/>
    <w:rsid w:val="000B4865"/>
    <w:rsid w:val="000B49CD"/>
    <w:rsid w:val="000B51A1"/>
    <w:rsid w:val="000B5269"/>
    <w:rsid w:val="000B5507"/>
    <w:rsid w:val="000B5681"/>
    <w:rsid w:val="000B56FF"/>
    <w:rsid w:val="000B5971"/>
    <w:rsid w:val="000B60F2"/>
    <w:rsid w:val="000B62E4"/>
    <w:rsid w:val="000B66DA"/>
    <w:rsid w:val="000B66EE"/>
    <w:rsid w:val="000B6B62"/>
    <w:rsid w:val="000B6DA1"/>
    <w:rsid w:val="000B6FC9"/>
    <w:rsid w:val="000B7835"/>
    <w:rsid w:val="000C0312"/>
    <w:rsid w:val="000C07FC"/>
    <w:rsid w:val="000C0CC9"/>
    <w:rsid w:val="000C16A7"/>
    <w:rsid w:val="000C24B9"/>
    <w:rsid w:val="000C2A41"/>
    <w:rsid w:val="000C2F07"/>
    <w:rsid w:val="000C30D0"/>
    <w:rsid w:val="000C3214"/>
    <w:rsid w:val="000C3359"/>
    <w:rsid w:val="000C45EB"/>
    <w:rsid w:val="000C4848"/>
    <w:rsid w:val="000C4B44"/>
    <w:rsid w:val="000C4D3D"/>
    <w:rsid w:val="000C4DF2"/>
    <w:rsid w:val="000C5014"/>
    <w:rsid w:val="000C5917"/>
    <w:rsid w:val="000C5B09"/>
    <w:rsid w:val="000C6297"/>
    <w:rsid w:val="000C6CC8"/>
    <w:rsid w:val="000C6D3E"/>
    <w:rsid w:val="000C7339"/>
    <w:rsid w:val="000C750B"/>
    <w:rsid w:val="000C7536"/>
    <w:rsid w:val="000C771B"/>
    <w:rsid w:val="000C7913"/>
    <w:rsid w:val="000D01BB"/>
    <w:rsid w:val="000D0871"/>
    <w:rsid w:val="000D09A7"/>
    <w:rsid w:val="000D1227"/>
    <w:rsid w:val="000D152D"/>
    <w:rsid w:val="000D1560"/>
    <w:rsid w:val="000D1928"/>
    <w:rsid w:val="000D1B1D"/>
    <w:rsid w:val="000D1CB8"/>
    <w:rsid w:val="000D2510"/>
    <w:rsid w:val="000D2693"/>
    <w:rsid w:val="000D287A"/>
    <w:rsid w:val="000D29EC"/>
    <w:rsid w:val="000D31C2"/>
    <w:rsid w:val="000D3254"/>
    <w:rsid w:val="000D37AC"/>
    <w:rsid w:val="000D3A0E"/>
    <w:rsid w:val="000D3C71"/>
    <w:rsid w:val="000D4776"/>
    <w:rsid w:val="000D4B8E"/>
    <w:rsid w:val="000D4BED"/>
    <w:rsid w:val="000D5151"/>
    <w:rsid w:val="000D5280"/>
    <w:rsid w:val="000D58B1"/>
    <w:rsid w:val="000D58BB"/>
    <w:rsid w:val="000D58C2"/>
    <w:rsid w:val="000D59B7"/>
    <w:rsid w:val="000D5A73"/>
    <w:rsid w:val="000D5B94"/>
    <w:rsid w:val="000D5FE1"/>
    <w:rsid w:val="000D621C"/>
    <w:rsid w:val="000D6674"/>
    <w:rsid w:val="000D671D"/>
    <w:rsid w:val="000D6954"/>
    <w:rsid w:val="000D6FC4"/>
    <w:rsid w:val="000D72A2"/>
    <w:rsid w:val="000D750E"/>
    <w:rsid w:val="000D7526"/>
    <w:rsid w:val="000D766F"/>
    <w:rsid w:val="000D76C5"/>
    <w:rsid w:val="000D799E"/>
    <w:rsid w:val="000E06FE"/>
    <w:rsid w:val="000E082A"/>
    <w:rsid w:val="000E0A12"/>
    <w:rsid w:val="000E0CD0"/>
    <w:rsid w:val="000E1244"/>
    <w:rsid w:val="000E1F1F"/>
    <w:rsid w:val="000E22F0"/>
    <w:rsid w:val="000E23E0"/>
    <w:rsid w:val="000E31E5"/>
    <w:rsid w:val="000E35ED"/>
    <w:rsid w:val="000E36AF"/>
    <w:rsid w:val="000E3F5A"/>
    <w:rsid w:val="000E406C"/>
    <w:rsid w:val="000E4D34"/>
    <w:rsid w:val="000E4EC8"/>
    <w:rsid w:val="000E5461"/>
    <w:rsid w:val="000E5613"/>
    <w:rsid w:val="000E659B"/>
    <w:rsid w:val="000E6C1E"/>
    <w:rsid w:val="000E71E4"/>
    <w:rsid w:val="000E72AA"/>
    <w:rsid w:val="000E76D9"/>
    <w:rsid w:val="000E783C"/>
    <w:rsid w:val="000E7CD3"/>
    <w:rsid w:val="000E7FD9"/>
    <w:rsid w:val="000F0509"/>
    <w:rsid w:val="000F08F9"/>
    <w:rsid w:val="000F0AB1"/>
    <w:rsid w:val="000F15DB"/>
    <w:rsid w:val="000F18F9"/>
    <w:rsid w:val="000F1CF5"/>
    <w:rsid w:val="000F2591"/>
    <w:rsid w:val="000F2D5B"/>
    <w:rsid w:val="000F2EEB"/>
    <w:rsid w:val="000F32D7"/>
    <w:rsid w:val="000F3736"/>
    <w:rsid w:val="000F3AF5"/>
    <w:rsid w:val="000F3D09"/>
    <w:rsid w:val="000F3D57"/>
    <w:rsid w:val="000F4120"/>
    <w:rsid w:val="000F4386"/>
    <w:rsid w:val="000F45C4"/>
    <w:rsid w:val="000F47C1"/>
    <w:rsid w:val="000F4FC0"/>
    <w:rsid w:val="000F562B"/>
    <w:rsid w:val="000F5766"/>
    <w:rsid w:val="000F5F18"/>
    <w:rsid w:val="000F61E1"/>
    <w:rsid w:val="000F626F"/>
    <w:rsid w:val="000F6580"/>
    <w:rsid w:val="000F6694"/>
    <w:rsid w:val="000F6745"/>
    <w:rsid w:val="000F6A68"/>
    <w:rsid w:val="000F6C95"/>
    <w:rsid w:val="000F768F"/>
    <w:rsid w:val="000F77FA"/>
    <w:rsid w:val="000F78DB"/>
    <w:rsid w:val="000F7A3F"/>
    <w:rsid w:val="00100201"/>
    <w:rsid w:val="00100C1B"/>
    <w:rsid w:val="00101065"/>
    <w:rsid w:val="001011E1"/>
    <w:rsid w:val="00101DD9"/>
    <w:rsid w:val="00101F6D"/>
    <w:rsid w:val="00102AB7"/>
    <w:rsid w:val="00102E15"/>
    <w:rsid w:val="00102F56"/>
    <w:rsid w:val="00103AA3"/>
    <w:rsid w:val="00103E7A"/>
    <w:rsid w:val="0010455E"/>
    <w:rsid w:val="0010470A"/>
    <w:rsid w:val="00104D81"/>
    <w:rsid w:val="00104D92"/>
    <w:rsid w:val="001054A1"/>
    <w:rsid w:val="00105A2A"/>
    <w:rsid w:val="00105CD1"/>
    <w:rsid w:val="00105D65"/>
    <w:rsid w:val="00105D66"/>
    <w:rsid w:val="00105F7B"/>
    <w:rsid w:val="001066E9"/>
    <w:rsid w:val="00106792"/>
    <w:rsid w:val="00106889"/>
    <w:rsid w:val="00106EC5"/>
    <w:rsid w:val="00106FD8"/>
    <w:rsid w:val="00107045"/>
    <w:rsid w:val="00107A28"/>
    <w:rsid w:val="00107A55"/>
    <w:rsid w:val="00107AB9"/>
    <w:rsid w:val="00107E06"/>
    <w:rsid w:val="00110038"/>
    <w:rsid w:val="0011010B"/>
    <w:rsid w:val="001101EE"/>
    <w:rsid w:val="00110408"/>
    <w:rsid w:val="00110490"/>
    <w:rsid w:val="00110DE3"/>
    <w:rsid w:val="00110EDB"/>
    <w:rsid w:val="00110FC9"/>
    <w:rsid w:val="00111403"/>
    <w:rsid w:val="001117DB"/>
    <w:rsid w:val="00111BB6"/>
    <w:rsid w:val="00111BD5"/>
    <w:rsid w:val="00111FC0"/>
    <w:rsid w:val="00112088"/>
    <w:rsid w:val="00112097"/>
    <w:rsid w:val="001124D2"/>
    <w:rsid w:val="00112E02"/>
    <w:rsid w:val="0011335B"/>
    <w:rsid w:val="001137BC"/>
    <w:rsid w:val="00113F22"/>
    <w:rsid w:val="00113F79"/>
    <w:rsid w:val="00114209"/>
    <w:rsid w:val="001144DD"/>
    <w:rsid w:val="00114824"/>
    <w:rsid w:val="001152B7"/>
    <w:rsid w:val="001153B1"/>
    <w:rsid w:val="0011565D"/>
    <w:rsid w:val="001159B9"/>
    <w:rsid w:val="00115A44"/>
    <w:rsid w:val="00115AB2"/>
    <w:rsid w:val="00115D8F"/>
    <w:rsid w:val="00115E11"/>
    <w:rsid w:val="00115E61"/>
    <w:rsid w:val="0011609E"/>
    <w:rsid w:val="001160F5"/>
    <w:rsid w:val="001164B9"/>
    <w:rsid w:val="00116598"/>
    <w:rsid w:val="001167B8"/>
    <w:rsid w:val="00116ED9"/>
    <w:rsid w:val="0011753A"/>
    <w:rsid w:val="001177C5"/>
    <w:rsid w:val="00117B11"/>
    <w:rsid w:val="00120050"/>
    <w:rsid w:val="0012058F"/>
    <w:rsid w:val="00120BC9"/>
    <w:rsid w:val="00120CD1"/>
    <w:rsid w:val="00120F98"/>
    <w:rsid w:val="00121194"/>
    <w:rsid w:val="00121733"/>
    <w:rsid w:val="00121C94"/>
    <w:rsid w:val="00122044"/>
    <w:rsid w:val="0012244F"/>
    <w:rsid w:val="00122763"/>
    <w:rsid w:val="001232C0"/>
    <w:rsid w:val="0012406D"/>
    <w:rsid w:val="0012439C"/>
    <w:rsid w:val="00124C62"/>
    <w:rsid w:val="00124DA8"/>
    <w:rsid w:val="00125126"/>
    <w:rsid w:val="001251FF"/>
    <w:rsid w:val="001253B5"/>
    <w:rsid w:val="00125863"/>
    <w:rsid w:val="00125C8D"/>
    <w:rsid w:val="00125C90"/>
    <w:rsid w:val="00125FDB"/>
    <w:rsid w:val="00126165"/>
    <w:rsid w:val="00126405"/>
    <w:rsid w:val="001272D9"/>
    <w:rsid w:val="00127B7A"/>
    <w:rsid w:val="00127EB2"/>
    <w:rsid w:val="001303C0"/>
    <w:rsid w:val="00130D30"/>
    <w:rsid w:val="00130E5C"/>
    <w:rsid w:val="001310F0"/>
    <w:rsid w:val="00131128"/>
    <w:rsid w:val="0013121D"/>
    <w:rsid w:val="00131927"/>
    <w:rsid w:val="00131A82"/>
    <w:rsid w:val="00131C97"/>
    <w:rsid w:val="00131E59"/>
    <w:rsid w:val="0013205B"/>
    <w:rsid w:val="001328F0"/>
    <w:rsid w:val="00132985"/>
    <w:rsid w:val="00132A1F"/>
    <w:rsid w:val="00132D53"/>
    <w:rsid w:val="001337CA"/>
    <w:rsid w:val="0013397E"/>
    <w:rsid w:val="00133FCC"/>
    <w:rsid w:val="00133FCF"/>
    <w:rsid w:val="00133FEE"/>
    <w:rsid w:val="00133FF5"/>
    <w:rsid w:val="00134104"/>
    <w:rsid w:val="00134664"/>
    <w:rsid w:val="00134D1C"/>
    <w:rsid w:val="00135C44"/>
    <w:rsid w:val="00135F50"/>
    <w:rsid w:val="001360DA"/>
    <w:rsid w:val="001362E1"/>
    <w:rsid w:val="001365B9"/>
    <w:rsid w:val="00137496"/>
    <w:rsid w:val="001410EE"/>
    <w:rsid w:val="001416C5"/>
    <w:rsid w:val="001419D7"/>
    <w:rsid w:val="0014204F"/>
    <w:rsid w:val="00142462"/>
    <w:rsid w:val="00142668"/>
    <w:rsid w:val="001428A0"/>
    <w:rsid w:val="001428CE"/>
    <w:rsid w:val="001428D7"/>
    <w:rsid w:val="001429B5"/>
    <w:rsid w:val="00142CB9"/>
    <w:rsid w:val="00142EA4"/>
    <w:rsid w:val="001432E4"/>
    <w:rsid w:val="00143675"/>
    <w:rsid w:val="0014401D"/>
    <w:rsid w:val="00144028"/>
    <w:rsid w:val="00144538"/>
    <w:rsid w:val="001445BF"/>
    <w:rsid w:val="001445C7"/>
    <w:rsid w:val="001448B1"/>
    <w:rsid w:val="001449B0"/>
    <w:rsid w:val="00144F1C"/>
    <w:rsid w:val="00145052"/>
    <w:rsid w:val="0014506E"/>
    <w:rsid w:val="001450B1"/>
    <w:rsid w:val="00145562"/>
    <w:rsid w:val="001458E6"/>
    <w:rsid w:val="00145AE9"/>
    <w:rsid w:val="00145CF4"/>
    <w:rsid w:val="00145DBB"/>
    <w:rsid w:val="00145F9A"/>
    <w:rsid w:val="00145FB8"/>
    <w:rsid w:val="0014632C"/>
    <w:rsid w:val="001463AD"/>
    <w:rsid w:val="001469E2"/>
    <w:rsid w:val="00146A33"/>
    <w:rsid w:val="00146C89"/>
    <w:rsid w:val="00146F90"/>
    <w:rsid w:val="001470A7"/>
    <w:rsid w:val="001471A3"/>
    <w:rsid w:val="001471F1"/>
    <w:rsid w:val="001473FF"/>
    <w:rsid w:val="001475E3"/>
    <w:rsid w:val="0014771C"/>
    <w:rsid w:val="00147842"/>
    <w:rsid w:val="00150657"/>
    <w:rsid w:val="0015068F"/>
    <w:rsid w:val="00150866"/>
    <w:rsid w:val="00150AB0"/>
    <w:rsid w:val="00150E51"/>
    <w:rsid w:val="00150F5F"/>
    <w:rsid w:val="001513E8"/>
    <w:rsid w:val="00151EAF"/>
    <w:rsid w:val="00152014"/>
    <w:rsid w:val="00152439"/>
    <w:rsid w:val="00153893"/>
    <w:rsid w:val="00153A18"/>
    <w:rsid w:val="00153AF8"/>
    <w:rsid w:val="00153BD8"/>
    <w:rsid w:val="00153C47"/>
    <w:rsid w:val="001540AD"/>
    <w:rsid w:val="001542EC"/>
    <w:rsid w:val="001543D1"/>
    <w:rsid w:val="001552E7"/>
    <w:rsid w:val="0015572B"/>
    <w:rsid w:val="00155A48"/>
    <w:rsid w:val="00155FC6"/>
    <w:rsid w:val="00156052"/>
    <w:rsid w:val="00156231"/>
    <w:rsid w:val="001563BD"/>
    <w:rsid w:val="00156428"/>
    <w:rsid w:val="001565FF"/>
    <w:rsid w:val="00156C01"/>
    <w:rsid w:val="00157225"/>
    <w:rsid w:val="00157576"/>
    <w:rsid w:val="00157578"/>
    <w:rsid w:val="00157602"/>
    <w:rsid w:val="0015781C"/>
    <w:rsid w:val="00157ADD"/>
    <w:rsid w:val="00157C13"/>
    <w:rsid w:val="00160535"/>
    <w:rsid w:val="00160ADF"/>
    <w:rsid w:val="00160B7B"/>
    <w:rsid w:val="001612B1"/>
    <w:rsid w:val="001613C0"/>
    <w:rsid w:val="001616F4"/>
    <w:rsid w:val="0016206D"/>
    <w:rsid w:val="00162335"/>
    <w:rsid w:val="001625C5"/>
    <w:rsid w:val="00162EB4"/>
    <w:rsid w:val="00162F37"/>
    <w:rsid w:val="00163017"/>
    <w:rsid w:val="00163602"/>
    <w:rsid w:val="001636C7"/>
    <w:rsid w:val="00163A5D"/>
    <w:rsid w:val="00163B65"/>
    <w:rsid w:val="00163C5B"/>
    <w:rsid w:val="00163D02"/>
    <w:rsid w:val="001640CB"/>
    <w:rsid w:val="001641C4"/>
    <w:rsid w:val="0016437F"/>
    <w:rsid w:val="001645C1"/>
    <w:rsid w:val="00164E48"/>
    <w:rsid w:val="00165258"/>
    <w:rsid w:val="001653A6"/>
    <w:rsid w:val="001654CB"/>
    <w:rsid w:val="0016569B"/>
    <w:rsid w:val="0016583E"/>
    <w:rsid w:val="00165D45"/>
    <w:rsid w:val="00166866"/>
    <w:rsid w:val="00167487"/>
    <w:rsid w:val="001674AF"/>
    <w:rsid w:val="00167578"/>
    <w:rsid w:val="001675EB"/>
    <w:rsid w:val="00167642"/>
    <w:rsid w:val="001676A5"/>
    <w:rsid w:val="00167B54"/>
    <w:rsid w:val="00167B81"/>
    <w:rsid w:val="00167B83"/>
    <w:rsid w:val="001701B6"/>
    <w:rsid w:val="001704D7"/>
    <w:rsid w:val="001708EC"/>
    <w:rsid w:val="00171022"/>
    <w:rsid w:val="00171701"/>
    <w:rsid w:val="00171755"/>
    <w:rsid w:val="00171877"/>
    <w:rsid w:val="00172423"/>
    <w:rsid w:val="001724BD"/>
    <w:rsid w:val="00172541"/>
    <w:rsid w:val="00172617"/>
    <w:rsid w:val="0017267F"/>
    <w:rsid w:val="00172800"/>
    <w:rsid w:val="001732DA"/>
    <w:rsid w:val="00173441"/>
    <w:rsid w:val="00173536"/>
    <w:rsid w:val="00173787"/>
    <w:rsid w:val="00173AA2"/>
    <w:rsid w:val="00174527"/>
    <w:rsid w:val="0017489B"/>
    <w:rsid w:val="00174D80"/>
    <w:rsid w:val="0017501E"/>
    <w:rsid w:val="0017504A"/>
    <w:rsid w:val="001752A4"/>
    <w:rsid w:val="00175460"/>
    <w:rsid w:val="001756F1"/>
    <w:rsid w:val="00175997"/>
    <w:rsid w:val="00177016"/>
    <w:rsid w:val="00177194"/>
    <w:rsid w:val="00177BF3"/>
    <w:rsid w:val="00177E6A"/>
    <w:rsid w:val="001807D3"/>
    <w:rsid w:val="00180A93"/>
    <w:rsid w:val="00180A97"/>
    <w:rsid w:val="00180AF7"/>
    <w:rsid w:val="00180EDA"/>
    <w:rsid w:val="00180FC0"/>
    <w:rsid w:val="001812E3"/>
    <w:rsid w:val="00181B8E"/>
    <w:rsid w:val="00181D00"/>
    <w:rsid w:val="0018227B"/>
    <w:rsid w:val="0018244B"/>
    <w:rsid w:val="00182462"/>
    <w:rsid w:val="00182662"/>
    <w:rsid w:val="00182697"/>
    <w:rsid w:val="00182A34"/>
    <w:rsid w:val="00182BBA"/>
    <w:rsid w:val="00182DA2"/>
    <w:rsid w:val="00182F8C"/>
    <w:rsid w:val="00184144"/>
    <w:rsid w:val="00184482"/>
    <w:rsid w:val="00184768"/>
    <w:rsid w:val="00184946"/>
    <w:rsid w:val="001849FF"/>
    <w:rsid w:val="00184A61"/>
    <w:rsid w:val="00184C83"/>
    <w:rsid w:val="0018524F"/>
    <w:rsid w:val="001856EA"/>
    <w:rsid w:val="00185843"/>
    <w:rsid w:val="00185A28"/>
    <w:rsid w:val="00185B01"/>
    <w:rsid w:val="00185CE9"/>
    <w:rsid w:val="00185E6E"/>
    <w:rsid w:val="00185ED8"/>
    <w:rsid w:val="00187E00"/>
    <w:rsid w:val="00187F6B"/>
    <w:rsid w:val="00190256"/>
    <w:rsid w:val="00190365"/>
    <w:rsid w:val="00190BE2"/>
    <w:rsid w:val="00190C2F"/>
    <w:rsid w:val="00190F04"/>
    <w:rsid w:val="001911E4"/>
    <w:rsid w:val="00191280"/>
    <w:rsid w:val="00191B37"/>
    <w:rsid w:val="00191B6D"/>
    <w:rsid w:val="0019227C"/>
    <w:rsid w:val="001923B7"/>
    <w:rsid w:val="00192446"/>
    <w:rsid w:val="001929E2"/>
    <w:rsid w:val="001929FD"/>
    <w:rsid w:val="00192A2D"/>
    <w:rsid w:val="001932C3"/>
    <w:rsid w:val="001935B0"/>
    <w:rsid w:val="001935BF"/>
    <w:rsid w:val="001938BE"/>
    <w:rsid w:val="0019396E"/>
    <w:rsid w:val="001939CC"/>
    <w:rsid w:val="00193AB5"/>
    <w:rsid w:val="00193BD8"/>
    <w:rsid w:val="00193CCC"/>
    <w:rsid w:val="00193F97"/>
    <w:rsid w:val="001944A1"/>
    <w:rsid w:val="001947A9"/>
    <w:rsid w:val="00195045"/>
    <w:rsid w:val="00195226"/>
    <w:rsid w:val="001954AD"/>
    <w:rsid w:val="0019594B"/>
    <w:rsid w:val="00195AA8"/>
    <w:rsid w:val="00195EC0"/>
    <w:rsid w:val="00196F3D"/>
    <w:rsid w:val="00197220"/>
    <w:rsid w:val="00197493"/>
    <w:rsid w:val="00197A8A"/>
    <w:rsid w:val="00197C6D"/>
    <w:rsid w:val="001A003B"/>
    <w:rsid w:val="001A017B"/>
    <w:rsid w:val="001A0755"/>
    <w:rsid w:val="001A0952"/>
    <w:rsid w:val="001A0C03"/>
    <w:rsid w:val="001A0E18"/>
    <w:rsid w:val="001A1248"/>
    <w:rsid w:val="001A24F1"/>
    <w:rsid w:val="001A27B8"/>
    <w:rsid w:val="001A2B1F"/>
    <w:rsid w:val="001A2CD8"/>
    <w:rsid w:val="001A2F18"/>
    <w:rsid w:val="001A3187"/>
    <w:rsid w:val="001A3213"/>
    <w:rsid w:val="001A32D3"/>
    <w:rsid w:val="001A37AF"/>
    <w:rsid w:val="001A396D"/>
    <w:rsid w:val="001A3A34"/>
    <w:rsid w:val="001A3D46"/>
    <w:rsid w:val="001A3E2F"/>
    <w:rsid w:val="001A41B0"/>
    <w:rsid w:val="001A490E"/>
    <w:rsid w:val="001A4A0A"/>
    <w:rsid w:val="001A4BF6"/>
    <w:rsid w:val="001A4CDE"/>
    <w:rsid w:val="001A4EFB"/>
    <w:rsid w:val="001A52FD"/>
    <w:rsid w:val="001A5536"/>
    <w:rsid w:val="001A56EB"/>
    <w:rsid w:val="001A59B8"/>
    <w:rsid w:val="001A5ED8"/>
    <w:rsid w:val="001A5FC8"/>
    <w:rsid w:val="001A6511"/>
    <w:rsid w:val="001A65EE"/>
    <w:rsid w:val="001A69A2"/>
    <w:rsid w:val="001A6A37"/>
    <w:rsid w:val="001A6BD5"/>
    <w:rsid w:val="001A7B7C"/>
    <w:rsid w:val="001A7E24"/>
    <w:rsid w:val="001B032F"/>
    <w:rsid w:val="001B068E"/>
    <w:rsid w:val="001B0E35"/>
    <w:rsid w:val="001B0EFA"/>
    <w:rsid w:val="001B16B1"/>
    <w:rsid w:val="001B1789"/>
    <w:rsid w:val="001B17AE"/>
    <w:rsid w:val="001B1BA6"/>
    <w:rsid w:val="001B1BB2"/>
    <w:rsid w:val="001B27F6"/>
    <w:rsid w:val="001B292C"/>
    <w:rsid w:val="001B293F"/>
    <w:rsid w:val="001B2A56"/>
    <w:rsid w:val="001B2AEE"/>
    <w:rsid w:val="001B30B2"/>
    <w:rsid w:val="001B3155"/>
    <w:rsid w:val="001B3EB0"/>
    <w:rsid w:val="001B4082"/>
    <w:rsid w:val="001B43A2"/>
    <w:rsid w:val="001B4937"/>
    <w:rsid w:val="001B4CF8"/>
    <w:rsid w:val="001B4D43"/>
    <w:rsid w:val="001B4F4E"/>
    <w:rsid w:val="001B4FB4"/>
    <w:rsid w:val="001B5528"/>
    <w:rsid w:val="001B557B"/>
    <w:rsid w:val="001B580A"/>
    <w:rsid w:val="001B5A4A"/>
    <w:rsid w:val="001B5B72"/>
    <w:rsid w:val="001B5C64"/>
    <w:rsid w:val="001B5F60"/>
    <w:rsid w:val="001B648C"/>
    <w:rsid w:val="001B6795"/>
    <w:rsid w:val="001B6BFA"/>
    <w:rsid w:val="001B6E4A"/>
    <w:rsid w:val="001B703C"/>
    <w:rsid w:val="001B7560"/>
    <w:rsid w:val="001B798B"/>
    <w:rsid w:val="001C0193"/>
    <w:rsid w:val="001C0361"/>
    <w:rsid w:val="001C124E"/>
    <w:rsid w:val="001C1251"/>
    <w:rsid w:val="001C17D8"/>
    <w:rsid w:val="001C1845"/>
    <w:rsid w:val="001C1D52"/>
    <w:rsid w:val="001C29F7"/>
    <w:rsid w:val="001C382E"/>
    <w:rsid w:val="001C4114"/>
    <w:rsid w:val="001C43AD"/>
    <w:rsid w:val="001C44BB"/>
    <w:rsid w:val="001C4669"/>
    <w:rsid w:val="001C51F6"/>
    <w:rsid w:val="001C5222"/>
    <w:rsid w:val="001C5847"/>
    <w:rsid w:val="001C584F"/>
    <w:rsid w:val="001C59AA"/>
    <w:rsid w:val="001C5B49"/>
    <w:rsid w:val="001C5ED4"/>
    <w:rsid w:val="001C5F24"/>
    <w:rsid w:val="001C5F70"/>
    <w:rsid w:val="001C63F6"/>
    <w:rsid w:val="001C6494"/>
    <w:rsid w:val="001C6711"/>
    <w:rsid w:val="001C67C5"/>
    <w:rsid w:val="001C6A68"/>
    <w:rsid w:val="001C6F78"/>
    <w:rsid w:val="001C6FE0"/>
    <w:rsid w:val="001C7160"/>
    <w:rsid w:val="001C71EE"/>
    <w:rsid w:val="001C7393"/>
    <w:rsid w:val="001C761A"/>
    <w:rsid w:val="001C78E3"/>
    <w:rsid w:val="001C7BC5"/>
    <w:rsid w:val="001C7EE7"/>
    <w:rsid w:val="001D05ED"/>
    <w:rsid w:val="001D093D"/>
    <w:rsid w:val="001D0A67"/>
    <w:rsid w:val="001D0B44"/>
    <w:rsid w:val="001D15E1"/>
    <w:rsid w:val="001D1922"/>
    <w:rsid w:val="001D1C42"/>
    <w:rsid w:val="001D2038"/>
    <w:rsid w:val="001D2233"/>
    <w:rsid w:val="001D2297"/>
    <w:rsid w:val="001D238E"/>
    <w:rsid w:val="001D2549"/>
    <w:rsid w:val="001D2DA3"/>
    <w:rsid w:val="001D2E31"/>
    <w:rsid w:val="001D34E0"/>
    <w:rsid w:val="001D395E"/>
    <w:rsid w:val="001D39D6"/>
    <w:rsid w:val="001D47CC"/>
    <w:rsid w:val="001D4CFF"/>
    <w:rsid w:val="001D528F"/>
    <w:rsid w:val="001D56C9"/>
    <w:rsid w:val="001D580E"/>
    <w:rsid w:val="001D5BCC"/>
    <w:rsid w:val="001D5DBD"/>
    <w:rsid w:val="001D61B3"/>
    <w:rsid w:val="001D63CC"/>
    <w:rsid w:val="001D7194"/>
    <w:rsid w:val="001D7A98"/>
    <w:rsid w:val="001D7BF6"/>
    <w:rsid w:val="001E0115"/>
    <w:rsid w:val="001E01C4"/>
    <w:rsid w:val="001E01C7"/>
    <w:rsid w:val="001E0321"/>
    <w:rsid w:val="001E05B4"/>
    <w:rsid w:val="001E0633"/>
    <w:rsid w:val="001E0971"/>
    <w:rsid w:val="001E0CD7"/>
    <w:rsid w:val="001E0D4A"/>
    <w:rsid w:val="001E15C0"/>
    <w:rsid w:val="001E190D"/>
    <w:rsid w:val="001E1AB5"/>
    <w:rsid w:val="001E1B90"/>
    <w:rsid w:val="001E2687"/>
    <w:rsid w:val="001E2769"/>
    <w:rsid w:val="001E28B0"/>
    <w:rsid w:val="001E29E7"/>
    <w:rsid w:val="001E2D8C"/>
    <w:rsid w:val="001E388B"/>
    <w:rsid w:val="001E3D6B"/>
    <w:rsid w:val="001E44CF"/>
    <w:rsid w:val="001E4F02"/>
    <w:rsid w:val="001E5248"/>
    <w:rsid w:val="001E52AF"/>
    <w:rsid w:val="001E52B4"/>
    <w:rsid w:val="001E5944"/>
    <w:rsid w:val="001E5C18"/>
    <w:rsid w:val="001E5F3E"/>
    <w:rsid w:val="001E62A5"/>
    <w:rsid w:val="001E63B0"/>
    <w:rsid w:val="001E63EB"/>
    <w:rsid w:val="001E64C2"/>
    <w:rsid w:val="001E6863"/>
    <w:rsid w:val="001E6C5C"/>
    <w:rsid w:val="001E6EB2"/>
    <w:rsid w:val="001E7997"/>
    <w:rsid w:val="001E79EF"/>
    <w:rsid w:val="001E7AC9"/>
    <w:rsid w:val="001F0199"/>
    <w:rsid w:val="001F087A"/>
    <w:rsid w:val="001F0FFE"/>
    <w:rsid w:val="001F11D9"/>
    <w:rsid w:val="001F1920"/>
    <w:rsid w:val="001F1BDB"/>
    <w:rsid w:val="001F2040"/>
    <w:rsid w:val="001F2851"/>
    <w:rsid w:val="001F2898"/>
    <w:rsid w:val="001F2F4B"/>
    <w:rsid w:val="001F3183"/>
    <w:rsid w:val="001F342C"/>
    <w:rsid w:val="001F3677"/>
    <w:rsid w:val="001F3A29"/>
    <w:rsid w:val="001F3A9A"/>
    <w:rsid w:val="001F3DDE"/>
    <w:rsid w:val="001F3EA2"/>
    <w:rsid w:val="001F427D"/>
    <w:rsid w:val="001F497E"/>
    <w:rsid w:val="001F4D7B"/>
    <w:rsid w:val="001F51DE"/>
    <w:rsid w:val="001F53C6"/>
    <w:rsid w:val="001F54C0"/>
    <w:rsid w:val="001F570C"/>
    <w:rsid w:val="001F57AF"/>
    <w:rsid w:val="001F5BA9"/>
    <w:rsid w:val="001F5D3D"/>
    <w:rsid w:val="001F5EF3"/>
    <w:rsid w:val="001F730E"/>
    <w:rsid w:val="001F7335"/>
    <w:rsid w:val="001F77BD"/>
    <w:rsid w:val="001F7EC3"/>
    <w:rsid w:val="001F7F5E"/>
    <w:rsid w:val="001F9B49"/>
    <w:rsid w:val="002019B9"/>
    <w:rsid w:val="00201A2F"/>
    <w:rsid w:val="00201B01"/>
    <w:rsid w:val="002022A8"/>
    <w:rsid w:val="002025D8"/>
    <w:rsid w:val="00202863"/>
    <w:rsid w:val="002033B2"/>
    <w:rsid w:val="00203503"/>
    <w:rsid w:val="00203813"/>
    <w:rsid w:val="00204A7E"/>
    <w:rsid w:val="00205502"/>
    <w:rsid w:val="0020573B"/>
    <w:rsid w:val="00206030"/>
    <w:rsid w:val="0020660D"/>
    <w:rsid w:val="002066CB"/>
    <w:rsid w:val="002066FD"/>
    <w:rsid w:val="0020696E"/>
    <w:rsid w:val="00206D3B"/>
    <w:rsid w:val="00206E25"/>
    <w:rsid w:val="002101EF"/>
    <w:rsid w:val="002111BF"/>
    <w:rsid w:val="002111FB"/>
    <w:rsid w:val="002112C1"/>
    <w:rsid w:val="00211311"/>
    <w:rsid w:val="0021139F"/>
    <w:rsid w:val="002113CD"/>
    <w:rsid w:val="002119DB"/>
    <w:rsid w:val="00211C5C"/>
    <w:rsid w:val="00212082"/>
    <w:rsid w:val="00212F69"/>
    <w:rsid w:val="002132B9"/>
    <w:rsid w:val="002138BF"/>
    <w:rsid w:val="00213BF4"/>
    <w:rsid w:val="00214115"/>
    <w:rsid w:val="002143FF"/>
    <w:rsid w:val="00214585"/>
    <w:rsid w:val="00214863"/>
    <w:rsid w:val="00214FA7"/>
    <w:rsid w:val="0021523A"/>
    <w:rsid w:val="002154FD"/>
    <w:rsid w:val="00215827"/>
    <w:rsid w:val="00215BAC"/>
    <w:rsid w:val="00215D32"/>
    <w:rsid w:val="00215D9F"/>
    <w:rsid w:val="00215DB0"/>
    <w:rsid w:val="002161BE"/>
    <w:rsid w:val="0021661A"/>
    <w:rsid w:val="00216B0B"/>
    <w:rsid w:val="00216FA1"/>
    <w:rsid w:val="002171D3"/>
    <w:rsid w:val="0021745E"/>
    <w:rsid w:val="00217693"/>
    <w:rsid w:val="0021774B"/>
    <w:rsid w:val="002178A0"/>
    <w:rsid w:val="0021795C"/>
    <w:rsid w:val="0021796E"/>
    <w:rsid w:val="00217EAC"/>
    <w:rsid w:val="00220020"/>
    <w:rsid w:val="0022084D"/>
    <w:rsid w:val="00220934"/>
    <w:rsid w:val="00220F5B"/>
    <w:rsid w:val="002213BA"/>
    <w:rsid w:val="00221C04"/>
    <w:rsid w:val="00222405"/>
    <w:rsid w:val="00222584"/>
    <w:rsid w:val="0022291F"/>
    <w:rsid w:val="00222A98"/>
    <w:rsid w:val="00222C63"/>
    <w:rsid w:val="00222FEA"/>
    <w:rsid w:val="002230CA"/>
    <w:rsid w:val="00223709"/>
    <w:rsid w:val="002237C5"/>
    <w:rsid w:val="00223EFC"/>
    <w:rsid w:val="002240BC"/>
    <w:rsid w:val="002243C9"/>
    <w:rsid w:val="002244C5"/>
    <w:rsid w:val="00224D48"/>
    <w:rsid w:val="00225A40"/>
    <w:rsid w:val="00225F4A"/>
    <w:rsid w:val="00226361"/>
    <w:rsid w:val="00226843"/>
    <w:rsid w:val="00226F02"/>
    <w:rsid w:val="0022749C"/>
    <w:rsid w:val="002274B9"/>
    <w:rsid w:val="0022775A"/>
    <w:rsid w:val="00227DF6"/>
    <w:rsid w:val="00227E40"/>
    <w:rsid w:val="00227F8C"/>
    <w:rsid w:val="00230043"/>
    <w:rsid w:val="0023118C"/>
    <w:rsid w:val="00231CAE"/>
    <w:rsid w:val="00232471"/>
    <w:rsid w:val="002328B9"/>
    <w:rsid w:val="00232938"/>
    <w:rsid w:val="00232EF5"/>
    <w:rsid w:val="00234649"/>
    <w:rsid w:val="00234751"/>
    <w:rsid w:val="00234B50"/>
    <w:rsid w:val="00234FCA"/>
    <w:rsid w:val="00235397"/>
    <w:rsid w:val="00235913"/>
    <w:rsid w:val="0023594A"/>
    <w:rsid w:val="00235E3B"/>
    <w:rsid w:val="0023623E"/>
    <w:rsid w:val="00236517"/>
    <w:rsid w:val="002365F6"/>
    <w:rsid w:val="00236B8C"/>
    <w:rsid w:val="00236C23"/>
    <w:rsid w:val="00237421"/>
    <w:rsid w:val="0023760E"/>
    <w:rsid w:val="0023767A"/>
    <w:rsid w:val="002376DE"/>
    <w:rsid w:val="002379D4"/>
    <w:rsid w:val="002404F3"/>
    <w:rsid w:val="0024079A"/>
    <w:rsid w:val="00240F4F"/>
    <w:rsid w:val="0024159A"/>
    <w:rsid w:val="002415F3"/>
    <w:rsid w:val="002416C1"/>
    <w:rsid w:val="00241757"/>
    <w:rsid w:val="00241898"/>
    <w:rsid w:val="00241928"/>
    <w:rsid w:val="00241A54"/>
    <w:rsid w:val="00241CA7"/>
    <w:rsid w:val="00242352"/>
    <w:rsid w:val="002425C8"/>
    <w:rsid w:val="00242845"/>
    <w:rsid w:val="00242900"/>
    <w:rsid w:val="002436FB"/>
    <w:rsid w:val="00243BD6"/>
    <w:rsid w:val="002443BC"/>
    <w:rsid w:val="00244847"/>
    <w:rsid w:val="00244BE2"/>
    <w:rsid w:val="00244C22"/>
    <w:rsid w:val="002457B6"/>
    <w:rsid w:val="002459C0"/>
    <w:rsid w:val="00246373"/>
    <w:rsid w:val="002463AF"/>
    <w:rsid w:val="002464DF"/>
    <w:rsid w:val="00246E4A"/>
    <w:rsid w:val="00246EC9"/>
    <w:rsid w:val="00247085"/>
    <w:rsid w:val="0024774F"/>
    <w:rsid w:val="00247919"/>
    <w:rsid w:val="00247A8B"/>
    <w:rsid w:val="00247DEB"/>
    <w:rsid w:val="002505D8"/>
    <w:rsid w:val="002506F2"/>
    <w:rsid w:val="0025074E"/>
    <w:rsid w:val="0025081F"/>
    <w:rsid w:val="00250BAF"/>
    <w:rsid w:val="00250E25"/>
    <w:rsid w:val="0025117D"/>
    <w:rsid w:val="00251707"/>
    <w:rsid w:val="00251866"/>
    <w:rsid w:val="002518C3"/>
    <w:rsid w:val="00252577"/>
    <w:rsid w:val="00252ED4"/>
    <w:rsid w:val="00253A57"/>
    <w:rsid w:val="00253C47"/>
    <w:rsid w:val="00254869"/>
    <w:rsid w:val="00254A4D"/>
    <w:rsid w:val="00254EAA"/>
    <w:rsid w:val="00255072"/>
    <w:rsid w:val="002554B8"/>
    <w:rsid w:val="0025580E"/>
    <w:rsid w:val="0025612D"/>
    <w:rsid w:val="002567F5"/>
    <w:rsid w:val="00256C81"/>
    <w:rsid w:val="00256C8B"/>
    <w:rsid w:val="00256E83"/>
    <w:rsid w:val="002571F3"/>
    <w:rsid w:val="00257A09"/>
    <w:rsid w:val="00257C0C"/>
    <w:rsid w:val="002605C9"/>
    <w:rsid w:val="00260796"/>
    <w:rsid w:val="00260908"/>
    <w:rsid w:val="002609B7"/>
    <w:rsid w:val="00260F1F"/>
    <w:rsid w:val="00261591"/>
    <w:rsid w:val="0026190D"/>
    <w:rsid w:val="00261BA2"/>
    <w:rsid w:val="00262280"/>
    <w:rsid w:val="002622FD"/>
    <w:rsid w:val="002626D0"/>
    <w:rsid w:val="002629E8"/>
    <w:rsid w:val="00262D3C"/>
    <w:rsid w:val="0026337D"/>
    <w:rsid w:val="002634F8"/>
    <w:rsid w:val="00263815"/>
    <w:rsid w:val="00263A19"/>
    <w:rsid w:val="002642AB"/>
    <w:rsid w:val="00264359"/>
    <w:rsid w:val="002643E3"/>
    <w:rsid w:val="0026461A"/>
    <w:rsid w:val="00264C40"/>
    <w:rsid w:val="00264E9D"/>
    <w:rsid w:val="00265465"/>
    <w:rsid w:val="00265510"/>
    <w:rsid w:val="002655AF"/>
    <w:rsid w:val="00265728"/>
    <w:rsid w:val="0026580F"/>
    <w:rsid w:val="0026670E"/>
    <w:rsid w:val="00267261"/>
    <w:rsid w:val="002672A9"/>
    <w:rsid w:val="00267508"/>
    <w:rsid w:val="0026750D"/>
    <w:rsid w:val="0026777F"/>
    <w:rsid w:val="0026778E"/>
    <w:rsid w:val="002678E2"/>
    <w:rsid w:val="00270024"/>
    <w:rsid w:val="002700D7"/>
    <w:rsid w:val="00270453"/>
    <w:rsid w:val="002707F9"/>
    <w:rsid w:val="00270888"/>
    <w:rsid w:val="00270B11"/>
    <w:rsid w:val="00270B24"/>
    <w:rsid w:val="00270CD9"/>
    <w:rsid w:val="002710CE"/>
    <w:rsid w:val="002715C9"/>
    <w:rsid w:val="0027173E"/>
    <w:rsid w:val="0027195C"/>
    <w:rsid w:val="00271D42"/>
    <w:rsid w:val="00271EAC"/>
    <w:rsid w:val="002721FA"/>
    <w:rsid w:val="00272360"/>
    <w:rsid w:val="002724DD"/>
    <w:rsid w:val="00272BBA"/>
    <w:rsid w:val="00272C9A"/>
    <w:rsid w:val="00273202"/>
    <w:rsid w:val="002733D8"/>
    <w:rsid w:val="002746AA"/>
    <w:rsid w:val="00274B03"/>
    <w:rsid w:val="00274BC5"/>
    <w:rsid w:val="00274FBF"/>
    <w:rsid w:val="002750D7"/>
    <w:rsid w:val="002752FE"/>
    <w:rsid w:val="00275415"/>
    <w:rsid w:val="002756E4"/>
    <w:rsid w:val="002758A2"/>
    <w:rsid w:val="00275FB7"/>
    <w:rsid w:val="00276014"/>
    <w:rsid w:val="00276336"/>
    <w:rsid w:val="0027681E"/>
    <w:rsid w:val="00276B08"/>
    <w:rsid w:val="0027709D"/>
    <w:rsid w:val="002774A4"/>
    <w:rsid w:val="002800DE"/>
    <w:rsid w:val="00280469"/>
    <w:rsid w:val="00280F6B"/>
    <w:rsid w:val="00281471"/>
    <w:rsid w:val="00281734"/>
    <w:rsid w:val="002818E3"/>
    <w:rsid w:val="00281ED2"/>
    <w:rsid w:val="00281F3C"/>
    <w:rsid w:val="002822E3"/>
    <w:rsid w:val="0028233F"/>
    <w:rsid w:val="002828E8"/>
    <w:rsid w:val="00282E42"/>
    <w:rsid w:val="0028304B"/>
    <w:rsid w:val="002833FB"/>
    <w:rsid w:val="002838E8"/>
    <w:rsid w:val="002838F0"/>
    <w:rsid w:val="0028394A"/>
    <w:rsid w:val="00283A0D"/>
    <w:rsid w:val="00284285"/>
    <w:rsid w:val="002843A7"/>
    <w:rsid w:val="00284661"/>
    <w:rsid w:val="002846C6"/>
    <w:rsid w:val="00284842"/>
    <w:rsid w:val="00284A6B"/>
    <w:rsid w:val="002855B1"/>
    <w:rsid w:val="00285955"/>
    <w:rsid w:val="002866A7"/>
    <w:rsid w:val="002867BF"/>
    <w:rsid w:val="00286A10"/>
    <w:rsid w:val="0028716C"/>
    <w:rsid w:val="00287C39"/>
    <w:rsid w:val="00287E6B"/>
    <w:rsid w:val="00290123"/>
    <w:rsid w:val="00291159"/>
    <w:rsid w:val="0029154A"/>
    <w:rsid w:val="002917F1"/>
    <w:rsid w:val="00291838"/>
    <w:rsid w:val="00291866"/>
    <w:rsid w:val="00291BD9"/>
    <w:rsid w:val="0029216B"/>
    <w:rsid w:val="002927DF"/>
    <w:rsid w:val="002930E7"/>
    <w:rsid w:val="00293150"/>
    <w:rsid w:val="002937F2"/>
    <w:rsid w:val="00293DEB"/>
    <w:rsid w:val="00294502"/>
    <w:rsid w:val="00295798"/>
    <w:rsid w:val="00295887"/>
    <w:rsid w:val="00295E27"/>
    <w:rsid w:val="00296007"/>
    <w:rsid w:val="00296059"/>
    <w:rsid w:val="00296BA7"/>
    <w:rsid w:val="00296F9A"/>
    <w:rsid w:val="002976BA"/>
    <w:rsid w:val="002A02B8"/>
    <w:rsid w:val="002A0310"/>
    <w:rsid w:val="002A08CE"/>
    <w:rsid w:val="002A092A"/>
    <w:rsid w:val="002A098F"/>
    <w:rsid w:val="002A0D04"/>
    <w:rsid w:val="002A13F1"/>
    <w:rsid w:val="002A1575"/>
    <w:rsid w:val="002A1A80"/>
    <w:rsid w:val="002A1C26"/>
    <w:rsid w:val="002A1DBB"/>
    <w:rsid w:val="002A1EEB"/>
    <w:rsid w:val="002A1F6E"/>
    <w:rsid w:val="002A2443"/>
    <w:rsid w:val="002A247E"/>
    <w:rsid w:val="002A2819"/>
    <w:rsid w:val="002A2895"/>
    <w:rsid w:val="002A29DF"/>
    <w:rsid w:val="002A2A2E"/>
    <w:rsid w:val="002A2D3E"/>
    <w:rsid w:val="002A2E8C"/>
    <w:rsid w:val="002A319C"/>
    <w:rsid w:val="002A31CD"/>
    <w:rsid w:val="002A3385"/>
    <w:rsid w:val="002A34BF"/>
    <w:rsid w:val="002A39C6"/>
    <w:rsid w:val="002A3F9B"/>
    <w:rsid w:val="002A5033"/>
    <w:rsid w:val="002A5AA1"/>
    <w:rsid w:val="002A5AF0"/>
    <w:rsid w:val="002A5D11"/>
    <w:rsid w:val="002A6241"/>
    <w:rsid w:val="002A631B"/>
    <w:rsid w:val="002A6A24"/>
    <w:rsid w:val="002A6D89"/>
    <w:rsid w:val="002A7026"/>
    <w:rsid w:val="002A7343"/>
    <w:rsid w:val="002A7581"/>
    <w:rsid w:val="002A7901"/>
    <w:rsid w:val="002B072A"/>
    <w:rsid w:val="002B0871"/>
    <w:rsid w:val="002B0D05"/>
    <w:rsid w:val="002B0F11"/>
    <w:rsid w:val="002B0F92"/>
    <w:rsid w:val="002B110F"/>
    <w:rsid w:val="002B1126"/>
    <w:rsid w:val="002B1482"/>
    <w:rsid w:val="002B14FA"/>
    <w:rsid w:val="002B1630"/>
    <w:rsid w:val="002B1979"/>
    <w:rsid w:val="002B19AF"/>
    <w:rsid w:val="002B1B70"/>
    <w:rsid w:val="002B219D"/>
    <w:rsid w:val="002B22EE"/>
    <w:rsid w:val="002B27A9"/>
    <w:rsid w:val="002B28AB"/>
    <w:rsid w:val="002B33C3"/>
    <w:rsid w:val="002B38A9"/>
    <w:rsid w:val="002B3AAD"/>
    <w:rsid w:val="002B3CFD"/>
    <w:rsid w:val="002B3DF1"/>
    <w:rsid w:val="002B40BA"/>
    <w:rsid w:val="002B4912"/>
    <w:rsid w:val="002B491E"/>
    <w:rsid w:val="002B4A9B"/>
    <w:rsid w:val="002B4CDA"/>
    <w:rsid w:val="002B4E5A"/>
    <w:rsid w:val="002B5844"/>
    <w:rsid w:val="002B5949"/>
    <w:rsid w:val="002B5A56"/>
    <w:rsid w:val="002B5AE7"/>
    <w:rsid w:val="002B5C58"/>
    <w:rsid w:val="002B629D"/>
    <w:rsid w:val="002B669B"/>
    <w:rsid w:val="002B68E1"/>
    <w:rsid w:val="002B6AAA"/>
    <w:rsid w:val="002B7085"/>
    <w:rsid w:val="002B7433"/>
    <w:rsid w:val="002B747C"/>
    <w:rsid w:val="002B77C3"/>
    <w:rsid w:val="002B78CE"/>
    <w:rsid w:val="002B7AD3"/>
    <w:rsid w:val="002B7DDE"/>
    <w:rsid w:val="002B7F2B"/>
    <w:rsid w:val="002C0382"/>
    <w:rsid w:val="002C03DD"/>
    <w:rsid w:val="002C06E5"/>
    <w:rsid w:val="002C0E21"/>
    <w:rsid w:val="002C1527"/>
    <w:rsid w:val="002C17B3"/>
    <w:rsid w:val="002C19E3"/>
    <w:rsid w:val="002C1C44"/>
    <w:rsid w:val="002C1D8F"/>
    <w:rsid w:val="002C1DF2"/>
    <w:rsid w:val="002C2796"/>
    <w:rsid w:val="002C2B8F"/>
    <w:rsid w:val="002C2DDD"/>
    <w:rsid w:val="002C3321"/>
    <w:rsid w:val="002C3682"/>
    <w:rsid w:val="002C36D0"/>
    <w:rsid w:val="002C3BF3"/>
    <w:rsid w:val="002C3E19"/>
    <w:rsid w:val="002C3E54"/>
    <w:rsid w:val="002C3E8E"/>
    <w:rsid w:val="002C403D"/>
    <w:rsid w:val="002C40D6"/>
    <w:rsid w:val="002C4A6D"/>
    <w:rsid w:val="002C5020"/>
    <w:rsid w:val="002C50FE"/>
    <w:rsid w:val="002C514C"/>
    <w:rsid w:val="002C523B"/>
    <w:rsid w:val="002C53D2"/>
    <w:rsid w:val="002C552F"/>
    <w:rsid w:val="002C5A0E"/>
    <w:rsid w:val="002C658E"/>
    <w:rsid w:val="002C6CE7"/>
    <w:rsid w:val="002C6D24"/>
    <w:rsid w:val="002C7048"/>
    <w:rsid w:val="002C7226"/>
    <w:rsid w:val="002C72BD"/>
    <w:rsid w:val="002C747F"/>
    <w:rsid w:val="002C7A00"/>
    <w:rsid w:val="002C7C9A"/>
    <w:rsid w:val="002C7E9C"/>
    <w:rsid w:val="002D088A"/>
    <w:rsid w:val="002D0911"/>
    <w:rsid w:val="002D0C07"/>
    <w:rsid w:val="002D0C31"/>
    <w:rsid w:val="002D0F46"/>
    <w:rsid w:val="002D1014"/>
    <w:rsid w:val="002D233B"/>
    <w:rsid w:val="002D2472"/>
    <w:rsid w:val="002D2696"/>
    <w:rsid w:val="002D31F5"/>
    <w:rsid w:val="002D344B"/>
    <w:rsid w:val="002D3552"/>
    <w:rsid w:val="002D3A16"/>
    <w:rsid w:val="002D439B"/>
    <w:rsid w:val="002D470B"/>
    <w:rsid w:val="002D4710"/>
    <w:rsid w:val="002D4A26"/>
    <w:rsid w:val="002D51C3"/>
    <w:rsid w:val="002D54EE"/>
    <w:rsid w:val="002D54FA"/>
    <w:rsid w:val="002D569A"/>
    <w:rsid w:val="002D5790"/>
    <w:rsid w:val="002D66F4"/>
    <w:rsid w:val="002D70DE"/>
    <w:rsid w:val="002D73CE"/>
    <w:rsid w:val="002D74CA"/>
    <w:rsid w:val="002D78C5"/>
    <w:rsid w:val="002E007E"/>
    <w:rsid w:val="002E1002"/>
    <w:rsid w:val="002E1250"/>
    <w:rsid w:val="002E13A5"/>
    <w:rsid w:val="002E16C8"/>
    <w:rsid w:val="002E1C30"/>
    <w:rsid w:val="002E1CBE"/>
    <w:rsid w:val="002E2288"/>
    <w:rsid w:val="002E25DC"/>
    <w:rsid w:val="002E27D5"/>
    <w:rsid w:val="002E2C7D"/>
    <w:rsid w:val="002E320F"/>
    <w:rsid w:val="002E38CA"/>
    <w:rsid w:val="002E3B41"/>
    <w:rsid w:val="002E3C44"/>
    <w:rsid w:val="002E3C63"/>
    <w:rsid w:val="002E4802"/>
    <w:rsid w:val="002E4C14"/>
    <w:rsid w:val="002E5013"/>
    <w:rsid w:val="002E56FE"/>
    <w:rsid w:val="002E571B"/>
    <w:rsid w:val="002E593D"/>
    <w:rsid w:val="002E5D2A"/>
    <w:rsid w:val="002E5D6E"/>
    <w:rsid w:val="002E5FDF"/>
    <w:rsid w:val="002E62B0"/>
    <w:rsid w:val="002E64BF"/>
    <w:rsid w:val="002E692A"/>
    <w:rsid w:val="002E6A79"/>
    <w:rsid w:val="002E6C3C"/>
    <w:rsid w:val="002E6C83"/>
    <w:rsid w:val="002E6CC7"/>
    <w:rsid w:val="002E6D28"/>
    <w:rsid w:val="002E6ED3"/>
    <w:rsid w:val="002E6F67"/>
    <w:rsid w:val="002E75D9"/>
    <w:rsid w:val="002E78BE"/>
    <w:rsid w:val="002E7C93"/>
    <w:rsid w:val="002F02FF"/>
    <w:rsid w:val="002F04DB"/>
    <w:rsid w:val="002F0C45"/>
    <w:rsid w:val="002F10E8"/>
    <w:rsid w:val="002F15A9"/>
    <w:rsid w:val="002F1873"/>
    <w:rsid w:val="002F1E6B"/>
    <w:rsid w:val="002F2060"/>
    <w:rsid w:val="002F2280"/>
    <w:rsid w:val="002F2875"/>
    <w:rsid w:val="002F2C8E"/>
    <w:rsid w:val="002F32FC"/>
    <w:rsid w:val="002F3636"/>
    <w:rsid w:val="002F4216"/>
    <w:rsid w:val="002F4AFF"/>
    <w:rsid w:val="002F4B96"/>
    <w:rsid w:val="002F517F"/>
    <w:rsid w:val="002F52AC"/>
    <w:rsid w:val="002F5D13"/>
    <w:rsid w:val="002F5EB6"/>
    <w:rsid w:val="002F663C"/>
    <w:rsid w:val="002F69CC"/>
    <w:rsid w:val="002F6DC3"/>
    <w:rsid w:val="002F701B"/>
    <w:rsid w:val="002F7682"/>
    <w:rsid w:val="002F76CD"/>
    <w:rsid w:val="002F76D2"/>
    <w:rsid w:val="002F793A"/>
    <w:rsid w:val="002F7B28"/>
    <w:rsid w:val="002F7D11"/>
    <w:rsid w:val="002F7DEE"/>
    <w:rsid w:val="003000C3"/>
    <w:rsid w:val="003000F2"/>
    <w:rsid w:val="00300105"/>
    <w:rsid w:val="00300260"/>
    <w:rsid w:val="0030094D"/>
    <w:rsid w:val="00300DFF"/>
    <w:rsid w:val="00301298"/>
    <w:rsid w:val="0030134E"/>
    <w:rsid w:val="00301664"/>
    <w:rsid w:val="00301805"/>
    <w:rsid w:val="00301961"/>
    <w:rsid w:val="00301C2E"/>
    <w:rsid w:val="00301F40"/>
    <w:rsid w:val="0030218A"/>
    <w:rsid w:val="00302DFF"/>
    <w:rsid w:val="0030318B"/>
    <w:rsid w:val="003036CB"/>
    <w:rsid w:val="00303E30"/>
    <w:rsid w:val="003041EE"/>
    <w:rsid w:val="003047B2"/>
    <w:rsid w:val="0030481F"/>
    <w:rsid w:val="00304B91"/>
    <w:rsid w:val="003056F1"/>
    <w:rsid w:val="00306264"/>
    <w:rsid w:val="00306375"/>
    <w:rsid w:val="0030662D"/>
    <w:rsid w:val="003069D6"/>
    <w:rsid w:val="00306ACB"/>
    <w:rsid w:val="00306B82"/>
    <w:rsid w:val="003070C3"/>
    <w:rsid w:val="00307F27"/>
    <w:rsid w:val="003104A8"/>
    <w:rsid w:val="003105DB"/>
    <w:rsid w:val="003108F4"/>
    <w:rsid w:val="00310A49"/>
    <w:rsid w:val="00311F19"/>
    <w:rsid w:val="00312A25"/>
    <w:rsid w:val="00312A44"/>
    <w:rsid w:val="00312B25"/>
    <w:rsid w:val="00312DD6"/>
    <w:rsid w:val="00312E21"/>
    <w:rsid w:val="00313143"/>
    <w:rsid w:val="0031330E"/>
    <w:rsid w:val="003136FA"/>
    <w:rsid w:val="00313852"/>
    <w:rsid w:val="00313CB3"/>
    <w:rsid w:val="00313DD7"/>
    <w:rsid w:val="00313F75"/>
    <w:rsid w:val="003143BA"/>
    <w:rsid w:val="0031485F"/>
    <w:rsid w:val="0031497C"/>
    <w:rsid w:val="00314E2D"/>
    <w:rsid w:val="003152A2"/>
    <w:rsid w:val="00315323"/>
    <w:rsid w:val="0031548D"/>
    <w:rsid w:val="0031591E"/>
    <w:rsid w:val="00315D59"/>
    <w:rsid w:val="00316067"/>
    <w:rsid w:val="00316D35"/>
    <w:rsid w:val="00316FC0"/>
    <w:rsid w:val="003171DC"/>
    <w:rsid w:val="0031756E"/>
    <w:rsid w:val="003176A5"/>
    <w:rsid w:val="00317993"/>
    <w:rsid w:val="00317F5F"/>
    <w:rsid w:val="0032058C"/>
    <w:rsid w:val="003205C4"/>
    <w:rsid w:val="00320F09"/>
    <w:rsid w:val="003211E4"/>
    <w:rsid w:val="00321638"/>
    <w:rsid w:val="003218C3"/>
    <w:rsid w:val="00321CD1"/>
    <w:rsid w:val="00321F91"/>
    <w:rsid w:val="003221A4"/>
    <w:rsid w:val="003222E3"/>
    <w:rsid w:val="0032249C"/>
    <w:rsid w:val="00322959"/>
    <w:rsid w:val="00322BFB"/>
    <w:rsid w:val="00322E18"/>
    <w:rsid w:val="0032343B"/>
    <w:rsid w:val="00323A07"/>
    <w:rsid w:val="00323A7D"/>
    <w:rsid w:val="00323F7C"/>
    <w:rsid w:val="00324264"/>
    <w:rsid w:val="0032466D"/>
    <w:rsid w:val="00324A74"/>
    <w:rsid w:val="00324BAA"/>
    <w:rsid w:val="00324CA9"/>
    <w:rsid w:val="00324F94"/>
    <w:rsid w:val="0032506B"/>
    <w:rsid w:val="003251B1"/>
    <w:rsid w:val="00325F00"/>
    <w:rsid w:val="003265BD"/>
    <w:rsid w:val="003267AE"/>
    <w:rsid w:val="0032691D"/>
    <w:rsid w:val="00326A19"/>
    <w:rsid w:val="00327EE8"/>
    <w:rsid w:val="00330910"/>
    <w:rsid w:val="00330BDB"/>
    <w:rsid w:val="003319ED"/>
    <w:rsid w:val="00331B2B"/>
    <w:rsid w:val="0033214D"/>
    <w:rsid w:val="003329CC"/>
    <w:rsid w:val="00332EA9"/>
    <w:rsid w:val="0033321E"/>
    <w:rsid w:val="00333612"/>
    <w:rsid w:val="0033363E"/>
    <w:rsid w:val="0033367F"/>
    <w:rsid w:val="00333CCC"/>
    <w:rsid w:val="00333D19"/>
    <w:rsid w:val="0033472E"/>
    <w:rsid w:val="003347B0"/>
    <w:rsid w:val="003347B8"/>
    <w:rsid w:val="00334E1D"/>
    <w:rsid w:val="00334F71"/>
    <w:rsid w:val="003358F1"/>
    <w:rsid w:val="00335C47"/>
    <w:rsid w:val="00336567"/>
    <w:rsid w:val="0033682C"/>
    <w:rsid w:val="003368C1"/>
    <w:rsid w:val="0033690A"/>
    <w:rsid w:val="00336BFA"/>
    <w:rsid w:val="0033705D"/>
    <w:rsid w:val="003373FD"/>
    <w:rsid w:val="0033792F"/>
    <w:rsid w:val="00337A9B"/>
    <w:rsid w:val="00337C5D"/>
    <w:rsid w:val="00337CA2"/>
    <w:rsid w:val="00337DE0"/>
    <w:rsid w:val="0034025F"/>
    <w:rsid w:val="0034058F"/>
    <w:rsid w:val="0034065B"/>
    <w:rsid w:val="003409C3"/>
    <w:rsid w:val="00340CEE"/>
    <w:rsid w:val="00340E07"/>
    <w:rsid w:val="00340F0E"/>
    <w:rsid w:val="00340F65"/>
    <w:rsid w:val="00341186"/>
    <w:rsid w:val="00341885"/>
    <w:rsid w:val="00341A84"/>
    <w:rsid w:val="00341B00"/>
    <w:rsid w:val="00341CAA"/>
    <w:rsid w:val="00341CB4"/>
    <w:rsid w:val="00341DCF"/>
    <w:rsid w:val="003423B0"/>
    <w:rsid w:val="00342545"/>
    <w:rsid w:val="00342687"/>
    <w:rsid w:val="003426C5"/>
    <w:rsid w:val="00342900"/>
    <w:rsid w:val="00342944"/>
    <w:rsid w:val="00342A83"/>
    <w:rsid w:val="00342E72"/>
    <w:rsid w:val="00342F0C"/>
    <w:rsid w:val="00343985"/>
    <w:rsid w:val="00343FDA"/>
    <w:rsid w:val="003442A9"/>
    <w:rsid w:val="00344623"/>
    <w:rsid w:val="00344631"/>
    <w:rsid w:val="00344701"/>
    <w:rsid w:val="00344C6B"/>
    <w:rsid w:val="00344EE9"/>
    <w:rsid w:val="00345042"/>
    <w:rsid w:val="00345846"/>
    <w:rsid w:val="00345962"/>
    <w:rsid w:val="00345DE5"/>
    <w:rsid w:val="003460E2"/>
    <w:rsid w:val="0034625E"/>
    <w:rsid w:val="0034632D"/>
    <w:rsid w:val="00346A20"/>
    <w:rsid w:val="003470C2"/>
    <w:rsid w:val="0034711D"/>
    <w:rsid w:val="003472D5"/>
    <w:rsid w:val="00347497"/>
    <w:rsid w:val="003475FE"/>
    <w:rsid w:val="003500D2"/>
    <w:rsid w:val="003501E7"/>
    <w:rsid w:val="00350886"/>
    <w:rsid w:val="00350C38"/>
    <w:rsid w:val="00350F09"/>
    <w:rsid w:val="00351114"/>
    <w:rsid w:val="0035111F"/>
    <w:rsid w:val="00351EE8"/>
    <w:rsid w:val="003520BE"/>
    <w:rsid w:val="0035261B"/>
    <w:rsid w:val="00352775"/>
    <w:rsid w:val="00352C4A"/>
    <w:rsid w:val="00352DDE"/>
    <w:rsid w:val="00352FD8"/>
    <w:rsid w:val="0035308D"/>
    <w:rsid w:val="003532D4"/>
    <w:rsid w:val="00353491"/>
    <w:rsid w:val="00353B99"/>
    <w:rsid w:val="00353BC5"/>
    <w:rsid w:val="00353C0F"/>
    <w:rsid w:val="00353F90"/>
    <w:rsid w:val="003540DB"/>
    <w:rsid w:val="00354506"/>
    <w:rsid w:val="003545C7"/>
    <w:rsid w:val="00354D15"/>
    <w:rsid w:val="00354D2E"/>
    <w:rsid w:val="00354D91"/>
    <w:rsid w:val="003554B8"/>
    <w:rsid w:val="00355900"/>
    <w:rsid w:val="00355F02"/>
    <w:rsid w:val="003562CE"/>
    <w:rsid w:val="00356555"/>
    <w:rsid w:val="00356EC9"/>
    <w:rsid w:val="00356ED2"/>
    <w:rsid w:val="0035701D"/>
    <w:rsid w:val="003571B9"/>
    <w:rsid w:val="003572C0"/>
    <w:rsid w:val="0035783C"/>
    <w:rsid w:val="00357FC6"/>
    <w:rsid w:val="00360216"/>
    <w:rsid w:val="003603FF"/>
    <w:rsid w:val="00360518"/>
    <w:rsid w:val="0036066E"/>
    <w:rsid w:val="0036067F"/>
    <w:rsid w:val="00360B96"/>
    <w:rsid w:val="0036157C"/>
    <w:rsid w:val="0036163C"/>
    <w:rsid w:val="00361DD6"/>
    <w:rsid w:val="00361E85"/>
    <w:rsid w:val="00361F43"/>
    <w:rsid w:val="00361F9E"/>
    <w:rsid w:val="00362057"/>
    <w:rsid w:val="00362159"/>
    <w:rsid w:val="00362E62"/>
    <w:rsid w:val="00362E7C"/>
    <w:rsid w:val="0036351A"/>
    <w:rsid w:val="003637E9"/>
    <w:rsid w:val="0036387E"/>
    <w:rsid w:val="00363C09"/>
    <w:rsid w:val="00363C2A"/>
    <w:rsid w:val="00363C71"/>
    <w:rsid w:val="00363CBB"/>
    <w:rsid w:val="00363CD2"/>
    <w:rsid w:val="0036463A"/>
    <w:rsid w:val="0036484C"/>
    <w:rsid w:val="003649E4"/>
    <w:rsid w:val="00365518"/>
    <w:rsid w:val="00365B8F"/>
    <w:rsid w:val="00365BEB"/>
    <w:rsid w:val="00365CB4"/>
    <w:rsid w:val="00365E67"/>
    <w:rsid w:val="003660B5"/>
    <w:rsid w:val="00366383"/>
    <w:rsid w:val="00366411"/>
    <w:rsid w:val="00366CBB"/>
    <w:rsid w:val="00366F03"/>
    <w:rsid w:val="0036702B"/>
    <w:rsid w:val="00367105"/>
    <w:rsid w:val="003674B3"/>
    <w:rsid w:val="003677E2"/>
    <w:rsid w:val="0036788F"/>
    <w:rsid w:val="0036793D"/>
    <w:rsid w:val="003679EF"/>
    <w:rsid w:val="00367A29"/>
    <w:rsid w:val="00367F84"/>
    <w:rsid w:val="00370479"/>
    <w:rsid w:val="00370620"/>
    <w:rsid w:val="00370CF9"/>
    <w:rsid w:val="003718A2"/>
    <w:rsid w:val="00371C3F"/>
    <w:rsid w:val="00371E12"/>
    <w:rsid w:val="0037233A"/>
    <w:rsid w:val="0037252A"/>
    <w:rsid w:val="003728CA"/>
    <w:rsid w:val="00372948"/>
    <w:rsid w:val="00372D0D"/>
    <w:rsid w:val="00373682"/>
    <w:rsid w:val="003739FB"/>
    <w:rsid w:val="00373B53"/>
    <w:rsid w:val="00373D40"/>
    <w:rsid w:val="00373FEC"/>
    <w:rsid w:val="0037415F"/>
    <w:rsid w:val="0037436D"/>
    <w:rsid w:val="003743DE"/>
    <w:rsid w:val="0037448E"/>
    <w:rsid w:val="00374803"/>
    <w:rsid w:val="00374867"/>
    <w:rsid w:val="003749F4"/>
    <w:rsid w:val="00374BBD"/>
    <w:rsid w:val="00374DA6"/>
    <w:rsid w:val="00374F96"/>
    <w:rsid w:val="0037512A"/>
    <w:rsid w:val="0037536E"/>
    <w:rsid w:val="003754F2"/>
    <w:rsid w:val="0037575F"/>
    <w:rsid w:val="003757C0"/>
    <w:rsid w:val="0037589A"/>
    <w:rsid w:val="00375EC2"/>
    <w:rsid w:val="0037651D"/>
    <w:rsid w:val="00376A22"/>
    <w:rsid w:val="00376B3F"/>
    <w:rsid w:val="00377204"/>
    <w:rsid w:val="003774EA"/>
    <w:rsid w:val="00377822"/>
    <w:rsid w:val="00377C29"/>
    <w:rsid w:val="00377E5D"/>
    <w:rsid w:val="003809E1"/>
    <w:rsid w:val="00380B1B"/>
    <w:rsid w:val="00380BF8"/>
    <w:rsid w:val="0038183D"/>
    <w:rsid w:val="003819A6"/>
    <w:rsid w:val="00381D6F"/>
    <w:rsid w:val="00381DDF"/>
    <w:rsid w:val="0038231E"/>
    <w:rsid w:val="00382A0B"/>
    <w:rsid w:val="00382F14"/>
    <w:rsid w:val="00382FDC"/>
    <w:rsid w:val="003830F7"/>
    <w:rsid w:val="003830F8"/>
    <w:rsid w:val="00383331"/>
    <w:rsid w:val="003835DB"/>
    <w:rsid w:val="003839F2"/>
    <w:rsid w:val="00384199"/>
    <w:rsid w:val="0038482E"/>
    <w:rsid w:val="00384899"/>
    <w:rsid w:val="00384D46"/>
    <w:rsid w:val="003855A7"/>
    <w:rsid w:val="00385C74"/>
    <w:rsid w:val="00386C69"/>
    <w:rsid w:val="003875D6"/>
    <w:rsid w:val="00387AB0"/>
    <w:rsid w:val="00387D6E"/>
    <w:rsid w:val="00390419"/>
    <w:rsid w:val="0039159F"/>
    <w:rsid w:val="00392032"/>
    <w:rsid w:val="00392069"/>
    <w:rsid w:val="00392279"/>
    <w:rsid w:val="003924C6"/>
    <w:rsid w:val="00392507"/>
    <w:rsid w:val="0039266A"/>
    <w:rsid w:val="00392C6C"/>
    <w:rsid w:val="00393007"/>
    <w:rsid w:val="00393026"/>
    <w:rsid w:val="003931D8"/>
    <w:rsid w:val="00393447"/>
    <w:rsid w:val="00393619"/>
    <w:rsid w:val="003936BB"/>
    <w:rsid w:val="00393807"/>
    <w:rsid w:val="003940D9"/>
    <w:rsid w:val="00394482"/>
    <w:rsid w:val="00394525"/>
    <w:rsid w:val="00394A49"/>
    <w:rsid w:val="00394BCB"/>
    <w:rsid w:val="003950D4"/>
    <w:rsid w:val="003956C9"/>
    <w:rsid w:val="00395744"/>
    <w:rsid w:val="00395DB6"/>
    <w:rsid w:val="00395FE8"/>
    <w:rsid w:val="003960E8"/>
    <w:rsid w:val="003963EB"/>
    <w:rsid w:val="00396691"/>
    <w:rsid w:val="00396878"/>
    <w:rsid w:val="003970AB"/>
    <w:rsid w:val="0039721E"/>
    <w:rsid w:val="00397D26"/>
    <w:rsid w:val="00397D34"/>
    <w:rsid w:val="00397E66"/>
    <w:rsid w:val="003A04D7"/>
    <w:rsid w:val="003A05BE"/>
    <w:rsid w:val="003A05EC"/>
    <w:rsid w:val="003A1B17"/>
    <w:rsid w:val="003A345B"/>
    <w:rsid w:val="003A3510"/>
    <w:rsid w:val="003A39FD"/>
    <w:rsid w:val="003A3B33"/>
    <w:rsid w:val="003A3B70"/>
    <w:rsid w:val="003A3F58"/>
    <w:rsid w:val="003A42C1"/>
    <w:rsid w:val="003A449D"/>
    <w:rsid w:val="003A4513"/>
    <w:rsid w:val="003A5553"/>
    <w:rsid w:val="003A58F5"/>
    <w:rsid w:val="003A5C65"/>
    <w:rsid w:val="003A5E77"/>
    <w:rsid w:val="003A5F43"/>
    <w:rsid w:val="003A6939"/>
    <w:rsid w:val="003A6BA3"/>
    <w:rsid w:val="003A754F"/>
    <w:rsid w:val="003A7E04"/>
    <w:rsid w:val="003A7FCE"/>
    <w:rsid w:val="003B08E7"/>
    <w:rsid w:val="003B0DCA"/>
    <w:rsid w:val="003B1D1C"/>
    <w:rsid w:val="003B1EFA"/>
    <w:rsid w:val="003B1F7F"/>
    <w:rsid w:val="003B2091"/>
    <w:rsid w:val="003B2099"/>
    <w:rsid w:val="003B24DE"/>
    <w:rsid w:val="003B2769"/>
    <w:rsid w:val="003B2ED7"/>
    <w:rsid w:val="003B3268"/>
    <w:rsid w:val="003B3BFB"/>
    <w:rsid w:val="003B4071"/>
    <w:rsid w:val="003B495A"/>
    <w:rsid w:val="003B4ECC"/>
    <w:rsid w:val="003B5406"/>
    <w:rsid w:val="003B5730"/>
    <w:rsid w:val="003B5957"/>
    <w:rsid w:val="003B5E5A"/>
    <w:rsid w:val="003B5E6B"/>
    <w:rsid w:val="003B61AB"/>
    <w:rsid w:val="003B63BB"/>
    <w:rsid w:val="003B6677"/>
    <w:rsid w:val="003B673C"/>
    <w:rsid w:val="003B6845"/>
    <w:rsid w:val="003B6C26"/>
    <w:rsid w:val="003B7000"/>
    <w:rsid w:val="003B7549"/>
    <w:rsid w:val="003B7560"/>
    <w:rsid w:val="003B7F63"/>
    <w:rsid w:val="003C01A0"/>
    <w:rsid w:val="003C079D"/>
    <w:rsid w:val="003C08AB"/>
    <w:rsid w:val="003C0AF5"/>
    <w:rsid w:val="003C0D04"/>
    <w:rsid w:val="003C0D5A"/>
    <w:rsid w:val="003C0D88"/>
    <w:rsid w:val="003C0E9D"/>
    <w:rsid w:val="003C11C6"/>
    <w:rsid w:val="003C1879"/>
    <w:rsid w:val="003C19A2"/>
    <w:rsid w:val="003C1C03"/>
    <w:rsid w:val="003C1F95"/>
    <w:rsid w:val="003C1FAF"/>
    <w:rsid w:val="003C2733"/>
    <w:rsid w:val="003C2809"/>
    <w:rsid w:val="003C2A54"/>
    <w:rsid w:val="003C2C3B"/>
    <w:rsid w:val="003C3571"/>
    <w:rsid w:val="003C364C"/>
    <w:rsid w:val="003C39DE"/>
    <w:rsid w:val="003C39E9"/>
    <w:rsid w:val="003C3B90"/>
    <w:rsid w:val="003C42B0"/>
    <w:rsid w:val="003C443E"/>
    <w:rsid w:val="003C4852"/>
    <w:rsid w:val="003C4873"/>
    <w:rsid w:val="003C4999"/>
    <w:rsid w:val="003C52D7"/>
    <w:rsid w:val="003C53E1"/>
    <w:rsid w:val="003C587F"/>
    <w:rsid w:val="003C5C4F"/>
    <w:rsid w:val="003C5CFC"/>
    <w:rsid w:val="003C5EE2"/>
    <w:rsid w:val="003C5F97"/>
    <w:rsid w:val="003C62EE"/>
    <w:rsid w:val="003C64BA"/>
    <w:rsid w:val="003C6B25"/>
    <w:rsid w:val="003C6F5E"/>
    <w:rsid w:val="003C7889"/>
    <w:rsid w:val="003C79FC"/>
    <w:rsid w:val="003C7E92"/>
    <w:rsid w:val="003D01A7"/>
    <w:rsid w:val="003D0517"/>
    <w:rsid w:val="003D074D"/>
    <w:rsid w:val="003D08AC"/>
    <w:rsid w:val="003D0BAC"/>
    <w:rsid w:val="003D1317"/>
    <w:rsid w:val="003D1C32"/>
    <w:rsid w:val="003D2044"/>
    <w:rsid w:val="003D21B1"/>
    <w:rsid w:val="003D2515"/>
    <w:rsid w:val="003D2803"/>
    <w:rsid w:val="003D2B15"/>
    <w:rsid w:val="003D2FC0"/>
    <w:rsid w:val="003D31EC"/>
    <w:rsid w:val="003D320A"/>
    <w:rsid w:val="003D34B3"/>
    <w:rsid w:val="003D389D"/>
    <w:rsid w:val="003D4256"/>
    <w:rsid w:val="003D4501"/>
    <w:rsid w:val="003D4ECF"/>
    <w:rsid w:val="003D5161"/>
    <w:rsid w:val="003D5671"/>
    <w:rsid w:val="003D5B55"/>
    <w:rsid w:val="003D62CF"/>
    <w:rsid w:val="003D62D5"/>
    <w:rsid w:val="003D6624"/>
    <w:rsid w:val="003D6917"/>
    <w:rsid w:val="003D6B39"/>
    <w:rsid w:val="003D6E6E"/>
    <w:rsid w:val="003D716D"/>
    <w:rsid w:val="003D7626"/>
    <w:rsid w:val="003D7BE6"/>
    <w:rsid w:val="003D7F71"/>
    <w:rsid w:val="003E0553"/>
    <w:rsid w:val="003E056B"/>
    <w:rsid w:val="003E06C3"/>
    <w:rsid w:val="003E0E9C"/>
    <w:rsid w:val="003E0EE8"/>
    <w:rsid w:val="003E10F8"/>
    <w:rsid w:val="003E122B"/>
    <w:rsid w:val="003E2265"/>
    <w:rsid w:val="003E284B"/>
    <w:rsid w:val="003E2EF4"/>
    <w:rsid w:val="003E3177"/>
    <w:rsid w:val="003E325B"/>
    <w:rsid w:val="003E34C5"/>
    <w:rsid w:val="003E398B"/>
    <w:rsid w:val="003E3AD6"/>
    <w:rsid w:val="003E475C"/>
    <w:rsid w:val="003E4A19"/>
    <w:rsid w:val="003E4CA8"/>
    <w:rsid w:val="003E5396"/>
    <w:rsid w:val="003E550F"/>
    <w:rsid w:val="003E57AC"/>
    <w:rsid w:val="003E635D"/>
    <w:rsid w:val="003E64B4"/>
    <w:rsid w:val="003E6731"/>
    <w:rsid w:val="003E6796"/>
    <w:rsid w:val="003E68BA"/>
    <w:rsid w:val="003E7084"/>
    <w:rsid w:val="003E71F4"/>
    <w:rsid w:val="003E751D"/>
    <w:rsid w:val="003E77D4"/>
    <w:rsid w:val="003E787C"/>
    <w:rsid w:val="003E787D"/>
    <w:rsid w:val="003E78A6"/>
    <w:rsid w:val="003E7979"/>
    <w:rsid w:val="003E7CD0"/>
    <w:rsid w:val="003E7DDB"/>
    <w:rsid w:val="003E7E73"/>
    <w:rsid w:val="003F06F9"/>
    <w:rsid w:val="003F0D61"/>
    <w:rsid w:val="003F0E24"/>
    <w:rsid w:val="003F1179"/>
    <w:rsid w:val="003F1236"/>
    <w:rsid w:val="003F194A"/>
    <w:rsid w:val="003F1E66"/>
    <w:rsid w:val="003F2301"/>
    <w:rsid w:val="003F3E15"/>
    <w:rsid w:val="003F4479"/>
    <w:rsid w:val="003F4738"/>
    <w:rsid w:val="003F4BCC"/>
    <w:rsid w:val="003F4D42"/>
    <w:rsid w:val="003F51AC"/>
    <w:rsid w:val="003F552B"/>
    <w:rsid w:val="003F55F6"/>
    <w:rsid w:val="003F58CD"/>
    <w:rsid w:val="003F5FB9"/>
    <w:rsid w:val="003F61BE"/>
    <w:rsid w:val="003F61CF"/>
    <w:rsid w:val="003F6692"/>
    <w:rsid w:val="003F68A6"/>
    <w:rsid w:val="003F6E0C"/>
    <w:rsid w:val="003F6EC3"/>
    <w:rsid w:val="003F7366"/>
    <w:rsid w:val="003F7454"/>
    <w:rsid w:val="003F7523"/>
    <w:rsid w:val="003F7611"/>
    <w:rsid w:val="003F762B"/>
    <w:rsid w:val="003F7683"/>
    <w:rsid w:val="003F7E2C"/>
    <w:rsid w:val="00400766"/>
    <w:rsid w:val="004007ED"/>
    <w:rsid w:val="00400A53"/>
    <w:rsid w:val="00400B72"/>
    <w:rsid w:val="00400E3A"/>
    <w:rsid w:val="00401956"/>
    <w:rsid w:val="00401D3C"/>
    <w:rsid w:val="0040203B"/>
    <w:rsid w:val="004021C5"/>
    <w:rsid w:val="0040231E"/>
    <w:rsid w:val="0040235E"/>
    <w:rsid w:val="004024F6"/>
    <w:rsid w:val="004025C0"/>
    <w:rsid w:val="0040280E"/>
    <w:rsid w:val="004028F5"/>
    <w:rsid w:val="00402DDC"/>
    <w:rsid w:val="004036FD"/>
    <w:rsid w:val="004037CD"/>
    <w:rsid w:val="00403A49"/>
    <w:rsid w:val="004040EE"/>
    <w:rsid w:val="00404119"/>
    <w:rsid w:val="0040433C"/>
    <w:rsid w:val="00404B57"/>
    <w:rsid w:val="004050BB"/>
    <w:rsid w:val="00405264"/>
    <w:rsid w:val="00405876"/>
    <w:rsid w:val="00405B17"/>
    <w:rsid w:val="00405B6B"/>
    <w:rsid w:val="00406386"/>
    <w:rsid w:val="00406436"/>
    <w:rsid w:val="00406FD9"/>
    <w:rsid w:val="00407018"/>
    <w:rsid w:val="004070BF"/>
    <w:rsid w:val="0040715D"/>
    <w:rsid w:val="004072EF"/>
    <w:rsid w:val="004072F1"/>
    <w:rsid w:val="00407514"/>
    <w:rsid w:val="0040770B"/>
    <w:rsid w:val="004078BF"/>
    <w:rsid w:val="004111BF"/>
    <w:rsid w:val="00411220"/>
    <w:rsid w:val="0041122A"/>
    <w:rsid w:val="0041146B"/>
    <w:rsid w:val="00411E99"/>
    <w:rsid w:val="0041200B"/>
    <w:rsid w:val="00412121"/>
    <w:rsid w:val="00412177"/>
    <w:rsid w:val="00412AE8"/>
    <w:rsid w:val="00412D81"/>
    <w:rsid w:val="00412FB5"/>
    <w:rsid w:val="00413534"/>
    <w:rsid w:val="004135D6"/>
    <w:rsid w:val="0041365A"/>
    <w:rsid w:val="00413665"/>
    <w:rsid w:val="00413923"/>
    <w:rsid w:val="00413A84"/>
    <w:rsid w:val="00414027"/>
    <w:rsid w:val="004142CC"/>
    <w:rsid w:val="00414EC5"/>
    <w:rsid w:val="0041546D"/>
    <w:rsid w:val="00415765"/>
    <w:rsid w:val="004159AB"/>
    <w:rsid w:val="00415EC3"/>
    <w:rsid w:val="00416136"/>
    <w:rsid w:val="00416164"/>
    <w:rsid w:val="00416611"/>
    <w:rsid w:val="0041678F"/>
    <w:rsid w:val="004168C1"/>
    <w:rsid w:val="0041705E"/>
    <w:rsid w:val="00417219"/>
    <w:rsid w:val="00417439"/>
    <w:rsid w:val="00417456"/>
    <w:rsid w:val="00417DA4"/>
    <w:rsid w:val="00417F9E"/>
    <w:rsid w:val="00420739"/>
    <w:rsid w:val="0042092F"/>
    <w:rsid w:val="00420D5E"/>
    <w:rsid w:val="00420E7A"/>
    <w:rsid w:val="00420F2F"/>
    <w:rsid w:val="004211BF"/>
    <w:rsid w:val="00421D1B"/>
    <w:rsid w:val="004222A2"/>
    <w:rsid w:val="00422687"/>
    <w:rsid w:val="004226CE"/>
    <w:rsid w:val="004227B0"/>
    <w:rsid w:val="00422DF2"/>
    <w:rsid w:val="00422FA3"/>
    <w:rsid w:val="004233A0"/>
    <w:rsid w:val="004233E4"/>
    <w:rsid w:val="004233EE"/>
    <w:rsid w:val="004235A8"/>
    <w:rsid w:val="00423679"/>
    <w:rsid w:val="00423C64"/>
    <w:rsid w:val="00423F6C"/>
    <w:rsid w:val="00424256"/>
    <w:rsid w:val="004243BB"/>
    <w:rsid w:val="004246DD"/>
    <w:rsid w:val="00424BF4"/>
    <w:rsid w:val="00424D50"/>
    <w:rsid w:val="00424D56"/>
    <w:rsid w:val="00424E44"/>
    <w:rsid w:val="00424E5A"/>
    <w:rsid w:val="0042515A"/>
    <w:rsid w:val="00425B54"/>
    <w:rsid w:val="00425B5C"/>
    <w:rsid w:val="00425C04"/>
    <w:rsid w:val="0042601F"/>
    <w:rsid w:val="00426125"/>
    <w:rsid w:val="00426162"/>
    <w:rsid w:val="004266A7"/>
    <w:rsid w:val="004267A6"/>
    <w:rsid w:val="00426A11"/>
    <w:rsid w:val="00426A1A"/>
    <w:rsid w:val="00426D15"/>
    <w:rsid w:val="00426D1C"/>
    <w:rsid w:val="00426DCC"/>
    <w:rsid w:val="00427A02"/>
    <w:rsid w:val="0043019E"/>
    <w:rsid w:val="00430636"/>
    <w:rsid w:val="00430C49"/>
    <w:rsid w:val="00430EE4"/>
    <w:rsid w:val="004312CA"/>
    <w:rsid w:val="00431AB5"/>
    <w:rsid w:val="00431CC1"/>
    <w:rsid w:val="00431D6A"/>
    <w:rsid w:val="00431DE8"/>
    <w:rsid w:val="00431F39"/>
    <w:rsid w:val="004322FE"/>
    <w:rsid w:val="0043264D"/>
    <w:rsid w:val="00432A21"/>
    <w:rsid w:val="00432DCA"/>
    <w:rsid w:val="00432E03"/>
    <w:rsid w:val="00433285"/>
    <w:rsid w:val="00433440"/>
    <w:rsid w:val="0043376C"/>
    <w:rsid w:val="00433B42"/>
    <w:rsid w:val="00434032"/>
    <w:rsid w:val="0043412F"/>
    <w:rsid w:val="004342D8"/>
    <w:rsid w:val="00434590"/>
    <w:rsid w:val="0043474B"/>
    <w:rsid w:val="00434E05"/>
    <w:rsid w:val="00435086"/>
    <w:rsid w:val="0043511C"/>
    <w:rsid w:val="00435898"/>
    <w:rsid w:val="00435B39"/>
    <w:rsid w:val="00435BA5"/>
    <w:rsid w:val="00435E4B"/>
    <w:rsid w:val="00435EE5"/>
    <w:rsid w:val="00435F72"/>
    <w:rsid w:val="0043668B"/>
    <w:rsid w:val="0043676F"/>
    <w:rsid w:val="0043686B"/>
    <w:rsid w:val="00436A49"/>
    <w:rsid w:val="00437046"/>
    <w:rsid w:val="00437488"/>
    <w:rsid w:val="00437598"/>
    <w:rsid w:val="00437624"/>
    <w:rsid w:val="0043770A"/>
    <w:rsid w:val="004378D6"/>
    <w:rsid w:val="00437970"/>
    <w:rsid w:val="0043798F"/>
    <w:rsid w:val="004400CF"/>
    <w:rsid w:val="0044022A"/>
    <w:rsid w:val="0044099E"/>
    <w:rsid w:val="00440D70"/>
    <w:rsid w:val="00440EFE"/>
    <w:rsid w:val="00441005"/>
    <w:rsid w:val="0044163D"/>
    <w:rsid w:val="00441806"/>
    <w:rsid w:val="004419E4"/>
    <w:rsid w:val="00441C09"/>
    <w:rsid w:val="00442452"/>
    <w:rsid w:val="00442728"/>
    <w:rsid w:val="0044281F"/>
    <w:rsid w:val="00442D16"/>
    <w:rsid w:val="004430A9"/>
    <w:rsid w:val="0044323E"/>
    <w:rsid w:val="004432A4"/>
    <w:rsid w:val="004437AE"/>
    <w:rsid w:val="0044420E"/>
    <w:rsid w:val="00444680"/>
    <w:rsid w:val="004447B2"/>
    <w:rsid w:val="00444B26"/>
    <w:rsid w:val="00445697"/>
    <w:rsid w:val="00445701"/>
    <w:rsid w:val="00445BBB"/>
    <w:rsid w:val="00445C7E"/>
    <w:rsid w:val="00445F83"/>
    <w:rsid w:val="00446395"/>
    <w:rsid w:val="0044675C"/>
    <w:rsid w:val="0044693B"/>
    <w:rsid w:val="004469B3"/>
    <w:rsid w:val="00446D12"/>
    <w:rsid w:val="00446F57"/>
    <w:rsid w:val="00447743"/>
    <w:rsid w:val="0044789D"/>
    <w:rsid w:val="004479B1"/>
    <w:rsid w:val="00447BF9"/>
    <w:rsid w:val="00447C57"/>
    <w:rsid w:val="00447E09"/>
    <w:rsid w:val="004500AA"/>
    <w:rsid w:val="00450367"/>
    <w:rsid w:val="0045171B"/>
    <w:rsid w:val="00451869"/>
    <w:rsid w:val="00451870"/>
    <w:rsid w:val="004519BB"/>
    <w:rsid w:val="00451A07"/>
    <w:rsid w:val="00451BB4"/>
    <w:rsid w:val="00451FCF"/>
    <w:rsid w:val="00452A44"/>
    <w:rsid w:val="00452B17"/>
    <w:rsid w:val="00453554"/>
    <w:rsid w:val="00453565"/>
    <w:rsid w:val="00453A0C"/>
    <w:rsid w:val="00454290"/>
    <w:rsid w:val="004547C7"/>
    <w:rsid w:val="00454BDB"/>
    <w:rsid w:val="00454C31"/>
    <w:rsid w:val="00454CD8"/>
    <w:rsid w:val="00454F94"/>
    <w:rsid w:val="004550C8"/>
    <w:rsid w:val="00455337"/>
    <w:rsid w:val="004557E8"/>
    <w:rsid w:val="004558B6"/>
    <w:rsid w:val="00456416"/>
    <w:rsid w:val="0045644E"/>
    <w:rsid w:val="00456478"/>
    <w:rsid w:val="004569CA"/>
    <w:rsid w:val="00456A94"/>
    <w:rsid w:val="004573A1"/>
    <w:rsid w:val="00457671"/>
    <w:rsid w:val="004576B1"/>
    <w:rsid w:val="00457858"/>
    <w:rsid w:val="00457E27"/>
    <w:rsid w:val="0046073F"/>
    <w:rsid w:val="00460C06"/>
    <w:rsid w:val="00460E8C"/>
    <w:rsid w:val="004610C2"/>
    <w:rsid w:val="00461271"/>
    <w:rsid w:val="004613C3"/>
    <w:rsid w:val="004619E2"/>
    <w:rsid w:val="004621F0"/>
    <w:rsid w:val="004629F8"/>
    <w:rsid w:val="0046303E"/>
    <w:rsid w:val="00463065"/>
    <w:rsid w:val="00463099"/>
    <w:rsid w:val="004630E8"/>
    <w:rsid w:val="0046310D"/>
    <w:rsid w:val="00464632"/>
    <w:rsid w:val="004647AB"/>
    <w:rsid w:val="004650D2"/>
    <w:rsid w:val="00465393"/>
    <w:rsid w:val="004654D9"/>
    <w:rsid w:val="00465574"/>
    <w:rsid w:val="00465683"/>
    <w:rsid w:val="004656BE"/>
    <w:rsid w:val="00465850"/>
    <w:rsid w:val="00465AEB"/>
    <w:rsid w:val="004661A4"/>
    <w:rsid w:val="00466C98"/>
    <w:rsid w:val="00466FB6"/>
    <w:rsid w:val="00467125"/>
    <w:rsid w:val="004677C3"/>
    <w:rsid w:val="00467827"/>
    <w:rsid w:val="00467DA6"/>
    <w:rsid w:val="00467F25"/>
    <w:rsid w:val="00470192"/>
    <w:rsid w:val="004703BD"/>
    <w:rsid w:val="004704B6"/>
    <w:rsid w:val="00470906"/>
    <w:rsid w:val="00470BBB"/>
    <w:rsid w:val="00470DC4"/>
    <w:rsid w:val="00471430"/>
    <w:rsid w:val="0047151C"/>
    <w:rsid w:val="004716F1"/>
    <w:rsid w:val="00471758"/>
    <w:rsid w:val="0047191B"/>
    <w:rsid w:val="00471D05"/>
    <w:rsid w:val="00471E47"/>
    <w:rsid w:val="0047209E"/>
    <w:rsid w:val="004720C4"/>
    <w:rsid w:val="00472504"/>
    <w:rsid w:val="0047250A"/>
    <w:rsid w:val="004726E7"/>
    <w:rsid w:val="00473527"/>
    <w:rsid w:val="00473986"/>
    <w:rsid w:val="004741F0"/>
    <w:rsid w:val="0047471E"/>
    <w:rsid w:val="004748EC"/>
    <w:rsid w:val="00474E26"/>
    <w:rsid w:val="00474FB4"/>
    <w:rsid w:val="004750C2"/>
    <w:rsid w:val="00475439"/>
    <w:rsid w:val="00475ABA"/>
    <w:rsid w:val="00475CAE"/>
    <w:rsid w:val="00475FF4"/>
    <w:rsid w:val="004762DB"/>
    <w:rsid w:val="00476351"/>
    <w:rsid w:val="00476547"/>
    <w:rsid w:val="00476865"/>
    <w:rsid w:val="004768B2"/>
    <w:rsid w:val="00476904"/>
    <w:rsid w:val="0047698B"/>
    <w:rsid w:val="00476E67"/>
    <w:rsid w:val="0047721D"/>
    <w:rsid w:val="00477375"/>
    <w:rsid w:val="00477B21"/>
    <w:rsid w:val="00477D72"/>
    <w:rsid w:val="00477E8E"/>
    <w:rsid w:val="00477EA4"/>
    <w:rsid w:val="00477F5D"/>
    <w:rsid w:val="00480381"/>
    <w:rsid w:val="00480A31"/>
    <w:rsid w:val="00480B0F"/>
    <w:rsid w:val="00480BB0"/>
    <w:rsid w:val="00480E87"/>
    <w:rsid w:val="004815F9"/>
    <w:rsid w:val="00481637"/>
    <w:rsid w:val="00481D49"/>
    <w:rsid w:val="00482587"/>
    <w:rsid w:val="004825D3"/>
    <w:rsid w:val="00482B5D"/>
    <w:rsid w:val="00482BAB"/>
    <w:rsid w:val="00482BAF"/>
    <w:rsid w:val="00482ED2"/>
    <w:rsid w:val="0048399D"/>
    <w:rsid w:val="00483BE3"/>
    <w:rsid w:val="004840B4"/>
    <w:rsid w:val="004841F4"/>
    <w:rsid w:val="00484806"/>
    <w:rsid w:val="00485703"/>
    <w:rsid w:val="00485ACB"/>
    <w:rsid w:val="00485FF6"/>
    <w:rsid w:val="0048682B"/>
    <w:rsid w:val="00486C14"/>
    <w:rsid w:val="0048791A"/>
    <w:rsid w:val="00487F18"/>
    <w:rsid w:val="004902A5"/>
    <w:rsid w:val="00490516"/>
    <w:rsid w:val="00490E6C"/>
    <w:rsid w:val="00491085"/>
    <w:rsid w:val="0049237E"/>
    <w:rsid w:val="00492A45"/>
    <w:rsid w:val="00492C62"/>
    <w:rsid w:val="00492FA7"/>
    <w:rsid w:val="00493760"/>
    <w:rsid w:val="00493BF7"/>
    <w:rsid w:val="00493DFA"/>
    <w:rsid w:val="0049422D"/>
    <w:rsid w:val="00494B79"/>
    <w:rsid w:val="00494E9A"/>
    <w:rsid w:val="004958EA"/>
    <w:rsid w:val="00496011"/>
    <w:rsid w:val="004960D5"/>
    <w:rsid w:val="00496937"/>
    <w:rsid w:val="00496C0C"/>
    <w:rsid w:val="00496F2D"/>
    <w:rsid w:val="0049706C"/>
    <w:rsid w:val="004973B4"/>
    <w:rsid w:val="0049775F"/>
    <w:rsid w:val="00497A5D"/>
    <w:rsid w:val="004A0760"/>
    <w:rsid w:val="004A13D4"/>
    <w:rsid w:val="004A1A8B"/>
    <w:rsid w:val="004A218D"/>
    <w:rsid w:val="004A23DA"/>
    <w:rsid w:val="004A2507"/>
    <w:rsid w:val="004A282F"/>
    <w:rsid w:val="004A2A5B"/>
    <w:rsid w:val="004A2AC3"/>
    <w:rsid w:val="004A2AD9"/>
    <w:rsid w:val="004A2D68"/>
    <w:rsid w:val="004A2D8E"/>
    <w:rsid w:val="004A309C"/>
    <w:rsid w:val="004A3940"/>
    <w:rsid w:val="004A3ADF"/>
    <w:rsid w:val="004A3B78"/>
    <w:rsid w:val="004A3BE6"/>
    <w:rsid w:val="004A40E0"/>
    <w:rsid w:val="004A4213"/>
    <w:rsid w:val="004A4DEA"/>
    <w:rsid w:val="004A5859"/>
    <w:rsid w:val="004A5A70"/>
    <w:rsid w:val="004A5AF8"/>
    <w:rsid w:val="004A5BCE"/>
    <w:rsid w:val="004A6023"/>
    <w:rsid w:val="004A611F"/>
    <w:rsid w:val="004A61D9"/>
    <w:rsid w:val="004A6623"/>
    <w:rsid w:val="004A6806"/>
    <w:rsid w:val="004A69A4"/>
    <w:rsid w:val="004A735F"/>
    <w:rsid w:val="004A7473"/>
    <w:rsid w:val="004A750A"/>
    <w:rsid w:val="004A77D1"/>
    <w:rsid w:val="004A77D6"/>
    <w:rsid w:val="004A7B47"/>
    <w:rsid w:val="004B012A"/>
    <w:rsid w:val="004B09FA"/>
    <w:rsid w:val="004B0ACB"/>
    <w:rsid w:val="004B0DE0"/>
    <w:rsid w:val="004B106C"/>
    <w:rsid w:val="004B1207"/>
    <w:rsid w:val="004B15F4"/>
    <w:rsid w:val="004B23ED"/>
    <w:rsid w:val="004B262F"/>
    <w:rsid w:val="004B268E"/>
    <w:rsid w:val="004B2B8B"/>
    <w:rsid w:val="004B3033"/>
    <w:rsid w:val="004B39E7"/>
    <w:rsid w:val="004B415B"/>
    <w:rsid w:val="004B425B"/>
    <w:rsid w:val="004B43F6"/>
    <w:rsid w:val="004B442A"/>
    <w:rsid w:val="004B4823"/>
    <w:rsid w:val="004B4A98"/>
    <w:rsid w:val="004B4AD1"/>
    <w:rsid w:val="004B504D"/>
    <w:rsid w:val="004B51E6"/>
    <w:rsid w:val="004B55AC"/>
    <w:rsid w:val="004B5857"/>
    <w:rsid w:val="004B5B8A"/>
    <w:rsid w:val="004B5F13"/>
    <w:rsid w:val="004B600A"/>
    <w:rsid w:val="004B641C"/>
    <w:rsid w:val="004B673C"/>
    <w:rsid w:val="004B676F"/>
    <w:rsid w:val="004B6DD5"/>
    <w:rsid w:val="004B6F72"/>
    <w:rsid w:val="004B6F93"/>
    <w:rsid w:val="004B703A"/>
    <w:rsid w:val="004B71EB"/>
    <w:rsid w:val="004B74A7"/>
    <w:rsid w:val="004B789F"/>
    <w:rsid w:val="004B79AD"/>
    <w:rsid w:val="004B7E2B"/>
    <w:rsid w:val="004B7F62"/>
    <w:rsid w:val="004C06CD"/>
    <w:rsid w:val="004C07B3"/>
    <w:rsid w:val="004C0FF1"/>
    <w:rsid w:val="004C1269"/>
    <w:rsid w:val="004C138F"/>
    <w:rsid w:val="004C13F0"/>
    <w:rsid w:val="004C1D54"/>
    <w:rsid w:val="004C1E25"/>
    <w:rsid w:val="004C23BF"/>
    <w:rsid w:val="004C2451"/>
    <w:rsid w:val="004C2C17"/>
    <w:rsid w:val="004C2C6B"/>
    <w:rsid w:val="004C2DAF"/>
    <w:rsid w:val="004C3938"/>
    <w:rsid w:val="004C3DD8"/>
    <w:rsid w:val="004C474C"/>
    <w:rsid w:val="004C4D60"/>
    <w:rsid w:val="004C5067"/>
    <w:rsid w:val="004C5172"/>
    <w:rsid w:val="004C5297"/>
    <w:rsid w:val="004C5396"/>
    <w:rsid w:val="004C5A0A"/>
    <w:rsid w:val="004C6389"/>
    <w:rsid w:val="004C651A"/>
    <w:rsid w:val="004C65E2"/>
    <w:rsid w:val="004C65FC"/>
    <w:rsid w:val="004C7299"/>
    <w:rsid w:val="004C7425"/>
    <w:rsid w:val="004C7496"/>
    <w:rsid w:val="004C752C"/>
    <w:rsid w:val="004C7A66"/>
    <w:rsid w:val="004C7FF7"/>
    <w:rsid w:val="004D013E"/>
    <w:rsid w:val="004D0591"/>
    <w:rsid w:val="004D0906"/>
    <w:rsid w:val="004D0B02"/>
    <w:rsid w:val="004D0C01"/>
    <w:rsid w:val="004D1329"/>
    <w:rsid w:val="004D151A"/>
    <w:rsid w:val="004D1610"/>
    <w:rsid w:val="004D18A4"/>
    <w:rsid w:val="004D1946"/>
    <w:rsid w:val="004D1BAC"/>
    <w:rsid w:val="004D1C2C"/>
    <w:rsid w:val="004D21DE"/>
    <w:rsid w:val="004D2246"/>
    <w:rsid w:val="004D24B3"/>
    <w:rsid w:val="004D26D2"/>
    <w:rsid w:val="004D2BA9"/>
    <w:rsid w:val="004D2DB2"/>
    <w:rsid w:val="004D2FB9"/>
    <w:rsid w:val="004D2FED"/>
    <w:rsid w:val="004D30BD"/>
    <w:rsid w:val="004D32FF"/>
    <w:rsid w:val="004D34D6"/>
    <w:rsid w:val="004D3851"/>
    <w:rsid w:val="004D4036"/>
    <w:rsid w:val="004D413B"/>
    <w:rsid w:val="004D438C"/>
    <w:rsid w:val="004D4574"/>
    <w:rsid w:val="004D4678"/>
    <w:rsid w:val="004D4814"/>
    <w:rsid w:val="004D4AFD"/>
    <w:rsid w:val="004D4E41"/>
    <w:rsid w:val="004D4EB3"/>
    <w:rsid w:val="004D4F35"/>
    <w:rsid w:val="004D56D8"/>
    <w:rsid w:val="004D56F3"/>
    <w:rsid w:val="004D579B"/>
    <w:rsid w:val="004D5B18"/>
    <w:rsid w:val="004D5CB7"/>
    <w:rsid w:val="004D60E9"/>
    <w:rsid w:val="004D62CF"/>
    <w:rsid w:val="004D63B4"/>
    <w:rsid w:val="004D6929"/>
    <w:rsid w:val="004D6DEA"/>
    <w:rsid w:val="004D6F19"/>
    <w:rsid w:val="004D6F41"/>
    <w:rsid w:val="004D7413"/>
    <w:rsid w:val="004D7532"/>
    <w:rsid w:val="004D7927"/>
    <w:rsid w:val="004D7BCF"/>
    <w:rsid w:val="004D7C9E"/>
    <w:rsid w:val="004D7D13"/>
    <w:rsid w:val="004E0031"/>
    <w:rsid w:val="004E07C5"/>
    <w:rsid w:val="004E08AE"/>
    <w:rsid w:val="004E0C57"/>
    <w:rsid w:val="004E11EC"/>
    <w:rsid w:val="004E131C"/>
    <w:rsid w:val="004E1DE6"/>
    <w:rsid w:val="004E1EA0"/>
    <w:rsid w:val="004E2627"/>
    <w:rsid w:val="004E2753"/>
    <w:rsid w:val="004E2834"/>
    <w:rsid w:val="004E2868"/>
    <w:rsid w:val="004E2936"/>
    <w:rsid w:val="004E2AF2"/>
    <w:rsid w:val="004E31C6"/>
    <w:rsid w:val="004E34A4"/>
    <w:rsid w:val="004E36C8"/>
    <w:rsid w:val="004E3705"/>
    <w:rsid w:val="004E3A51"/>
    <w:rsid w:val="004E3BFA"/>
    <w:rsid w:val="004E3CA6"/>
    <w:rsid w:val="004E3D5F"/>
    <w:rsid w:val="004E3FB0"/>
    <w:rsid w:val="004E4152"/>
    <w:rsid w:val="004E461E"/>
    <w:rsid w:val="004E4656"/>
    <w:rsid w:val="004E4ACA"/>
    <w:rsid w:val="004E4DE2"/>
    <w:rsid w:val="004E4FC4"/>
    <w:rsid w:val="004E557B"/>
    <w:rsid w:val="004E5695"/>
    <w:rsid w:val="004E5725"/>
    <w:rsid w:val="004E5A88"/>
    <w:rsid w:val="004E5C60"/>
    <w:rsid w:val="004E5D8C"/>
    <w:rsid w:val="004E5EF2"/>
    <w:rsid w:val="004E6291"/>
    <w:rsid w:val="004E64AF"/>
    <w:rsid w:val="004E6580"/>
    <w:rsid w:val="004E65B1"/>
    <w:rsid w:val="004E67D1"/>
    <w:rsid w:val="004E6AAD"/>
    <w:rsid w:val="004E6B6F"/>
    <w:rsid w:val="004E6B90"/>
    <w:rsid w:val="004E6D52"/>
    <w:rsid w:val="004E71BD"/>
    <w:rsid w:val="004E76F7"/>
    <w:rsid w:val="004E7956"/>
    <w:rsid w:val="004E7E65"/>
    <w:rsid w:val="004E7FF3"/>
    <w:rsid w:val="004F00FA"/>
    <w:rsid w:val="004F08B0"/>
    <w:rsid w:val="004F08FC"/>
    <w:rsid w:val="004F0FCF"/>
    <w:rsid w:val="004F181B"/>
    <w:rsid w:val="004F1BD6"/>
    <w:rsid w:val="004F1D3E"/>
    <w:rsid w:val="004F1EBE"/>
    <w:rsid w:val="004F2543"/>
    <w:rsid w:val="004F25A3"/>
    <w:rsid w:val="004F2815"/>
    <w:rsid w:val="004F2F42"/>
    <w:rsid w:val="004F3690"/>
    <w:rsid w:val="004F3884"/>
    <w:rsid w:val="004F3A4A"/>
    <w:rsid w:val="004F3A93"/>
    <w:rsid w:val="004F3BCC"/>
    <w:rsid w:val="004F4024"/>
    <w:rsid w:val="004F46EF"/>
    <w:rsid w:val="004F4FDE"/>
    <w:rsid w:val="004F5259"/>
    <w:rsid w:val="004F55F1"/>
    <w:rsid w:val="004F581F"/>
    <w:rsid w:val="004F595D"/>
    <w:rsid w:val="004F5C43"/>
    <w:rsid w:val="004F612C"/>
    <w:rsid w:val="004F64A2"/>
    <w:rsid w:val="004F6599"/>
    <w:rsid w:val="004F67C3"/>
    <w:rsid w:val="004F6A43"/>
    <w:rsid w:val="004F744F"/>
    <w:rsid w:val="004F7512"/>
    <w:rsid w:val="004F756D"/>
    <w:rsid w:val="004F75BC"/>
    <w:rsid w:val="004F7A3A"/>
    <w:rsid w:val="004F7C05"/>
    <w:rsid w:val="004F7F41"/>
    <w:rsid w:val="0050023E"/>
    <w:rsid w:val="00500414"/>
    <w:rsid w:val="00500D7E"/>
    <w:rsid w:val="0050103B"/>
    <w:rsid w:val="00501457"/>
    <w:rsid w:val="005014BE"/>
    <w:rsid w:val="00501EC0"/>
    <w:rsid w:val="0050225E"/>
    <w:rsid w:val="00502611"/>
    <w:rsid w:val="0050266D"/>
    <w:rsid w:val="005027C9"/>
    <w:rsid w:val="00502AFA"/>
    <w:rsid w:val="0050335B"/>
    <w:rsid w:val="005034A5"/>
    <w:rsid w:val="00504660"/>
    <w:rsid w:val="00504831"/>
    <w:rsid w:val="0050493A"/>
    <w:rsid w:val="00504AA2"/>
    <w:rsid w:val="00505490"/>
    <w:rsid w:val="00505930"/>
    <w:rsid w:val="005059C8"/>
    <w:rsid w:val="00505A56"/>
    <w:rsid w:val="00505B0A"/>
    <w:rsid w:val="00505C6A"/>
    <w:rsid w:val="00505E02"/>
    <w:rsid w:val="00505E67"/>
    <w:rsid w:val="00506279"/>
    <w:rsid w:val="00506A81"/>
    <w:rsid w:val="00506C13"/>
    <w:rsid w:val="00506DE9"/>
    <w:rsid w:val="00506E97"/>
    <w:rsid w:val="005073FB"/>
    <w:rsid w:val="0050752E"/>
    <w:rsid w:val="00507598"/>
    <w:rsid w:val="00507719"/>
    <w:rsid w:val="0050773C"/>
    <w:rsid w:val="005078DE"/>
    <w:rsid w:val="00507C7C"/>
    <w:rsid w:val="005103D7"/>
    <w:rsid w:val="00510618"/>
    <w:rsid w:val="00510C7C"/>
    <w:rsid w:val="0051152B"/>
    <w:rsid w:val="005117B8"/>
    <w:rsid w:val="00511C2B"/>
    <w:rsid w:val="00511C93"/>
    <w:rsid w:val="0051245A"/>
    <w:rsid w:val="00512696"/>
    <w:rsid w:val="0051282D"/>
    <w:rsid w:val="00512851"/>
    <w:rsid w:val="0051298F"/>
    <w:rsid w:val="00512A9F"/>
    <w:rsid w:val="00512B7B"/>
    <w:rsid w:val="00513336"/>
    <w:rsid w:val="00513849"/>
    <w:rsid w:val="00513FED"/>
    <w:rsid w:val="00514269"/>
    <w:rsid w:val="00514C0E"/>
    <w:rsid w:val="00514C11"/>
    <w:rsid w:val="0051533D"/>
    <w:rsid w:val="00515503"/>
    <w:rsid w:val="00515652"/>
    <w:rsid w:val="00515C0D"/>
    <w:rsid w:val="00515F98"/>
    <w:rsid w:val="00516662"/>
    <w:rsid w:val="00516783"/>
    <w:rsid w:val="0051699A"/>
    <w:rsid w:val="00516B1E"/>
    <w:rsid w:val="005171DA"/>
    <w:rsid w:val="00517636"/>
    <w:rsid w:val="00517F63"/>
    <w:rsid w:val="00520578"/>
    <w:rsid w:val="00520B65"/>
    <w:rsid w:val="0052125A"/>
    <w:rsid w:val="00521A90"/>
    <w:rsid w:val="00521C2F"/>
    <w:rsid w:val="00521CFB"/>
    <w:rsid w:val="00522024"/>
    <w:rsid w:val="0052226C"/>
    <w:rsid w:val="00523211"/>
    <w:rsid w:val="00523744"/>
    <w:rsid w:val="0052416E"/>
    <w:rsid w:val="005242D5"/>
    <w:rsid w:val="005249C7"/>
    <w:rsid w:val="00524C98"/>
    <w:rsid w:val="00525180"/>
    <w:rsid w:val="005253C8"/>
    <w:rsid w:val="005257C1"/>
    <w:rsid w:val="00525BD0"/>
    <w:rsid w:val="00526130"/>
    <w:rsid w:val="005268BD"/>
    <w:rsid w:val="00527183"/>
    <w:rsid w:val="0052786E"/>
    <w:rsid w:val="00527902"/>
    <w:rsid w:val="00527D6E"/>
    <w:rsid w:val="00527E5F"/>
    <w:rsid w:val="0053005E"/>
    <w:rsid w:val="00530088"/>
    <w:rsid w:val="005300F6"/>
    <w:rsid w:val="0053013C"/>
    <w:rsid w:val="00530231"/>
    <w:rsid w:val="005302EE"/>
    <w:rsid w:val="00530681"/>
    <w:rsid w:val="00530D31"/>
    <w:rsid w:val="00530D34"/>
    <w:rsid w:val="00530FC4"/>
    <w:rsid w:val="00531305"/>
    <w:rsid w:val="00531453"/>
    <w:rsid w:val="00531831"/>
    <w:rsid w:val="00531FF6"/>
    <w:rsid w:val="00532549"/>
    <w:rsid w:val="00532C8F"/>
    <w:rsid w:val="00533163"/>
    <w:rsid w:val="00533831"/>
    <w:rsid w:val="005339F7"/>
    <w:rsid w:val="0053443A"/>
    <w:rsid w:val="005346A4"/>
    <w:rsid w:val="0053482A"/>
    <w:rsid w:val="005348D2"/>
    <w:rsid w:val="00534E2C"/>
    <w:rsid w:val="005359F0"/>
    <w:rsid w:val="00535D65"/>
    <w:rsid w:val="005368D7"/>
    <w:rsid w:val="005368FD"/>
    <w:rsid w:val="00536D5D"/>
    <w:rsid w:val="00536E89"/>
    <w:rsid w:val="0053740F"/>
    <w:rsid w:val="005376A4"/>
    <w:rsid w:val="00537DF8"/>
    <w:rsid w:val="00537E4D"/>
    <w:rsid w:val="00540150"/>
    <w:rsid w:val="00540168"/>
    <w:rsid w:val="0054089E"/>
    <w:rsid w:val="005409E4"/>
    <w:rsid w:val="00540DA4"/>
    <w:rsid w:val="005410E8"/>
    <w:rsid w:val="00541642"/>
    <w:rsid w:val="005417AC"/>
    <w:rsid w:val="00541956"/>
    <w:rsid w:val="00541FD5"/>
    <w:rsid w:val="00542226"/>
    <w:rsid w:val="00542557"/>
    <w:rsid w:val="00543232"/>
    <w:rsid w:val="005432F2"/>
    <w:rsid w:val="00543479"/>
    <w:rsid w:val="0054366A"/>
    <w:rsid w:val="00543A04"/>
    <w:rsid w:val="00543B43"/>
    <w:rsid w:val="00543CE0"/>
    <w:rsid w:val="0054403A"/>
    <w:rsid w:val="0054429B"/>
    <w:rsid w:val="005442B0"/>
    <w:rsid w:val="00544750"/>
    <w:rsid w:val="005456B4"/>
    <w:rsid w:val="00545811"/>
    <w:rsid w:val="00545BC4"/>
    <w:rsid w:val="00545F79"/>
    <w:rsid w:val="00545FBB"/>
    <w:rsid w:val="0054612D"/>
    <w:rsid w:val="00546166"/>
    <w:rsid w:val="005465F7"/>
    <w:rsid w:val="005467DC"/>
    <w:rsid w:val="00546D0B"/>
    <w:rsid w:val="00546EF9"/>
    <w:rsid w:val="00546F2F"/>
    <w:rsid w:val="005471C4"/>
    <w:rsid w:val="00547C31"/>
    <w:rsid w:val="00547E7A"/>
    <w:rsid w:val="0055033E"/>
    <w:rsid w:val="00551748"/>
    <w:rsid w:val="00551CE2"/>
    <w:rsid w:val="00551EFA"/>
    <w:rsid w:val="0055217C"/>
    <w:rsid w:val="00553495"/>
    <w:rsid w:val="005534A3"/>
    <w:rsid w:val="00553BA8"/>
    <w:rsid w:val="0055448B"/>
    <w:rsid w:val="00554609"/>
    <w:rsid w:val="00554D18"/>
    <w:rsid w:val="0055501C"/>
    <w:rsid w:val="0055504E"/>
    <w:rsid w:val="00555A3C"/>
    <w:rsid w:val="00555E0D"/>
    <w:rsid w:val="00555EBB"/>
    <w:rsid w:val="00556022"/>
    <w:rsid w:val="00556618"/>
    <w:rsid w:val="0055672C"/>
    <w:rsid w:val="00556981"/>
    <w:rsid w:val="00556CA2"/>
    <w:rsid w:val="00556EAB"/>
    <w:rsid w:val="005570AD"/>
    <w:rsid w:val="00557491"/>
    <w:rsid w:val="005579D4"/>
    <w:rsid w:val="00557A63"/>
    <w:rsid w:val="00560117"/>
    <w:rsid w:val="0056066A"/>
    <w:rsid w:val="00561090"/>
    <w:rsid w:val="005612CA"/>
    <w:rsid w:val="00561787"/>
    <w:rsid w:val="00562030"/>
    <w:rsid w:val="00562345"/>
    <w:rsid w:val="00562B80"/>
    <w:rsid w:val="00563228"/>
    <w:rsid w:val="00563A0B"/>
    <w:rsid w:val="005643E7"/>
    <w:rsid w:val="005644BE"/>
    <w:rsid w:val="0056482B"/>
    <w:rsid w:val="005649FA"/>
    <w:rsid w:val="00564B9E"/>
    <w:rsid w:val="00564C77"/>
    <w:rsid w:val="00565162"/>
    <w:rsid w:val="005651DE"/>
    <w:rsid w:val="00565ACA"/>
    <w:rsid w:val="00565B37"/>
    <w:rsid w:val="00566003"/>
    <w:rsid w:val="00566424"/>
    <w:rsid w:val="0056651D"/>
    <w:rsid w:val="0056669F"/>
    <w:rsid w:val="00566743"/>
    <w:rsid w:val="00566775"/>
    <w:rsid w:val="00566EC8"/>
    <w:rsid w:val="00566FD9"/>
    <w:rsid w:val="005673C9"/>
    <w:rsid w:val="00570380"/>
    <w:rsid w:val="0057116C"/>
    <w:rsid w:val="00571433"/>
    <w:rsid w:val="00571768"/>
    <w:rsid w:val="005719F0"/>
    <w:rsid w:val="00571ABB"/>
    <w:rsid w:val="005721EF"/>
    <w:rsid w:val="005725F0"/>
    <w:rsid w:val="00572854"/>
    <w:rsid w:val="00572B23"/>
    <w:rsid w:val="0057316D"/>
    <w:rsid w:val="00574760"/>
    <w:rsid w:val="00574C20"/>
    <w:rsid w:val="00574C49"/>
    <w:rsid w:val="00574D16"/>
    <w:rsid w:val="00574DC9"/>
    <w:rsid w:val="005750CA"/>
    <w:rsid w:val="005750D2"/>
    <w:rsid w:val="0057552D"/>
    <w:rsid w:val="005758E5"/>
    <w:rsid w:val="00575991"/>
    <w:rsid w:val="00575B84"/>
    <w:rsid w:val="00575EA6"/>
    <w:rsid w:val="00575F5A"/>
    <w:rsid w:val="005760A1"/>
    <w:rsid w:val="00576320"/>
    <w:rsid w:val="005768DB"/>
    <w:rsid w:val="00576A35"/>
    <w:rsid w:val="00576F28"/>
    <w:rsid w:val="00576F81"/>
    <w:rsid w:val="00576FDB"/>
    <w:rsid w:val="005772F8"/>
    <w:rsid w:val="00577785"/>
    <w:rsid w:val="00577A44"/>
    <w:rsid w:val="00577C10"/>
    <w:rsid w:val="00577C5D"/>
    <w:rsid w:val="00577CAC"/>
    <w:rsid w:val="0058032B"/>
    <w:rsid w:val="0058088D"/>
    <w:rsid w:val="00580D35"/>
    <w:rsid w:val="00581410"/>
    <w:rsid w:val="00581894"/>
    <w:rsid w:val="00581EF6"/>
    <w:rsid w:val="00582076"/>
    <w:rsid w:val="005820ED"/>
    <w:rsid w:val="005822DF"/>
    <w:rsid w:val="005824C9"/>
    <w:rsid w:val="00582A83"/>
    <w:rsid w:val="005834F7"/>
    <w:rsid w:val="00583702"/>
    <w:rsid w:val="00583749"/>
    <w:rsid w:val="005839DA"/>
    <w:rsid w:val="005840A3"/>
    <w:rsid w:val="005841E3"/>
    <w:rsid w:val="00584224"/>
    <w:rsid w:val="0058435D"/>
    <w:rsid w:val="0058455D"/>
    <w:rsid w:val="00584610"/>
    <w:rsid w:val="00584992"/>
    <w:rsid w:val="00584CF1"/>
    <w:rsid w:val="00584D5E"/>
    <w:rsid w:val="005850CF"/>
    <w:rsid w:val="0058556D"/>
    <w:rsid w:val="005857CD"/>
    <w:rsid w:val="00585D26"/>
    <w:rsid w:val="00585DF8"/>
    <w:rsid w:val="00585E72"/>
    <w:rsid w:val="005860E8"/>
    <w:rsid w:val="00586197"/>
    <w:rsid w:val="0058657E"/>
    <w:rsid w:val="00586E29"/>
    <w:rsid w:val="0058735C"/>
    <w:rsid w:val="005873F9"/>
    <w:rsid w:val="00587B54"/>
    <w:rsid w:val="00587BB4"/>
    <w:rsid w:val="00587BC5"/>
    <w:rsid w:val="00587CDF"/>
    <w:rsid w:val="005909C7"/>
    <w:rsid w:val="00590B52"/>
    <w:rsid w:val="00590C79"/>
    <w:rsid w:val="00590CF1"/>
    <w:rsid w:val="00590D6E"/>
    <w:rsid w:val="00591230"/>
    <w:rsid w:val="00591381"/>
    <w:rsid w:val="00591524"/>
    <w:rsid w:val="005917A4"/>
    <w:rsid w:val="00591878"/>
    <w:rsid w:val="0059187A"/>
    <w:rsid w:val="0059192A"/>
    <w:rsid w:val="00591987"/>
    <w:rsid w:val="00591AA5"/>
    <w:rsid w:val="00591FBC"/>
    <w:rsid w:val="005920CB"/>
    <w:rsid w:val="005923A5"/>
    <w:rsid w:val="005923A9"/>
    <w:rsid w:val="0059240E"/>
    <w:rsid w:val="005929A4"/>
    <w:rsid w:val="005937B3"/>
    <w:rsid w:val="005938D6"/>
    <w:rsid w:val="00593A59"/>
    <w:rsid w:val="005943F3"/>
    <w:rsid w:val="00594FB5"/>
    <w:rsid w:val="005951C1"/>
    <w:rsid w:val="005953A0"/>
    <w:rsid w:val="00595BA2"/>
    <w:rsid w:val="00595E8A"/>
    <w:rsid w:val="00595FD5"/>
    <w:rsid w:val="0059610F"/>
    <w:rsid w:val="0059615D"/>
    <w:rsid w:val="00596784"/>
    <w:rsid w:val="00597160"/>
    <w:rsid w:val="005977D0"/>
    <w:rsid w:val="005A0006"/>
    <w:rsid w:val="005A0D2E"/>
    <w:rsid w:val="005A0F30"/>
    <w:rsid w:val="005A1624"/>
    <w:rsid w:val="005A1A4D"/>
    <w:rsid w:val="005A1B4E"/>
    <w:rsid w:val="005A1C86"/>
    <w:rsid w:val="005A1ECC"/>
    <w:rsid w:val="005A220E"/>
    <w:rsid w:val="005A2A7B"/>
    <w:rsid w:val="005A3E6D"/>
    <w:rsid w:val="005A3FEE"/>
    <w:rsid w:val="005A439D"/>
    <w:rsid w:val="005A46F5"/>
    <w:rsid w:val="005A4711"/>
    <w:rsid w:val="005A4731"/>
    <w:rsid w:val="005A4B6A"/>
    <w:rsid w:val="005A4D74"/>
    <w:rsid w:val="005A524A"/>
    <w:rsid w:val="005A583E"/>
    <w:rsid w:val="005A5966"/>
    <w:rsid w:val="005A5CCD"/>
    <w:rsid w:val="005A5F81"/>
    <w:rsid w:val="005A627C"/>
    <w:rsid w:val="005A6D9D"/>
    <w:rsid w:val="005A7309"/>
    <w:rsid w:val="005A74E6"/>
    <w:rsid w:val="005B0382"/>
    <w:rsid w:val="005B0430"/>
    <w:rsid w:val="005B0BAC"/>
    <w:rsid w:val="005B0C12"/>
    <w:rsid w:val="005B0E67"/>
    <w:rsid w:val="005B1231"/>
    <w:rsid w:val="005B14E8"/>
    <w:rsid w:val="005B1517"/>
    <w:rsid w:val="005B1AC0"/>
    <w:rsid w:val="005B1CC9"/>
    <w:rsid w:val="005B234B"/>
    <w:rsid w:val="005B25F7"/>
    <w:rsid w:val="005B2B4B"/>
    <w:rsid w:val="005B2EC2"/>
    <w:rsid w:val="005B3212"/>
    <w:rsid w:val="005B3381"/>
    <w:rsid w:val="005B3B4D"/>
    <w:rsid w:val="005B3E39"/>
    <w:rsid w:val="005B41B7"/>
    <w:rsid w:val="005B43B9"/>
    <w:rsid w:val="005B496C"/>
    <w:rsid w:val="005B4F8D"/>
    <w:rsid w:val="005B53BD"/>
    <w:rsid w:val="005B5535"/>
    <w:rsid w:val="005B5962"/>
    <w:rsid w:val="005B633D"/>
    <w:rsid w:val="005B64D3"/>
    <w:rsid w:val="005B65C8"/>
    <w:rsid w:val="005B6604"/>
    <w:rsid w:val="005B6709"/>
    <w:rsid w:val="005B6F92"/>
    <w:rsid w:val="005B724A"/>
    <w:rsid w:val="005B769B"/>
    <w:rsid w:val="005B77D1"/>
    <w:rsid w:val="005B7B5F"/>
    <w:rsid w:val="005B7E53"/>
    <w:rsid w:val="005B7E9A"/>
    <w:rsid w:val="005C06AF"/>
    <w:rsid w:val="005C08D2"/>
    <w:rsid w:val="005C0FC0"/>
    <w:rsid w:val="005C14BE"/>
    <w:rsid w:val="005C192B"/>
    <w:rsid w:val="005C1BB0"/>
    <w:rsid w:val="005C1C99"/>
    <w:rsid w:val="005C1F3F"/>
    <w:rsid w:val="005C1FB1"/>
    <w:rsid w:val="005C23ED"/>
    <w:rsid w:val="005C2596"/>
    <w:rsid w:val="005C273C"/>
    <w:rsid w:val="005C323A"/>
    <w:rsid w:val="005C34A2"/>
    <w:rsid w:val="005C3767"/>
    <w:rsid w:val="005C3C30"/>
    <w:rsid w:val="005C3D15"/>
    <w:rsid w:val="005C442D"/>
    <w:rsid w:val="005C4814"/>
    <w:rsid w:val="005C48F7"/>
    <w:rsid w:val="005C49B6"/>
    <w:rsid w:val="005C4B77"/>
    <w:rsid w:val="005C5C38"/>
    <w:rsid w:val="005C5D55"/>
    <w:rsid w:val="005C5FE3"/>
    <w:rsid w:val="005C6672"/>
    <w:rsid w:val="005C6D18"/>
    <w:rsid w:val="005C6D69"/>
    <w:rsid w:val="005C6E64"/>
    <w:rsid w:val="005C7428"/>
    <w:rsid w:val="005C7BBE"/>
    <w:rsid w:val="005D0EDB"/>
    <w:rsid w:val="005D10B4"/>
    <w:rsid w:val="005D1420"/>
    <w:rsid w:val="005D186C"/>
    <w:rsid w:val="005D1DA5"/>
    <w:rsid w:val="005D1DDB"/>
    <w:rsid w:val="005D266C"/>
    <w:rsid w:val="005D267F"/>
    <w:rsid w:val="005D2746"/>
    <w:rsid w:val="005D28A5"/>
    <w:rsid w:val="005D29F0"/>
    <w:rsid w:val="005D2AE8"/>
    <w:rsid w:val="005D2CB5"/>
    <w:rsid w:val="005D2F15"/>
    <w:rsid w:val="005D3126"/>
    <w:rsid w:val="005D3176"/>
    <w:rsid w:val="005D3369"/>
    <w:rsid w:val="005D36CB"/>
    <w:rsid w:val="005D3A77"/>
    <w:rsid w:val="005D3D7E"/>
    <w:rsid w:val="005D5147"/>
    <w:rsid w:val="005D52D8"/>
    <w:rsid w:val="005D541A"/>
    <w:rsid w:val="005D5894"/>
    <w:rsid w:val="005D5959"/>
    <w:rsid w:val="005D5AEE"/>
    <w:rsid w:val="005D6583"/>
    <w:rsid w:val="005D66FC"/>
    <w:rsid w:val="005D6781"/>
    <w:rsid w:val="005D67EB"/>
    <w:rsid w:val="005D6935"/>
    <w:rsid w:val="005D6C53"/>
    <w:rsid w:val="005D71DC"/>
    <w:rsid w:val="005D742C"/>
    <w:rsid w:val="005E07CD"/>
    <w:rsid w:val="005E082F"/>
    <w:rsid w:val="005E0C22"/>
    <w:rsid w:val="005E0D94"/>
    <w:rsid w:val="005E0E73"/>
    <w:rsid w:val="005E2420"/>
    <w:rsid w:val="005E2986"/>
    <w:rsid w:val="005E327D"/>
    <w:rsid w:val="005E33B8"/>
    <w:rsid w:val="005E34DF"/>
    <w:rsid w:val="005E3619"/>
    <w:rsid w:val="005E4191"/>
    <w:rsid w:val="005E429F"/>
    <w:rsid w:val="005E4682"/>
    <w:rsid w:val="005E48CF"/>
    <w:rsid w:val="005E4DD7"/>
    <w:rsid w:val="005E50FE"/>
    <w:rsid w:val="005E53C8"/>
    <w:rsid w:val="005E55D3"/>
    <w:rsid w:val="005E61AA"/>
    <w:rsid w:val="005E62DD"/>
    <w:rsid w:val="005E630B"/>
    <w:rsid w:val="005E646F"/>
    <w:rsid w:val="005E66BB"/>
    <w:rsid w:val="005E6852"/>
    <w:rsid w:val="005E6ABE"/>
    <w:rsid w:val="005E6B58"/>
    <w:rsid w:val="005E6B60"/>
    <w:rsid w:val="005E6BA5"/>
    <w:rsid w:val="005E6D6E"/>
    <w:rsid w:val="005E7397"/>
    <w:rsid w:val="005E791F"/>
    <w:rsid w:val="005E799F"/>
    <w:rsid w:val="005E7A40"/>
    <w:rsid w:val="005E7BE6"/>
    <w:rsid w:val="005E7FEE"/>
    <w:rsid w:val="005F068F"/>
    <w:rsid w:val="005F0747"/>
    <w:rsid w:val="005F0A85"/>
    <w:rsid w:val="005F0A88"/>
    <w:rsid w:val="005F0D35"/>
    <w:rsid w:val="005F16F6"/>
    <w:rsid w:val="005F1865"/>
    <w:rsid w:val="005F205C"/>
    <w:rsid w:val="005F27D6"/>
    <w:rsid w:val="005F2BD5"/>
    <w:rsid w:val="005F350F"/>
    <w:rsid w:val="005F43B4"/>
    <w:rsid w:val="005F44B1"/>
    <w:rsid w:val="005F4C68"/>
    <w:rsid w:val="005F4DFD"/>
    <w:rsid w:val="005F4E5C"/>
    <w:rsid w:val="005F5205"/>
    <w:rsid w:val="005F55EC"/>
    <w:rsid w:val="005F593C"/>
    <w:rsid w:val="005F5CC7"/>
    <w:rsid w:val="005F6303"/>
    <w:rsid w:val="005F63FB"/>
    <w:rsid w:val="005F684C"/>
    <w:rsid w:val="005F6CB0"/>
    <w:rsid w:val="005F6E25"/>
    <w:rsid w:val="005F708F"/>
    <w:rsid w:val="005F72A0"/>
    <w:rsid w:val="005F7392"/>
    <w:rsid w:val="005F7824"/>
    <w:rsid w:val="005F7CD4"/>
    <w:rsid w:val="005F7E64"/>
    <w:rsid w:val="0060003F"/>
    <w:rsid w:val="006001FC"/>
    <w:rsid w:val="006004D2"/>
    <w:rsid w:val="00600B91"/>
    <w:rsid w:val="006010E0"/>
    <w:rsid w:val="00601CB0"/>
    <w:rsid w:val="00601F53"/>
    <w:rsid w:val="006021A5"/>
    <w:rsid w:val="006021CA"/>
    <w:rsid w:val="006021E2"/>
    <w:rsid w:val="006024FA"/>
    <w:rsid w:val="0060296E"/>
    <w:rsid w:val="00602A7B"/>
    <w:rsid w:val="006035EF"/>
    <w:rsid w:val="0060363A"/>
    <w:rsid w:val="00603939"/>
    <w:rsid w:val="0060396F"/>
    <w:rsid w:val="00603C13"/>
    <w:rsid w:val="0060423F"/>
    <w:rsid w:val="0060434F"/>
    <w:rsid w:val="00604873"/>
    <w:rsid w:val="00604D98"/>
    <w:rsid w:val="00604EE4"/>
    <w:rsid w:val="006055DF"/>
    <w:rsid w:val="00605A64"/>
    <w:rsid w:val="00605D02"/>
    <w:rsid w:val="00605EB0"/>
    <w:rsid w:val="006067DC"/>
    <w:rsid w:val="00606958"/>
    <w:rsid w:val="00606FD8"/>
    <w:rsid w:val="006074A4"/>
    <w:rsid w:val="00607C8B"/>
    <w:rsid w:val="00607D2C"/>
    <w:rsid w:val="00607FA3"/>
    <w:rsid w:val="00607FFA"/>
    <w:rsid w:val="00610B3C"/>
    <w:rsid w:val="00610CCA"/>
    <w:rsid w:val="00610F9A"/>
    <w:rsid w:val="006110D0"/>
    <w:rsid w:val="00611381"/>
    <w:rsid w:val="00611713"/>
    <w:rsid w:val="00611B11"/>
    <w:rsid w:val="00611FD0"/>
    <w:rsid w:val="00612253"/>
    <w:rsid w:val="00612941"/>
    <w:rsid w:val="006129AE"/>
    <w:rsid w:val="006129DB"/>
    <w:rsid w:val="00612A16"/>
    <w:rsid w:val="00612AE8"/>
    <w:rsid w:val="00612B37"/>
    <w:rsid w:val="00612BE2"/>
    <w:rsid w:val="00612CAC"/>
    <w:rsid w:val="00612D66"/>
    <w:rsid w:val="0061310C"/>
    <w:rsid w:val="0061315D"/>
    <w:rsid w:val="006131FC"/>
    <w:rsid w:val="006138B5"/>
    <w:rsid w:val="00613A53"/>
    <w:rsid w:val="00613AB0"/>
    <w:rsid w:val="00614244"/>
    <w:rsid w:val="00614385"/>
    <w:rsid w:val="00614719"/>
    <w:rsid w:val="00615345"/>
    <w:rsid w:val="006153DA"/>
    <w:rsid w:val="006156FC"/>
    <w:rsid w:val="006159DA"/>
    <w:rsid w:val="006161EA"/>
    <w:rsid w:val="006162DB"/>
    <w:rsid w:val="00616B94"/>
    <w:rsid w:val="00616C18"/>
    <w:rsid w:val="00616F18"/>
    <w:rsid w:val="00616F97"/>
    <w:rsid w:val="0061712C"/>
    <w:rsid w:val="00617422"/>
    <w:rsid w:val="006178F1"/>
    <w:rsid w:val="00621A89"/>
    <w:rsid w:val="006226C8"/>
    <w:rsid w:val="00622D5E"/>
    <w:rsid w:val="006234C9"/>
    <w:rsid w:val="0062375C"/>
    <w:rsid w:val="00624079"/>
    <w:rsid w:val="006244EA"/>
    <w:rsid w:val="006248FC"/>
    <w:rsid w:val="00624D9E"/>
    <w:rsid w:val="00625491"/>
    <w:rsid w:val="00626244"/>
    <w:rsid w:val="006262C8"/>
    <w:rsid w:val="006262DF"/>
    <w:rsid w:val="00626348"/>
    <w:rsid w:val="00626524"/>
    <w:rsid w:val="00626743"/>
    <w:rsid w:val="006268C0"/>
    <w:rsid w:val="00626A33"/>
    <w:rsid w:val="00627029"/>
    <w:rsid w:val="006271DB"/>
    <w:rsid w:val="00627634"/>
    <w:rsid w:val="00627735"/>
    <w:rsid w:val="00627909"/>
    <w:rsid w:val="00627F95"/>
    <w:rsid w:val="006300E0"/>
    <w:rsid w:val="0063051F"/>
    <w:rsid w:val="00631157"/>
    <w:rsid w:val="0063122C"/>
    <w:rsid w:val="006312C8"/>
    <w:rsid w:val="00632060"/>
    <w:rsid w:val="006320CD"/>
    <w:rsid w:val="00632239"/>
    <w:rsid w:val="006322B2"/>
    <w:rsid w:val="00632464"/>
    <w:rsid w:val="0063249E"/>
    <w:rsid w:val="0063259A"/>
    <w:rsid w:val="0063292F"/>
    <w:rsid w:val="00632AC7"/>
    <w:rsid w:val="00633239"/>
    <w:rsid w:val="00633675"/>
    <w:rsid w:val="00633AD7"/>
    <w:rsid w:val="00633EF0"/>
    <w:rsid w:val="00633FB6"/>
    <w:rsid w:val="0063400E"/>
    <w:rsid w:val="00634887"/>
    <w:rsid w:val="00634C69"/>
    <w:rsid w:val="0063515B"/>
    <w:rsid w:val="006353E9"/>
    <w:rsid w:val="00635424"/>
    <w:rsid w:val="00635929"/>
    <w:rsid w:val="00635A75"/>
    <w:rsid w:val="00635CA2"/>
    <w:rsid w:val="0063626F"/>
    <w:rsid w:val="00636296"/>
    <w:rsid w:val="0063645B"/>
    <w:rsid w:val="00636C7F"/>
    <w:rsid w:val="00636DFE"/>
    <w:rsid w:val="00636F0C"/>
    <w:rsid w:val="00637100"/>
    <w:rsid w:val="0063720D"/>
    <w:rsid w:val="00637214"/>
    <w:rsid w:val="00637359"/>
    <w:rsid w:val="0063781E"/>
    <w:rsid w:val="006379C5"/>
    <w:rsid w:val="00637C9F"/>
    <w:rsid w:val="00637F1D"/>
    <w:rsid w:val="00640053"/>
    <w:rsid w:val="0064090C"/>
    <w:rsid w:val="006414B8"/>
    <w:rsid w:val="006418F5"/>
    <w:rsid w:val="0064199F"/>
    <w:rsid w:val="00641B60"/>
    <w:rsid w:val="00641EC2"/>
    <w:rsid w:val="00642546"/>
    <w:rsid w:val="00642646"/>
    <w:rsid w:val="00642905"/>
    <w:rsid w:val="00643247"/>
    <w:rsid w:val="00643816"/>
    <w:rsid w:val="00643987"/>
    <w:rsid w:val="00643D20"/>
    <w:rsid w:val="00644172"/>
    <w:rsid w:val="0064424D"/>
    <w:rsid w:val="006449B5"/>
    <w:rsid w:val="0064510E"/>
    <w:rsid w:val="006457D7"/>
    <w:rsid w:val="00645F29"/>
    <w:rsid w:val="0064628D"/>
    <w:rsid w:val="00646362"/>
    <w:rsid w:val="0064690F"/>
    <w:rsid w:val="006469EF"/>
    <w:rsid w:val="0064728C"/>
    <w:rsid w:val="006505A0"/>
    <w:rsid w:val="00650910"/>
    <w:rsid w:val="00650BF2"/>
    <w:rsid w:val="00651330"/>
    <w:rsid w:val="00651478"/>
    <w:rsid w:val="00651987"/>
    <w:rsid w:val="00651CE2"/>
    <w:rsid w:val="00651DDC"/>
    <w:rsid w:val="00651E7E"/>
    <w:rsid w:val="00651FC1"/>
    <w:rsid w:val="0065217D"/>
    <w:rsid w:val="006522C2"/>
    <w:rsid w:val="006522C5"/>
    <w:rsid w:val="0065234C"/>
    <w:rsid w:val="00652568"/>
    <w:rsid w:val="00653190"/>
    <w:rsid w:val="006531A4"/>
    <w:rsid w:val="006537AE"/>
    <w:rsid w:val="006537D0"/>
    <w:rsid w:val="0065399B"/>
    <w:rsid w:val="0065433E"/>
    <w:rsid w:val="00654453"/>
    <w:rsid w:val="00656262"/>
    <w:rsid w:val="0065629C"/>
    <w:rsid w:val="006562AD"/>
    <w:rsid w:val="006566A0"/>
    <w:rsid w:val="00656A54"/>
    <w:rsid w:val="00656EAF"/>
    <w:rsid w:val="00657113"/>
    <w:rsid w:val="006571C2"/>
    <w:rsid w:val="006578FA"/>
    <w:rsid w:val="00657E98"/>
    <w:rsid w:val="00660197"/>
    <w:rsid w:val="00660404"/>
    <w:rsid w:val="0066053F"/>
    <w:rsid w:val="0066074F"/>
    <w:rsid w:val="00660902"/>
    <w:rsid w:val="00660925"/>
    <w:rsid w:val="00660C45"/>
    <w:rsid w:val="00660F13"/>
    <w:rsid w:val="006610D0"/>
    <w:rsid w:val="0066135D"/>
    <w:rsid w:val="0066148B"/>
    <w:rsid w:val="006617FE"/>
    <w:rsid w:val="0066185D"/>
    <w:rsid w:val="0066212D"/>
    <w:rsid w:val="006624FA"/>
    <w:rsid w:val="00662CE9"/>
    <w:rsid w:val="00663281"/>
    <w:rsid w:val="0066409C"/>
    <w:rsid w:val="00664672"/>
    <w:rsid w:val="00664723"/>
    <w:rsid w:val="006648C1"/>
    <w:rsid w:val="0066492A"/>
    <w:rsid w:val="00664B6F"/>
    <w:rsid w:val="00664CC6"/>
    <w:rsid w:val="00664D11"/>
    <w:rsid w:val="00664E21"/>
    <w:rsid w:val="00664F68"/>
    <w:rsid w:val="00664F78"/>
    <w:rsid w:val="00665068"/>
    <w:rsid w:val="0066577A"/>
    <w:rsid w:val="006657D4"/>
    <w:rsid w:val="00665A0C"/>
    <w:rsid w:val="00665B71"/>
    <w:rsid w:val="00665C5E"/>
    <w:rsid w:val="00665FCD"/>
    <w:rsid w:val="006660FC"/>
    <w:rsid w:val="00666747"/>
    <w:rsid w:val="00666812"/>
    <w:rsid w:val="00666B99"/>
    <w:rsid w:val="00666DC2"/>
    <w:rsid w:val="00667288"/>
    <w:rsid w:val="006672B0"/>
    <w:rsid w:val="006672D8"/>
    <w:rsid w:val="006673A7"/>
    <w:rsid w:val="006678DA"/>
    <w:rsid w:val="00667B0E"/>
    <w:rsid w:val="00667BDC"/>
    <w:rsid w:val="00670458"/>
    <w:rsid w:val="0067073E"/>
    <w:rsid w:val="00670A1B"/>
    <w:rsid w:val="00670EAB"/>
    <w:rsid w:val="006717C3"/>
    <w:rsid w:val="0067190B"/>
    <w:rsid w:val="00671E3A"/>
    <w:rsid w:val="00671F6B"/>
    <w:rsid w:val="00671FE7"/>
    <w:rsid w:val="00672037"/>
    <w:rsid w:val="0067209C"/>
    <w:rsid w:val="00672182"/>
    <w:rsid w:val="006727B4"/>
    <w:rsid w:val="006729E8"/>
    <w:rsid w:val="006729EB"/>
    <w:rsid w:val="00672A3D"/>
    <w:rsid w:val="00672A63"/>
    <w:rsid w:val="00672FA3"/>
    <w:rsid w:val="006731E7"/>
    <w:rsid w:val="006733A3"/>
    <w:rsid w:val="00673851"/>
    <w:rsid w:val="006740B5"/>
    <w:rsid w:val="00674103"/>
    <w:rsid w:val="00674353"/>
    <w:rsid w:val="00674362"/>
    <w:rsid w:val="006749F5"/>
    <w:rsid w:val="00674F6D"/>
    <w:rsid w:val="00675470"/>
    <w:rsid w:val="006754F9"/>
    <w:rsid w:val="00675DD2"/>
    <w:rsid w:val="00676513"/>
    <w:rsid w:val="00676F7E"/>
    <w:rsid w:val="0067785D"/>
    <w:rsid w:val="00677DF7"/>
    <w:rsid w:val="00680767"/>
    <w:rsid w:val="006809FC"/>
    <w:rsid w:val="006810D4"/>
    <w:rsid w:val="006813F7"/>
    <w:rsid w:val="0068166D"/>
    <w:rsid w:val="006819E6"/>
    <w:rsid w:val="00682436"/>
    <w:rsid w:val="00682D56"/>
    <w:rsid w:val="00682D5D"/>
    <w:rsid w:val="00683191"/>
    <w:rsid w:val="006833F9"/>
    <w:rsid w:val="00683566"/>
    <w:rsid w:val="00683B8B"/>
    <w:rsid w:val="00683D08"/>
    <w:rsid w:val="00683D63"/>
    <w:rsid w:val="00683F50"/>
    <w:rsid w:val="00684144"/>
    <w:rsid w:val="006844EE"/>
    <w:rsid w:val="006846BD"/>
    <w:rsid w:val="00684A41"/>
    <w:rsid w:val="00684B3E"/>
    <w:rsid w:val="00684C42"/>
    <w:rsid w:val="00684DD8"/>
    <w:rsid w:val="006858B6"/>
    <w:rsid w:val="00685B5F"/>
    <w:rsid w:val="00685F03"/>
    <w:rsid w:val="00685F29"/>
    <w:rsid w:val="006861ED"/>
    <w:rsid w:val="00686932"/>
    <w:rsid w:val="0068700B"/>
    <w:rsid w:val="006870DA"/>
    <w:rsid w:val="0068744F"/>
    <w:rsid w:val="006879E4"/>
    <w:rsid w:val="00687B1C"/>
    <w:rsid w:val="00687F99"/>
    <w:rsid w:val="0069002A"/>
    <w:rsid w:val="0069080E"/>
    <w:rsid w:val="00690E59"/>
    <w:rsid w:val="00691170"/>
    <w:rsid w:val="006916F4"/>
    <w:rsid w:val="0069191D"/>
    <w:rsid w:val="006919B5"/>
    <w:rsid w:val="00691AF0"/>
    <w:rsid w:val="00692340"/>
    <w:rsid w:val="00692429"/>
    <w:rsid w:val="00692528"/>
    <w:rsid w:val="0069297C"/>
    <w:rsid w:val="006939F4"/>
    <w:rsid w:val="00693D57"/>
    <w:rsid w:val="006943DC"/>
    <w:rsid w:val="0069493B"/>
    <w:rsid w:val="00694A32"/>
    <w:rsid w:val="00694A79"/>
    <w:rsid w:val="00694CE3"/>
    <w:rsid w:val="00694DA5"/>
    <w:rsid w:val="00694F6C"/>
    <w:rsid w:val="006951B8"/>
    <w:rsid w:val="006951EF"/>
    <w:rsid w:val="00695B5A"/>
    <w:rsid w:val="00696055"/>
    <w:rsid w:val="00696FD2"/>
    <w:rsid w:val="006972C9"/>
    <w:rsid w:val="0069746C"/>
    <w:rsid w:val="006975E4"/>
    <w:rsid w:val="00697789"/>
    <w:rsid w:val="00697ADA"/>
    <w:rsid w:val="00697F9B"/>
    <w:rsid w:val="006A0666"/>
    <w:rsid w:val="006A0916"/>
    <w:rsid w:val="006A091C"/>
    <w:rsid w:val="006A0AC1"/>
    <w:rsid w:val="006A0EB5"/>
    <w:rsid w:val="006A1218"/>
    <w:rsid w:val="006A1365"/>
    <w:rsid w:val="006A18F0"/>
    <w:rsid w:val="006A1965"/>
    <w:rsid w:val="006A1B00"/>
    <w:rsid w:val="006A20EF"/>
    <w:rsid w:val="006A2659"/>
    <w:rsid w:val="006A2852"/>
    <w:rsid w:val="006A29E9"/>
    <w:rsid w:val="006A2AE3"/>
    <w:rsid w:val="006A2AEC"/>
    <w:rsid w:val="006A39B5"/>
    <w:rsid w:val="006A3CF3"/>
    <w:rsid w:val="006A46D9"/>
    <w:rsid w:val="006A5090"/>
    <w:rsid w:val="006A5336"/>
    <w:rsid w:val="006A5B19"/>
    <w:rsid w:val="006A5DFF"/>
    <w:rsid w:val="006A5F16"/>
    <w:rsid w:val="006A6334"/>
    <w:rsid w:val="006A6459"/>
    <w:rsid w:val="006A65AA"/>
    <w:rsid w:val="006A6665"/>
    <w:rsid w:val="006A6A1E"/>
    <w:rsid w:val="006A79D8"/>
    <w:rsid w:val="006A7BDC"/>
    <w:rsid w:val="006A7C12"/>
    <w:rsid w:val="006A7E8C"/>
    <w:rsid w:val="006B0858"/>
    <w:rsid w:val="006B08A1"/>
    <w:rsid w:val="006B0A57"/>
    <w:rsid w:val="006B0BF9"/>
    <w:rsid w:val="006B0C90"/>
    <w:rsid w:val="006B0DCE"/>
    <w:rsid w:val="006B0E2F"/>
    <w:rsid w:val="006B10D1"/>
    <w:rsid w:val="006B1100"/>
    <w:rsid w:val="006B19CF"/>
    <w:rsid w:val="006B1BBF"/>
    <w:rsid w:val="006B1C1D"/>
    <w:rsid w:val="006B1DF9"/>
    <w:rsid w:val="006B21C1"/>
    <w:rsid w:val="006B222E"/>
    <w:rsid w:val="006B2310"/>
    <w:rsid w:val="006B2A1E"/>
    <w:rsid w:val="006B310D"/>
    <w:rsid w:val="006B32A6"/>
    <w:rsid w:val="006B32BC"/>
    <w:rsid w:val="006B37B4"/>
    <w:rsid w:val="006B3DA8"/>
    <w:rsid w:val="006B4675"/>
    <w:rsid w:val="006B5234"/>
    <w:rsid w:val="006B5DFB"/>
    <w:rsid w:val="006B5FA5"/>
    <w:rsid w:val="006B651A"/>
    <w:rsid w:val="006B6644"/>
    <w:rsid w:val="006B66D6"/>
    <w:rsid w:val="006B71CB"/>
    <w:rsid w:val="006B7762"/>
    <w:rsid w:val="006B78CC"/>
    <w:rsid w:val="006B7D4C"/>
    <w:rsid w:val="006B7E6E"/>
    <w:rsid w:val="006C0EAC"/>
    <w:rsid w:val="006C0F85"/>
    <w:rsid w:val="006C1B9A"/>
    <w:rsid w:val="006C1CA4"/>
    <w:rsid w:val="006C1D1E"/>
    <w:rsid w:val="006C1DC3"/>
    <w:rsid w:val="006C246F"/>
    <w:rsid w:val="006C24DE"/>
    <w:rsid w:val="006C2F7E"/>
    <w:rsid w:val="006C301F"/>
    <w:rsid w:val="006C3D03"/>
    <w:rsid w:val="006C3E76"/>
    <w:rsid w:val="006C405C"/>
    <w:rsid w:val="006C49E9"/>
    <w:rsid w:val="006C4B3B"/>
    <w:rsid w:val="006C50BA"/>
    <w:rsid w:val="006C50BD"/>
    <w:rsid w:val="006C5435"/>
    <w:rsid w:val="006C552E"/>
    <w:rsid w:val="006C5754"/>
    <w:rsid w:val="006C5CAF"/>
    <w:rsid w:val="006C6271"/>
    <w:rsid w:val="006C62F1"/>
    <w:rsid w:val="006C64B6"/>
    <w:rsid w:val="006C66B5"/>
    <w:rsid w:val="006C6B06"/>
    <w:rsid w:val="006C70AC"/>
    <w:rsid w:val="006C715C"/>
    <w:rsid w:val="006C7302"/>
    <w:rsid w:val="006C7893"/>
    <w:rsid w:val="006C7ADA"/>
    <w:rsid w:val="006D015E"/>
    <w:rsid w:val="006D071A"/>
    <w:rsid w:val="006D082F"/>
    <w:rsid w:val="006D090D"/>
    <w:rsid w:val="006D0DA0"/>
    <w:rsid w:val="006D1124"/>
    <w:rsid w:val="006D163F"/>
    <w:rsid w:val="006D19CB"/>
    <w:rsid w:val="006D21A5"/>
    <w:rsid w:val="006D27C6"/>
    <w:rsid w:val="006D3004"/>
    <w:rsid w:val="006D30B2"/>
    <w:rsid w:val="006D35FA"/>
    <w:rsid w:val="006D37C6"/>
    <w:rsid w:val="006D3F63"/>
    <w:rsid w:val="006D46BD"/>
    <w:rsid w:val="006D53B7"/>
    <w:rsid w:val="006D558D"/>
    <w:rsid w:val="006D593D"/>
    <w:rsid w:val="006D6712"/>
    <w:rsid w:val="006D6915"/>
    <w:rsid w:val="006D6A5C"/>
    <w:rsid w:val="006D6B44"/>
    <w:rsid w:val="006D6D5C"/>
    <w:rsid w:val="006D754B"/>
    <w:rsid w:val="006D79D0"/>
    <w:rsid w:val="006D7B23"/>
    <w:rsid w:val="006D7D05"/>
    <w:rsid w:val="006D7F70"/>
    <w:rsid w:val="006E012C"/>
    <w:rsid w:val="006E047B"/>
    <w:rsid w:val="006E0CE5"/>
    <w:rsid w:val="006E0FEB"/>
    <w:rsid w:val="006E13F6"/>
    <w:rsid w:val="006E15A4"/>
    <w:rsid w:val="006E1CC6"/>
    <w:rsid w:val="006E21D7"/>
    <w:rsid w:val="006E21E7"/>
    <w:rsid w:val="006E2722"/>
    <w:rsid w:val="006E2771"/>
    <w:rsid w:val="006E28CB"/>
    <w:rsid w:val="006E2C12"/>
    <w:rsid w:val="006E2ED5"/>
    <w:rsid w:val="006E3124"/>
    <w:rsid w:val="006E36CA"/>
    <w:rsid w:val="006E431E"/>
    <w:rsid w:val="006E44EF"/>
    <w:rsid w:val="006E4506"/>
    <w:rsid w:val="006E4711"/>
    <w:rsid w:val="006E481A"/>
    <w:rsid w:val="006E4A14"/>
    <w:rsid w:val="006E4FD5"/>
    <w:rsid w:val="006E54C9"/>
    <w:rsid w:val="006E56B8"/>
    <w:rsid w:val="006E5B1B"/>
    <w:rsid w:val="006E5EA6"/>
    <w:rsid w:val="006E628E"/>
    <w:rsid w:val="006E6A55"/>
    <w:rsid w:val="006E6C43"/>
    <w:rsid w:val="006E6D03"/>
    <w:rsid w:val="006E7297"/>
    <w:rsid w:val="006E74B8"/>
    <w:rsid w:val="006E75ED"/>
    <w:rsid w:val="006E7D29"/>
    <w:rsid w:val="006E7E2F"/>
    <w:rsid w:val="006F00BE"/>
    <w:rsid w:val="006F03EA"/>
    <w:rsid w:val="006F0482"/>
    <w:rsid w:val="006F06F4"/>
    <w:rsid w:val="006F0DFC"/>
    <w:rsid w:val="006F0E77"/>
    <w:rsid w:val="006F11BF"/>
    <w:rsid w:val="006F11EE"/>
    <w:rsid w:val="006F12E4"/>
    <w:rsid w:val="006F1352"/>
    <w:rsid w:val="006F13DC"/>
    <w:rsid w:val="006F1674"/>
    <w:rsid w:val="006F1689"/>
    <w:rsid w:val="006F1741"/>
    <w:rsid w:val="006F1909"/>
    <w:rsid w:val="006F1A28"/>
    <w:rsid w:val="006F1BF3"/>
    <w:rsid w:val="006F2179"/>
    <w:rsid w:val="006F2D84"/>
    <w:rsid w:val="006F30E2"/>
    <w:rsid w:val="006F37E3"/>
    <w:rsid w:val="006F3899"/>
    <w:rsid w:val="006F38AB"/>
    <w:rsid w:val="006F3B16"/>
    <w:rsid w:val="006F412C"/>
    <w:rsid w:val="006F41E5"/>
    <w:rsid w:val="006F43CA"/>
    <w:rsid w:val="006F43F4"/>
    <w:rsid w:val="006F45C2"/>
    <w:rsid w:val="006F4801"/>
    <w:rsid w:val="006F4809"/>
    <w:rsid w:val="006F4A39"/>
    <w:rsid w:val="006F4E5F"/>
    <w:rsid w:val="006F50A4"/>
    <w:rsid w:val="006F5105"/>
    <w:rsid w:val="006F5131"/>
    <w:rsid w:val="006F5449"/>
    <w:rsid w:val="006F573C"/>
    <w:rsid w:val="006F590D"/>
    <w:rsid w:val="006F5A10"/>
    <w:rsid w:val="006F61D0"/>
    <w:rsid w:val="006F64DD"/>
    <w:rsid w:val="006F688C"/>
    <w:rsid w:val="006F6DCE"/>
    <w:rsid w:val="006F6FD4"/>
    <w:rsid w:val="006F7015"/>
    <w:rsid w:val="006F75E7"/>
    <w:rsid w:val="006F7809"/>
    <w:rsid w:val="006F790E"/>
    <w:rsid w:val="006F7910"/>
    <w:rsid w:val="006F7C87"/>
    <w:rsid w:val="007002A8"/>
    <w:rsid w:val="0070040F"/>
    <w:rsid w:val="007004D2"/>
    <w:rsid w:val="0070061A"/>
    <w:rsid w:val="00700A66"/>
    <w:rsid w:val="00700C60"/>
    <w:rsid w:val="00700F19"/>
    <w:rsid w:val="0070128C"/>
    <w:rsid w:val="00701505"/>
    <w:rsid w:val="007015BB"/>
    <w:rsid w:val="00701B66"/>
    <w:rsid w:val="00702064"/>
    <w:rsid w:val="007025D4"/>
    <w:rsid w:val="007026AD"/>
    <w:rsid w:val="007028CA"/>
    <w:rsid w:val="00702A4D"/>
    <w:rsid w:val="00703055"/>
    <w:rsid w:val="0070320D"/>
    <w:rsid w:val="007034EC"/>
    <w:rsid w:val="0070352E"/>
    <w:rsid w:val="0070376E"/>
    <w:rsid w:val="00703A48"/>
    <w:rsid w:val="00703A92"/>
    <w:rsid w:val="00703D3C"/>
    <w:rsid w:val="00703DAC"/>
    <w:rsid w:val="00703E89"/>
    <w:rsid w:val="00704347"/>
    <w:rsid w:val="007048ED"/>
    <w:rsid w:val="007048EE"/>
    <w:rsid w:val="0070496E"/>
    <w:rsid w:val="00704E46"/>
    <w:rsid w:val="00704E88"/>
    <w:rsid w:val="00705120"/>
    <w:rsid w:val="0070541E"/>
    <w:rsid w:val="007056BA"/>
    <w:rsid w:val="0070609D"/>
    <w:rsid w:val="007061A7"/>
    <w:rsid w:val="0070679B"/>
    <w:rsid w:val="00707679"/>
    <w:rsid w:val="007076AE"/>
    <w:rsid w:val="007079AE"/>
    <w:rsid w:val="007079EE"/>
    <w:rsid w:val="00707D2B"/>
    <w:rsid w:val="00707D41"/>
    <w:rsid w:val="00707DA7"/>
    <w:rsid w:val="00710000"/>
    <w:rsid w:val="007103DE"/>
    <w:rsid w:val="00710CCB"/>
    <w:rsid w:val="00710CF3"/>
    <w:rsid w:val="007112DD"/>
    <w:rsid w:val="007114BD"/>
    <w:rsid w:val="0071188C"/>
    <w:rsid w:val="0071280F"/>
    <w:rsid w:val="00712C4A"/>
    <w:rsid w:val="00712D53"/>
    <w:rsid w:val="00713050"/>
    <w:rsid w:val="00713407"/>
    <w:rsid w:val="007134C7"/>
    <w:rsid w:val="007134DD"/>
    <w:rsid w:val="00713527"/>
    <w:rsid w:val="007139D2"/>
    <w:rsid w:val="00713BC2"/>
    <w:rsid w:val="00713E98"/>
    <w:rsid w:val="007140A3"/>
    <w:rsid w:val="00714298"/>
    <w:rsid w:val="00714578"/>
    <w:rsid w:val="0071460D"/>
    <w:rsid w:val="0071469A"/>
    <w:rsid w:val="00714C9C"/>
    <w:rsid w:val="00714D62"/>
    <w:rsid w:val="00714F18"/>
    <w:rsid w:val="00715507"/>
    <w:rsid w:val="0071551F"/>
    <w:rsid w:val="0071569B"/>
    <w:rsid w:val="00715C6F"/>
    <w:rsid w:val="00715C8C"/>
    <w:rsid w:val="007160C9"/>
    <w:rsid w:val="007168A5"/>
    <w:rsid w:val="007168E6"/>
    <w:rsid w:val="0071716D"/>
    <w:rsid w:val="007177FA"/>
    <w:rsid w:val="00717AE5"/>
    <w:rsid w:val="00717AF0"/>
    <w:rsid w:val="00717C2E"/>
    <w:rsid w:val="00720303"/>
    <w:rsid w:val="007204B1"/>
    <w:rsid w:val="007205DB"/>
    <w:rsid w:val="00720A16"/>
    <w:rsid w:val="00720B7C"/>
    <w:rsid w:val="00720D14"/>
    <w:rsid w:val="00720D82"/>
    <w:rsid w:val="00720E80"/>
    <w:rsid w:val="0072183B"/>
    <w:rsid w:val="007231F3"/>
    <w:rsid w:val="00723CE0"/>
    <w:rsid w:val="00723D69"/>
    <w:rsid w:val="00724209"/>
    <w:rsid w:val="0072420A"/>
    <w:rsid w:val="00724579"/>
    <w:rsid w:val="00724B22"/>
    <w:rsid w:val="00724B7F"/>
    <w:rsid w:val="00724D6C"/>
    <w:rsid w:val="0072514B"/>
    <w:rsid w:val="007252DA"/>
    <w:rsid w:val="00725741"/>
    <w:rsid w:val="00726109"/>
    <w:rsid w:val="0072661F"/>
    <w:rsid w:val="00726CF9"/>
    <w:rsid w:val="00726E41"/>
    <w:rsid w:val="00727306"/>
    <w:rsid w:val="00727483"/>
    <w:rsid w:val="00727F05"/>
    <w:rsid w:val="007302A5"/>
    <w:rsid w:val="007306E4"/>
    <w:rsid w:val="007308E5"/>
    <w:rsid w:val="007310E5"/>
    <w:rsid w:val="00731346"/>
    <w:rsid w:val="00731A23"/>
    <w:rsid w:val="00731E4B"/>
    <w:rsid w:val="00731F56"/>
    <w:rsid w:val="00732273"/>
    <w:rsid w:val="00732275"/>
    <w:rsid w:val="00732328"/>
    <w:rsid w:val="00732435"/>
    <w:rsid w:val="00732812"/>
    <w:rsid w:val="0073300F"/>
    <w:rsid w:val="00733197"/>
    <w:rsid w:val="00733426"/>
    <w:rsid w:val="007335DB"/>
    <w:rsid w:val="00733D19"/>
    <w:rsid w:val="00733D1F"/>
    <w:rsid w:val="00733EE1"/>
    <w:rsid w:val="00733F0B"/>
    <w:rsid w:val="007343B0"/>
    <w:rsid w:val="0073451E"/>
    <w:rsid w:val="00734862"/>
    <w:rsid w:val="00734AAF"/>
    <w:rsid w:val="00734C2D"/>
    <w:rsid w:val="00734F58"/>
    <w:rsid w:val="00735268"/>
    <w:rsid w:val="007353E5"/>
    <w:rsid w:val="007354EE"/>
    <w:rsid w:val="00736695"/>
    <w:rsid w:val="00736F00"/>
    <w:rsid w:val="00736F32"/>
    <w:rsid w:val="00737145"/>
    <w:rsid w:val="0073732E"/>
    <w:rsid w:val="00737617"/>
    <w:rsid w:val="0073774C"/>
    <w:rsid w:val="00737FDF"/>
    <w:rsid w:val="00740264"/>
    <w:rsid w:val="007402B3"/>
    <w:rsid w:val="0074045F"/>
    <w:rsid w:val="0074053C"/>
    <w:rsid w:val="007407AC"/>
    <w:rsid w:val="007409DC"/>
    <w:rsid w:val="00740A0D"/>
    <w:rsid w:val="00740A23"/>
    <w:rsid w:val="00740C65"/>
    <w:rsid w:val="00740D95"/>
    <w:rsid w:val="007410B8"/>
    <w:rsid w:val="007410BB"/>
    <w:rsid w:val="00741C67"/>
    <w:rsid w:val="00741F43"/>
    <w:rsid w:val="00741FDC"/>
    <w:rsid w:val="007420B2"/>
    <w:rsid w:val="0074265F"/>
    <w:rsid w:val="00742668"/>
    <w:rsid w:val="00742943"/>
    <w:rsid w:val="00743013"/>
    <w:rsid w:val="007432FE"/>
    <w:rsid w:val="00743488"/>
    <w:rsid w:val="007436AB"/>
    <w:rsid w:val="00743969"/>
    <w:rsid w:val="00743CD4"/>
    <w:rsid w:val="00744222"/>
    <w:rsid w:val="00744320"/>
    <w:rsid w:val="007444B1"/>
    <w:rsid w:val="007447DC"/>
    <w:rsid w:val="00744BDC"/>
    <w:rsid w:val="00744C0D"/>
    <w:rsid w:val="00745469"/>
    <w:rsid w:val="007456D0"/>
    <w:rsid w:val="00745776"/>
    <w:rsid w:val="00745A4E"/>
    <w:rsid w:val="00745A59"/>
    <w:rsid w:val="00745D79"/>
    <w:rsid w:val="00745EAE"/>
    <w:rsid w:val="00746063"/>
    <w:rsid w:val="0074644D"/>
    <w:rsid w:val="0074678D"/>
    <w:rsid w:val="007468C6"/>
    <w:rsid w:val="00746B85"/>
    <w:rsid w:val="00746E8E"/>
    <w:rsid w:val="0074750D"/>
    <w:rsid w:val="00747A7A"/>
    <w:rsid w:val="00747B75"/>
    <w:rsid w:val="00747FD0"/>
    <w:rsid w:val="007501D0"/>
    <w:rsid w:val="0075027B"/>
    <w:rsid w:val="00750994"/>
    <w:rsid w:val="00750CEB"/>
    <w:rsid w:val="00750F48"/>
    <w:rsid w:val="00750FB0"/>
    <w:rsid w:val="00751306"/>
    <w:rsid w:val="00752C95"/>
    <w:rsid w:val="00752CEA"/>
    <w:rsid w:val="00752EF9"/>
    <w:rsid w:val="0075305C"/>
    <w:rsid w:val="00753235"/>
    <w:rsid w:val="00753419"/>
    <w:rsid w:val="00753490"/>
    <w:rsid w:val="00753A98"/>
    <w:rsid w:val="00753DED"/>
    <w:rsid w:val="00753F00"/>
    <w:rsid w:val="00754284"/>
    <w:rsid w:val="00754447"/>
    <w:rsid w:val="00754871"/>
    <w:rsid w:val="00754F29"/>
    <w:rsid w:val="0075508D"/>
    <w:rsid w:val="00755143"/>
    <w:rsid w:val="00755266"/>
    <w:rsid w:val="00755383"/>
    <w:rsid w:val="007554E9"/>
    <w:rsid w:val="00755690"/>
    <w:rsid w:val="00755FE1"/>
    <w:rsid w:val="00756238"/>
    <w:rsid w:val="0075639D"/>
    <w:rsid w:val="0075663C"/>
    <w:rsid w:val="00756747"/>
    <w:rsid w:val="007567B3"/>
    <w:rsid w:val="00756E2A"/>
    <w:rsid w:val="00756EA6"/>
    <w:rsid w:val="007570C7"/>
    <w:rsid w:val="00757720"/>
    <w:rsid w:val="00757B1C"/>
    <w:rsid w:val="00757C55"/>
    <w:rsid w:val="00757D4E"/>
    <w:rsid w:val="00757FCB"/>
    <w:rsid w:val="0076070C"/>
    <w:rsid w:val="00760AB2"/>
    <w:rsid w:val="007615BD"/>
    <w:rsid w:val="00761726"/>
    <w:rsid w:val="00761C93"/>
    <w:rsid w:val="00761E61"/>
    <w:rsid w:val="00761E6E"/>
    <w:rsid w:val="00761F8F"/>
    <w:rsid w:val="00762145"/>
    <w:rsid w:val="0076228E"/>
    <w:rsid w:val="00762873"/>
    <w:rsid w:val="007630DA"/>
    <w:rsid w:val="00763838"/>
    <w:rsid w:val="00763A1E"/>
    <w:rsid w:val="00763BF0"/>
    <w:rsid w:val="00763EB7"/>
    <w:rsid w:val="007642BC"/>
    <w:rsid w:val="007643D9"/>
    <w:rsid w:val="00764639"/>
    <w:rsid w:val="007646E7"/>
    <w:rsid w:val="00764DDE"/>
    <w:rsid w:val="00764F9B"/>
    <w:rsid w:val="00764FDA"/>
    <w:rsid w:val="007650AA"/>
    <w:rsid w:val="0076562F"/>
    <w:rsid w:val="00765C3B"/>
    <w:rsid w:val="00765C87"/>
    <w:rsid w:val="00765E0F"/>
    <w:rsid w:val="00766995"/>
    <w:rsid w:val="00766A5D"/>
    <w:rsid w:val="00766B61"/>
    <w:rsid w:val="00766C76"/>
    <w:rsid w:val="00766F6B"/>
    <w:rsid w:val="00767212"/>
    <w:rsid w:val="0076740C"/>
    <w:rsid w:val="0076753E"/>
    <w:rsid w:val="00767794"/>
    <w:rsid w:val="007678AF"/>
    <w:rsid w:val="0077013A"/>
    <w:rsid w:val="00770176"/>
    <w:rsid w:val="00770393"/>
    <w:rsid w:val="00770C52"/>
    <w:rsid w:val="00770CE1"/>
    <w:rsid w:val="00771B82"/>
    <w:rsid w:val="00771CD5"/>
    <w:rsid w:val="00771DE2"/>
    <w:rsid w:val="00771F42"/>
    <w:rsid w:val="0077200F"/>
    <w:rsid w:val="007721A1"/>
    <w:rsid w:val="00772702"/>
    <w:rsid w:val="00772A2E"/>
    <w:rsid w:val="00772D07"/>
    <w:rsid w:val="00772F29"/>
    <w:rsid w:val="007738E0"/>
    <w:rsid w:val="007741E3"/>
    <w:rsid w:val="007749FC"/>
    <w:rsid w:val="00774FEE"/>
    <w:rsid w:val="00775A29"/>
    <w:rsid w:val="00775BAF"/>
    <w:rsid w:val="007761C4"/>
    <w:rsid w:val="00776811"/>
    <w:rsid w:val="00776876"/>
    <w:rsid w:val="00776B5A"/>
    <w:rsid w:val="00776CB3"/>
    <w:rsid w:val="007770C7"/>
    <w:rsid w:val="00777591"/>
    <w:rsid w:val="007777E7"/>
    <w:rsid w:val="00777B5A"/>
    <w:rsid w:val="00777E05"/>
    <w:rsid w:val="00777E0B"/>
    <w:rsid w:val="00777FD1"/>
    <w:rsid w:val="00780966"/>
    <w:rsid w:val="0078155A"/>
    <w:rsid w:val="00781901"/>
    <w:rsid w:val="007819AA"/>
    <w:rsid w:val="00781E37"/>
    <w:rsid w:val="00782652"/>
    <w:rsid w:val="0078278B"/>
    <w:rsid w:val="007829FB"/>
    <w:rsid w:val="00782BED"/>
    <w:rsid w:val="00783737"/>
    <w:rsid w:val="007837B3"/>
    <w:rsid w:val="00783DDB"/>
    <w:rsid w:val="00783FDA"/>
    <w:rsid w:val="00784038"/>
    <w:rsid w:val="00784457"/>
    <w:rsid w:val="007845AC"/>
    <w:rsid w:val="0078486F"/>
    <w:rsid w:val="00784C21"/>
    <w:rsid w:val="00785300"/>
    <w:rsid w:val="007855CE"/>
    <w:rsid w:val="00785A2D"/>
    <w:rsid w:val="00786075"/>
    <w:rsid w:val="0078619A"/>
    <w:rsid w:val="0078630E"/>
    <w:rsid w:val="007864CA"/>
    <w:rsid w:val="007867D5"/>
    <w:rsid w:val="00786AFB"/>
    <w:rsid w:val="00786B44"/>
    <w:rsid w:val="007872CC"/>
    <w:rsid w:val="00787CC5"/>
    <w:rsid w:val="00787E29"/>
    <w:rsid w:val="00790343"/>
    <w:rsid w:val="00790676"/>
    <w:rsid w:val="007909B7"/>
    <w:rsid w:val="007909D7"/>
    <w:rsid w:val="00790B0A"/>
    <w:rsid w:val="00790BEE"/>
    <w:rsid w:val="0079145E"/>
    <w:rsid w:val="007914E8"/>
    <w:rsid w:val="00791561"/>
    <w:rsid w:val="007917D7"/>
    <w:rsid w:val="0079263C"/>
    <w:rsid w:val="00792E02"/>
    <w:rsid w:val="0079318F"/>
    <w:rsid w:val="007932B1"/>
    <w:rsid w:val="0079390B"/>
    <w:rsid w:val="00793C4E"/>
    <w:rsid w:val="00793D15"/>
    <w:rsid w:val="00794178"/>
    <w:rsid w:val="007942BA"/>
    <w:rsid w:val="007947B3"/>
    <w:rsid w:val="00794C5A"/>
    <w:rsid w:val="00795003"/>
    <w:rsid w:val="0079503C"/>
    <w:rsid w:val="00795921"/>
    <w:rsid w:val="00795973"/>
    <w:rsid w:val="00795FD9"/>
    <w:rsid w:val="00796452"/>
    <w:rsid w:val="00796796"/>
    <w:rsid w:val="007978C7"/>
    <w:rsid w:val="00797928"/>
    <w:rsid w:val="0079797A"/>
    <w:rsid w:val="00797986"/>
    <w:rsid w:val="00797C47"/>
    <w:rsid w:val="00797CF2"/>
    <w:rsid w:val="007A01A9"/>
    <w:rsid w:val="007A0339"/>
    <w:rsid w:val="007A0502"/>
    <w:rsid w:val="007A09B4"/>
    <w:rsid w:val="007A117F"/>
    <w:rsid w:val="007A126A"/>
    <w:rsid w:val="007A1BEB"/>
    <w:rsid w:val="007A1C82"/>
    <w:rsid w:val="007A2016"/>
    <w:rsid w:val="007A24AE"/>
    <w:rsid w:val="007A297E"/>
    <w:rsid w:val="007A29FC"/>
    <w:rsid w:val="007A2B15"/>
    <w:rsid w:val="007A2F4B"/>
    <w:rsid w:val="007A34DB"/>
    <w:rsid w:val="007A3569"/>
    <w:rsid w:val="007A3B72"/>
    <w:rsid w:val="007A3F0F"/>
    <w:rsid w:val="007A4069"/>
    <w:rsid w:val="007A4EE3"/>
    <w:rsid w:val="007A5067"/>
    <w:rsid w:val="007A5210"/>
    <w:rsid w:val="007A5756"/>
    <w:rsid w:val="007A59F7"/>
    <w:rsid w:val="007A5F04"/>
    <w:rsid w:val="007A61A2"/>
    <w:rsid w:val="007A638F"/>
    <w:rsid w:val="007A678B"/>
    <w:rsid w:val="007A6AE0"/>
    <w:rsid w:val="007A6E6C"/>
    <w:rsid w:val="007A7156"/>
    <w:rsid w:val="007A7249"/>
    <w:rsid w:val="007A772D"/>
    <w:rsid w:val="007A78B0"/>
    <w:rsid w:val="007A7AAB"/>
    <w:rsid w:val="007A7B87"/>
    <w:rsid w:val="007A7CC4"/>
    <w:rsid w:val="007A7D4F"/>
    <w:rsid w:val="007A7E02"/>
    <w:rsid w:val="007B0051"/>
    <w:rsid w:val="007B01EF"/>
    <w:rsid w:val="007B0447"/>
    <w:rsid w:val="007B0A6C"/>
    <w:rsid w:val="007B0AA3"/>
    <w:rsid w:val="007B1058"/>
    <w:rsid w:val="007B15F9"/>
    <w:rsid w:val="007B183F"/>
    <w:rsid w:val="007B1E49"/>
    <w:rsid w:val="007B2246"/>
    <w:rsid w:val="007B25DB"/>
    <w:rsid w:val="007B27A4"/>
    <w:rsid w:val="007B28F6"/>
    <w:rsid w:val="007B2F29"/>
    <w:rsid w:val="007B3467"/>
    <w:rsid w:val="007B361F"/>
    <w:rsid w:val="007B3ABD"/>
    <w:rsid w:val="007B3B4E"/>
    <w:rsid w:val="007B3BA2"/>
    <w:rsid w:val="007B3C0A"/>
    <w:rsid w:val="007B3DA8"/>
    <w:rsid w:val="007B3E5B"/>
    <w:rsid w:val="007B3F1F"/>
    <w:rsid w:val="007B4212"/>
    <w:rsid w:val="007B4251"/>
    <w:rsid w:val="007B5499"/>
    <w:rsid w:val="007B5797"/>
    <w:rsid w:val="007B58D3"/>
    <w:rsid w:val="007B5AC4"/>
    <w:rsid w:val="007B5CCF"/>
    <w:rsid w:val="007B5E5C"/>
    <w:rsid w:val="007B5EAE"/>
    <w:rsid w:val="007B60FC"/>
    <w:rsid w:val="007B6297"/>
    <w:rsid w:val="007B658A"/>
    <w:rsid w:val="007B674D"/>
    <w:rsid w:val="007B6AA5"/>
    <w:rsid w:val="007B7192"/>
    <w:rsid w:val="007B7787"/>
    <w:rsid w:val="007B7816"/>
    <w:rsid w:val="007B7E06"/>
    <w:rsid w:val="007C04D1"/>
    <w:rsid w:val="007C04E7"/>
    <w:rsid w:val="007C08A4"/>
    <w:rsid w:val="007C0C0A"/>
    <w:rsid w:val="007C0D88"/>
    <w:rsid w:val="007C0DF4"/>
    <w:rsid w:val="007C0FE1"/>
    <w:rsid w:val="007C105E"/>
    <w:rsid w:val="007C10D8"/>
    <w:rsid w:val="007C1325"/>
    <w:rsid w:val="007C1488"/>
    <w:rsid w:val="007C14FB"/>
    <w:rsid w:val="007C18F7"/>
    <w:rsid w:val="007C19DD"/>
    <w:rsid w:val="007C1BBD"/>
    <w:rsid w:val="007C1C68"/>
    <w:rsid w:val="007C1F0A"/>
    <w:rsid w:val="007C22D7"/>
    <w:rsid w:val="007C249F"/>
    <w:rsid w:val="007C2644"/>
    <w:rsid w:val="007C2C47"/>
    <w:rsid w:val="007C2C4F"/>
    <w:rsid w:val="007C2CF4"/>
    <w:rsid w:val="007C33CA"/>
    <w:rsid w:val="007C3486"/>
    <w:rsid w:val="007C34CE"/>
    <w:rsid w:val="007C3614"/>
    <w:rsid w:val="007C3A44"/>
    <w:rsid w:val="007C3B7E"/>
    <w:rsid w:val="007C423B"/>
    <w:rsid w:val="007C458B"/>
    <w:rsid w:val="007C46F9"/>
    <w:rsid w:val="007C49BA"/>
    <w:rsid w:val="007C535E"/>
    <w:rsid w:val="007C55D7"/>
    <w:rsid w:val="007C56A7"/>
    <w:rsid w:val="007C56CE"/>
    <w:rsid w:val="007C5823"/>
    <w:rsid w:val="007C5D49"/>
    <w:rsid w:val="007C64AD"/>
    <w:rsid w:val="007C69E5"/>
    <w:rsid w:val="007C6BD7"/>
    <w:rsid w:val="007C722A"/>
    <w:rsid w:val="007C7267"/>
    <w:rsid w:val="007C772B"/>
    <w:rsid w:val="007C7CB4"/>
    <w:rsid w:val="007C7F1C"/>
    <w:rsid w:val="007D00BC"/>
    <w:rsid w:val="007D0246"/>
    <w:rsid w:val="007D0783"/>
    <w:rsid w:val="007D07CC"/>
    <w:rsid w:val="007D098E"/>
    <w:rsid w:val="007D09BB"/>
    <w:rsid w:val="007D0D3E"/>
    <w:rsid w:val="007D12AD"/>
    <w:rsid w:val="007D173A"/>
    <w:rsid w:val="007D21CC"/>
    <w:rsid w:val="007D29BC"/>
    <w:rsid w:val="007D2A9E"/>
    <w:rsid w:val="007D2B51"/>
    <w:rsid w:val="007D2E43"/>
    <w:rsid w:val="007D2F5A"/>
    <w:rsid w:val="007D343C"/>
    <w:rsid w:val="007D3D3E"/>
    <w:rsid w:val="007D3ED0"/>
    <w:rsid w:val="007D44D5"/>
    <w:rsid w:val="007D4A1F"/>
    <w:rsid w:val="007D4DB0"/>
    <w:rsid w:val="007D5329"/>
    <w:rsid w:val="007D55D0"/>
    <w:rsid w:val="007D563D"/>
    <w:rsid w:val="007D57A3"/>
    <w:rsid w:val="007D647E"/>
    <w:rsid w:val="007D64A7"/>
    <w:rsid w:val="007D7574"/>
    <w:rsid w:val="007D7ACC"/>
    <w:rsid w:val="007E0674"/>
    <w:rsid w:val="007E0762"/>
    <w:rsid w:val="007E0941"/>
    <w:rsid w:val="007E09DA"/>
    <w:rsid w:val="007E0BC7"/>
    <w:rsid w:val="007E11EE"/>
    <w:rsid w:val="007E1335"/>
    <w:rsid w:val="007E15FD"/>
    <w:rsid w:val="007E169A"/>
    <w:rsid w:val="007E16D7"/>
    <w:rsid w:val="007E1862"/>
    <w:rsid w:val="007E29BC"/>
    <w:rsid w:val="007E2A8C"/>
    <w:rsid w:val="007E2C87"/>
    <w:rsid w:val="007E2E36"/>
    <w:rsid w:val="007E308A"/>
    <w:rsid w:val="007E3188"/>
    <w:rsid w:val="007E31D2"/>
    <w:rsid w:val="007E328E"/>
    <w:rsid w:val="007E32BB"/>
    <w:rsid w:val="007E3876"/>
    <w:rsid w:val="007E39FB"/>
    <w:rsid w:val="007E3A76"/>
    <w:rsid w:val="007E43BF"/>
    <w:rsid w:val="007E448E"/>
    <w:rsid w:val="007E4628"/>
    <w:rsid w:val="007E4C8C"/>
    <w:rsid w:val="007E4DBE"/>
    <w:rsid w:val="007E5605"/>
    <w:rsid w:val="007E5F3D"/>
    <w:rsid w:val="007E63AD"/>
    <w:rsid w:val="007E643B"/>
    <w:rsid w:val="007E6489"/>
    <w:rsid w:val="007E6745"/>
    <w:rsid w:val="007E67F6"/>
    <w:rsid w:val="007E6912"/>
    <w:rsid w:val="007E6F69"/>
    <w:rsid w:val="007E7154"/>
    <w:rsid w:val="007E762D"/>
    <w:rsid w:val="007E7702"/>
    <w:rsid w:val="007E7B8A"/>
    <w:rsid w:val="007E7B91"/>
    <w:rsid w:val="007E7DD6"/>
    <w:rsid w:val="007F0234"/>
    <w:rsid w:val="007F06AE"/>
    <w:rsid w:val="007F11DA"/>
    <w:rsid w:val="007F121D"/>
    <w:rsid w:val="007F136C"/>
    <w:rsid w:val="007F138D"/>
    <w:rsid w:val="007F19A5"/>
    <w:rsid w:val="007F1B72"/>
    <w:rsid w:val="007F1D97"/>
    <w:rsid w:val="007F1DD4"/>
    <w:rsid w:val="007F1E36"/>
    <w:rsid w:val="007F2389"/>
    <w:rsid w:val="007F25C5"/>
    <w:rsid w:val="007F25D5"/>
    <w:rsid w:val="007F2AB1"/>
    <w:rsid w:val="007F3150"/>
    <w:rsid w:val="007F37BB"/>
    <w:rsid w:val="007F38BC"/>
    <w:rsid w:val="007F3A16"/>
    <w:rsid w:val="007F3C6B"/>
    <w:rsid w:val="007F40DC"/>
    <w:rsid w:val="007F40E7"/>
    <w:rsid w:val="007F415A"/>
    <w:rsid w:val="007F4571"/>
    <w:rsid w:val="007F462A"/>
    <w:rsid w:val="007F477D"/>
    <w:rsid w:val="007F489A"/>
    <w:rsid w:val="007F5157"/>
    <w:rsid w:val="007F52D8"/>
    <w:rsid w:val="007F5599"/>
    <w:rsid w:val="007F5B7E"/>
    <w:rsid w:val="007F65D9"/>
    <w:rsid w:val="007F6665"/>
    <w:rsid w:val="007F68CF"/>
    <w:rsid w:val="007F6B3D"/>
    <w:rsid w:val="007F6B51"/>
    <w:rsid w:val="007F6D05"/>
    <w:rsid w:val="007F6EBB"/>
    <w:rsid w:val="007F74EB"/>
    <w:rsid w:val="007F7513"/>
    <w:rsid w:val="007F75AF"/>
    <w:rsid w:val="007F7621"/>
    <w:rsid w:val="007F7742"/>
    <w:rsid w:val="007F7A5A"/>
    <w:rsid w:val="007F7EF7"/>
    <w:rsid w:val="0080064C"/>
    <w:rsid w:val="00800B3C"/>
    <w:rsid w:val="00800C13"/>
    <w:rsid w:val="00800C8F"/>
    <w:rsid w:val="00800E50"/>
    <w:rsid w:val="00801077"/>
    <w:rsid w:val="008010F6"/>
    <w:rsid w:val="0080124C"/>
    <w:rsid w:val="0080152F"/>
    <w:rsid w:val="00801892"/>
    <w:rsid w:val="00801BD8"/>
    <w:rsid w:val="008020FA"/>
    <w:rsid w:val="00802149"/>
    <w:rsid w:val="00802670"/>
    <w:rsid w:val="00802D68"/>
    <w:rsid w:val="00802D98"/>
    <w:rsid w:val="008031E5"/>
    <w:rsid w:val="00803387"/>
    <w:rsid w:val="00803715"/>
    <w:rsid w:val="008038F7"/>
    <w:rsid w:val="00803998"/>
    <w:rsid w:val="00803A50"/>
    <w:rsid w:val="00803F48"/>
    <w:rsid w:val="008040F4"/>
    <w:rsid w:val="0080423F"/>
    <w:rsid w:val="0080464B"/>
    <w:rsid w:val="008048F4"/>
    <w:rsid w:val="00804A05"/>
    <w:rsid w:val="00804DC6"/>
    <w:rsid w:val="008052FF"/>
    <w:rsid w:val="0080558A"/>
    <w:rsid w:val="008056A6"/>
    <w:rsid w:val="00805811"/>
    <w:rsid w:val="00805A07"/>
    <w:rsid w:val="00805C0C"/>
    <w:rsid w:val="00805E34"/>
    <w:rsid w:val="00806297"/>
    <w:rsid w:val="008064FF"/>
    <w:rsid w:val="008065BC"/>
    <w:rsid w:val="0080668E"/>
    <w:rsid w:val="00807357"/>
    <w:rsid w:val="00807699"/>
    <w:rsid w:val="008108B5"/>
    <w:rsid w:val="00810C3D"/>
    <w:rsid w:val="008110B1"/>
    <w:rsid w:val="00811149"/>
    <w:rsid w:val="0081141E"/>
    <w:rsid w:val="0081167C"/>
    <w:rsid w:val="0081192B"/>
    <w:rsid w:val="0081201A"/>
    <w:rsid w:val="0081255C"/>
    <w:rsid w:val="0081277F"/>
    <w:rsid w:val="00812FB8"/>
    <w:rsid w:val="00813107"/>
    <w:rsid w:val="008137C7"/>
    <w:rsid w:val="00813987"/>
    <w:rsid w:val="008139BA"/>
    <w:rsid w:val="00813CB1"/>
    <w:rsid w:val="00813D81"/>
    <w:rsid w:val="00813FC7"/>
    <w:rsid w:val="0081404A"/>
    <w:rsid w:val="008146AA"/>
    <w:rsid w:val="00814802"/>
    <w:rsid w:val="008148E0"/>
    <w:rsid w:val="00814A63"/>
    <w:rsid w:val="00814AA1"/>
    <w:rsid w:val="00814C49"/>
    <w:rsid w:val="0081503D"/>
    <w:rsid w:val="0081509D"/>
    <w:rsid w:val="008150FA"/>
    <w:rsid w:val="008155C3"/>
    <w:rsid w:val="00815864"/>
    <w:rsid w:val="008158CD"/>
    <w:rsid w:val="00815C64"/>
    <w:rsid w:val="00815CDA"/>
    <w:rsid w:val="00815DBC"/>
    <w:rsid w:val="0081611D"/>
    <w:rsid w:val="008162DF"/>
    <w:rsid w:val="0081645B"/>
    <w:rsid w:val="0081705F"/>
    <w:rsid w:val="0081738F"/>
    <w:rsid w:val="008179BA"/>
    <w:rsid w:val="00817CF9"/>
    <w:rsid w:val="008204CB"/>
    <w:rsid w:val="00820A7A"/>
    <w:rsid w:val="00820C99"/>
    <w:rsid w:val="00821330"/>
    <w:rsid w:val="00821338"/>
    <w:rsid w:val="008215A0"/>
    <w:rsid w:val="00821A6B"/>
    <w:rsid w:val="00821B95"/>
    <w:rsid w:val="00822125"/>
    <w:rsid w:val="008224A9"/>
    <w:rsid w:val="00822A2A"/>
    <w:rsid w:val="00822A38"/>
    <w:rsid w:val="00823083"/>
    <w:rsid w:val="00823147"/>
    <w:rsid w:val="00823164"/>
    <w:rsid w:val="008232A9"/>
    <w:rsid w:val="00823AEE"/>
    <w:rsid w:val="00823DA4"/>
    <w:rsid w:val="00823EA6"/>
    <w:rsid w:val="00824A30"/>
    <w:rsid w:val="00824D67"/>
    <w:rsid w:val="00825187"/>
    <w:rsid w:val="0082523A"/>
    <w:rsid w:val="00825FFF"/>
    <w:rsid w:val="00826359"/>
    <w:rsid w:val="008263E8"/>
    <w:rsid w:val="00826975"/>
    <w:rsid w:val="00826AC5"/>
    <w:rsid w:val="00826B36"/>
    <w:rsid w:val="00826F1F"/>
    <w:rsid w:val="00826F5F"/>
    <w:rsid w:val="00827A05"/>
    <w:rsid w:val="00827A49"/>
    <w:rsid w:val="00827FFD"/>
    <w:rsid w:val="008304FC"/>
    <w:rsid w:val="00830D43"/>
    <w:rsid w:val="00830D72"/>
    <w:rsid w:val="00830E14"/>
    <w:rsid w:val="0083131B"/>
    <w:rsid w:val="00831B30"/>
    <w:rsid w:val="00831E62"/>
    <w:rsid w:val="00832375"/>
    <w:rsid w:val="008330C0"/>
    <w:rsid w:val="008330DD"/>
    <w:rsid w:val="00833186"/>
    <w:rsid w:val="008331E0"/>
    <w:rsid w:val="00833312"/>
    <w:rsid w:val="008338BD"/>
    <w:rsid w:val="00833A66"/>
    <w:rsid w:val="00833BF2"/>
    <w:rsid w:val="008341C7"/>
    <w:rsid w:val="008344D0"/>
    <w:rsid w:val="00834579"/>
    <w:rsid w:val="00834D12"/>
    <w:rsid w:val="008352DF"/>
    <w:rsid w:val="0083551D"/>
    <w:rsid w:val="00835B4B"/>
    <w:rsid w:val="0083614C"/>
    <w:rsid w:val="00836395"/>
    <w:rsid w:val="0083674F"/>
    <w:rsid w:val="00836EBD"/>
    <w:rsid w:val="008370FE"/>
    <w:rsid w:val="008376B1"/>
    <w:rsid w:val="008379E8"/>
    <w:rsid w:val="0084008A"/>
    <w:rsid w:val="00840259"/>
    <w:rsid w:val="00840699"/>
    <w:rsid w:val="00840773"/>
    <w:rsid w:val="00840912"/>
    <w:rsid w:val="00840946"/>
    <w:rsid w:val="00840947"/>
    <w:rsid w:val="008413C6"/>
    <w:rsid w:val="008416FB"/>
    <w:rsid w:val="00841938"/>
    <w:rsid w:val="008419CE"/>
    <w:rsid w:val="00841B6C"/>
    <w:rsid w:val="00842A15"/>
    <w:rsid w:val="00842CC1"/>
    <w:rsid w:val="008431CE"/>
    <w:rsid w:val="00843D35"/>
    <w:rsid w:val="0084434F"/>
    <w:rsid w:val="00844385"/>
    <w:rsid w:val="0084463F"/>
    <w:rsid w:val="008447E1"/>
    <w:rsid w:val="00844828"/>
    <w:rsid w:val="008449B0"/>
    <w:rsid w:val="008449DD"/>
    <w:rsid w:val="00844FE9"/>
    <w:rsid w:val="0084612A"/>
    <w:rsid w:val="00846166"/>
    <w:rsid w:val="0084619A"/>
    <w:rsid w:val="00846F62"/>
    <w:rsid w:val="00847606"/>
    <w:rsid w:val="008500C4"/>
    <w:rsid w:val="008501CC"/>
    <w:rsid w:val="00850593"/>
    <w:rsid w:val="00850607"/>
    <w:rsid w:val="0085089B"/>
    <w:rsid w:val="00850C9B"/>
    <w:rsid w:val="0085100A"/>
    <w:rsid w:val="00851116"/>
    <w:rsid w:val="0085165A"/>
    <w:rsid w:val="00851727"/>
    <w:rsid w:val="00851799"/>
    <w:rsid w:val="00851A97"/>
    <w:rsid w:val="00851AEC"/>
    <w:rsid w:val="00852272"/>
    <w:rsid w:val="008527A5"/>
    <w:rsid w:val="00852AF2"/>
    <w:rsid w:val="00852C95"/>
    <w:rsid w:val="00852EDA"/>
    <w:rsid w:val="00853680"/>
    <w:rsid w:val="0085377D"/>
    <w:rsid w:val="008538E0"/>
    <w:rsid w:val="00853DC8"/>
    <w:rsid w:val="0085425C"/>
    <w:rsid w:val="0085441E"/>
    <w:rsid w:val="008553DE"/>
    <w:rsid w:val="00855D5F"/>
    <w:rsid w:val="00855E0A"/>
    <w:rsid w:val="008565CA"/>
    <w:rsid w:val="00856FBE"/>
    <w:rsid w:val="0085711E"/>
    <w:rsid w:val="0085735E"/>
    <w:rsid w:val="0085747C"/>
    <w:rsid w:val="00857659"/>
    <w:rsid w:val="008577C7"/>
    <w:rsid w:val="00857A14"/>
    <w:rsid w:val="00857A4F"/>
    <w:rsid w:val="00857AA7"/>
    <w:rsid w:val="00857B44"/>
    <w:rsid w:val="00857DEB"/>
    <w:rsid w:val="00860216"/>
    <w:rsid w:val="008603DB"/>
    <w:rsid w:val="0086077D"/>
    <w:rsid w:val="00860FC5"/>
    <w:rsid w:val="0086103F"/>
    <w:rsid w:val="008618D5"/>
    <w:rsid w:val="008619B9"/>
    <w:rsid w:val="00861E57"/>
    <w:rsid w:val="008620DB"/>
    <w:rsid w:val="00862400"/>
    <w:rsid w:val="008625D2"/>
    <w:rsid w:val="0086276F"/>
    <w:rsid w:val="00862780"/>
    <w:rsid w:val="0086289D"/>
    <w:rsid w:val="00862C6D"/>
    <w:rsid w:val="00862F65"/>
    <w:rsid w:val="00862FF6"/>
    <w:rsid w:val="00863324"/>
    <w:rsid w:val="00863B33"/>
    <w:rsid w:val="00863DD5"/>
    <w:rsid w:val="0086411B"/>
    <w:rsid w:val="00864158"/>
    <w:rsid w:val="008643A2"/>
    <w:rsid w:val="00864E99"/>
    <w:rsid w:val="00864F20"/>
    <w:rsid w:val="00865B8E"/>
    <w:rsid w:val="00865F7D"/>
    <w:rsid w:val="008665F8"/>
    <w:rsid w:val="00866DB1"/>
    <w:rsid w:val="00867175"/>
    <w:rsid w:val="00870BDD"/>
    <w:rsid w:val="008714D6"/>
    <w:rsid w:val="00871771"/>
    <w:rsid w:val="008717BC"/>
    <w:rsid w:val="00871E83"/>
    <w:rsid w:val="00871EB4"/>
    <w:rsid w:val="00871F0E"/>
    <w:rsid w:val="00872120"/>
    <w:rsid w:val="0087224A"/>
    <w:rsid w:val="008723E4"/>
    <w:rsid w:val="00872E33"/>
    <w:rsid w:val="008732DA"/>
    <w:rsid w:val="00873ED0"/>
    <w:rsid w:val="00874180"/>
    <w:rsid w:val="00874600"/>
    <w:rsid w:val="00875394"/>
    <w:rsid w:val="008759E6"/>
    <w:rsid w:val="00875A92"/>
    <w:rsid w:val="00875DAF"/>
    <w:rsid w:val="00875E71"/>
    <w:rsid w:val="008763CE"/>
    <w:rsid w:val="008764D9"/>
    <w:rsid w:val="00876615"/>
    <w:rsid w:val="00876C37"/>
    <w:rsid w:val="00877056"/>
    <w:rsid w:val="008771E4"/>
    <w:rsid w:val="008773A3"/>
    <w:rsid w:val="00877595"/>
    <w:rsid w:val="008778DE"/>
    <w:rsid w:val="00877E99"/>
    <w:rsid w:val="00877FEB"/>
    <w:rsid w:val="0088010B"/>
    <w:rsid w:val="00880247"/>
    <w:rsid w:val="00880918"/>
    <w:rsid w:val="00880983"/>
    <w:rsid w:val="00880AB5"/>
    <w:rsid w:val="008812CE"/>
    <w:rsid w:val="00882419"/>
    <w:rsid w:val="00882B73"/>
    <w:rsid w:val="0088310A"/>
    <w:rsid w:val="008834CD"/>
    <w:rsid w:val="00883743"/>
    <w:rsid w:val="00883744"/>
    <w:rsid w:val="00883A89"/>
    <w:rsid w:val="00884AB8"/>
    <w:rsid w:val="00884BE8"/>
    <w:rsid w:val="00885154"/>
    <w:rsid w:val="0088529F"/>
    <w:rsid w:val="00885356"/>
    <w:rsid w:val="008853DC"/>
    <w:rsid w:val="00885821"/>
    <w:rsid w:val="00885B97"/>
    <w:rsid w:val="00885DD9"/>
    <w:rsid w:val="0088607F"/>
    <w:rsid w:val="008862C5"/>
    <w:rsid w:val="008865C2"/>
    <w:rsid w:val="00886813"/>
    <w:rsid w:val="00886BAD"/>
    <w:rsid w:val="00886BD8"/>
    <w:rsid w:val="008870E8"/>
    <w:rsid w:val="00887127"/>
    <w:rsid w:val="008878CD"/>
    <w:rsid w:val="00887C86"/>
    <w:rsid w:val="00887DF4"/>
    <w:rsid w:val="00887E01"/>
    <w:rsid w:val="00887ED6"/>
    <w:rsid w:val="0089004F"/>
    <w:rsid w:val="008905D7"/>
    <w:rsid w:val="00890A02"/>
    <w:rsid w:val="00890FB7"/>
    <w:rsid w:val="008913E4"/>
    <w:rsid w:val="00891511"/>
    <w:rsid w:val="00891C52"/>
    <w:rsid w:val="008920EB"/>
    <w:rsid w:val="0089240E"/>
    <w:rsid w:val="00892672"/>
    <w:rsid w:val="00892B0C"/>
    <w:rsid w:val="00893F1F"/>
    <w:rsid w:val="00894C87"/>
    <w:rsid w:val="00895427"/>
    <w:rsid w:val="00895CE4"/>
    <w:rsid w:val="008966D6"/>
    <w:rsid w:val="00896749"/>
    <w:rsid w:val="00896945"/>
    <w:rsid w:val="00896967"/>
    <w:rsid w:val="008969C4"/>
    <w:rsid w:val="00896C55"/>
    <w:rsid w:val="00896C87"/>
    <w:rsid w:val="00896F9B"/>
    <w:rsid w:val="00897132"/>
    <w:rsid w:val="00897625"/>
    <w:rsid w:val="0089779F"/>
    <w:rsid w:val="008A000F"/>
    <w:rsid w:val="008A016B"/>
    <w:rsid w:val="008A0538"/>
    <w:rsid w:val="008A1108"/>
    <w:rsid w:val="008A1F87"/>
    <w:rsid w:val="008A2F43"/>
    <w:rsid w:val="008A32EB"/>
    <w:rsid w:val="008A3461"/>
    <w:rsid w:val="008A347F"/>
    <w:rsid w:val="008A37C3"/>
    <w:rsid w:val="008A43AC"/>
    <w:rsid w:val="008A47A4"/>
    <w:rsid w:val="008A4915"/>
    <w:rsid w:val="008A4F21"/>
    <w:rsid w:val="008A5170"/>
    <w:rsid w:val="008A52A8"/>
    <w:rsid w:val="008A5324"/>
    <w:rsid w:val="008A53B1"/>
    <w:rsid w:val="008A561F"/>
    <w:rsid w:val="008A59AB"/>
    <w:rsid w:val="008A5E8F"/>
    <w:rsid w:val="008A6121"/>
    <w:rsid w:val="008A63A6"/>
    <w:rsid w:val="008A684D"/>
    <w:rsid w:val="008A6AB0"/>
    <w:rsid w:val="008A6F0D"/>
    <w:rsid w:val="008A78FD"/>
    <w:rsid w:val="008A7B4D"/>
    <w:rsid w:val="008A7BFB"/>
    <w:rsid w:val="008B0146"/>
    <w:rsid w:val="008B0930"/>
    <w:rsid w:val="008B09D1"/>
    <w:rsid w:val="008B0ACF"/>
    <w:rsid w:val="008B0D6A"/>
    <w:rsid w:val="008B16D5"/>
    <w:rsid w:val="008B1A7A"/>
    <w:rsid w:val="008B219C"/>
    <w:rsid w:val="008B23CA"/>
    <w:rsid w:val="008B33D5"/>
    <w:rsid w:val="008B3959"/>
    <w:rsid w:val="008B3F05"/>
    <w:rsid w:val="008B4051"/>
    <w:rsid w:val="008B40CC"/>
    <w:rsid w:val="008B40F8"/>
    <w:rsid w:val="008B5768"/>
    <w:rsid w:val="008B58BB"/>
    <w:rsid w:val="008B5BF1"/>
    <w:rsid w:val="008B5CEC"/>
    <w:rsid w:val="008B5E33"/>
    <w:rsid w:val="008B5FD2"/>
    <w:rsid w:val="008B5FF5"/>
    <w:rsid w:val="008B6009"/>
    <w:rsid w:val="008B62F1"/>
    <w:rsid w:val="008B683D"/>
    <w:rsid w:val="008B68BC"/>
    <w:rsid w:val="008B6EB2"/>
    <w:rsid w:val="008B713F"/>
    <w:rsid w:val="008BA58B"/>
    <w:rsid w:val="008C0073"/>
    <w:rsid w:val="008C0C93"/>
    <w:rsid w:val="008C117D"/>
    <w:rsid w:val="008C12C9"/>
    <w:rsid w:val="008C166A"/>
    <w:rsid w:val="008C1D6B"/>
    <w:rsid w:val="008C1E01"/>
    <w:rsid w:val="008C1E94"/>
    <w:rsid w:val="008C2268"/>
    <w:rsid w:val="008C270E"/>
    <w:rsid w:val="008C2B05"/>
    <w:rsid w:val="008C2B06"/>
    <w:rsid w:val="008C2F78"/>
    <w:rsid w:val="008C3092"/>
    <w:rsid w:val="008C30C4"/>
    <w:rsid w:val="008C4022"/>
    <w:rsid w:val="008C42A5"/>
    <w:rsid w:val="008C42B6"/>
    <w:rsid w:val="008C4675"/>
    <w:rsid w:val="008C4923"/>
    <w:rsid w:val="008C497F"/>
    <w:rsid w:val="008C4D30"/>
    <w:rsid w:val="008C59E0"/>
    <w:rsid w:val="008C5E38"/>
    <w:rsid w:val="008C6018"/>
    <w:rsid w:val="008C63F5"/>
    <w:rsid w:val="008C6760"/>
    <w:rsid w:val="008C67A4"/>
    <w:rsid w:val="008C67CA"/>
    <w:rsid w:val="008C6A4A"/>
    <w:rsid w:val="008C6BAF"/>
    <w:rsid w:val="008C7A88"/>
    <w:rsid w:val="008C7CF6"/>
    <w:rsid w:val="008C7D73"/>
    <w:rsid w:val="008C7E6E"/>
    <w:rsid w:val="008C7FA5"/>
    <w:rsid w:val="008D012B"/>
    <w:rsid w:val="008D050F"/>
    <w:rsid w:val="008D0B07"/>
    <w:rsid w:val="008D0D1A"/>
    <w:rsid w:val="008D0E11"/>
    <w:rsid w:val="008D0F62"/>
    <w:rsid w:val="008D18BD"/>
    <w:rsid w:val="008D1D2A"/>
    <w:rsid w:val="008D1DE0"/>
    <w:rsid w:val="008D1F7C"/>
    <w:rsid w:val="008D2101"/>
    <w:rsid w:val="008D2246"/>
    <w:rsid w:val="008D249C"/>
    <w:rsid w:val="008D3368"/>
    <w:rsid w:val="008D339B"/>
    <w:rsid w:val="008D412E"/>
    <w:rsid w:val="008D4902"/>
    <w:rsid w:val="008D4D3D"/>
    <w:rsid w:val="008D54C5"/>
    <w:rsid w:val="008D5511"/>
    <w:rsid w:val="008D55C9"/>
    <w:rsid w:val="008D56B7"/>
    <w:rsid w:val="008D573E"/>
    <w:rsid w:val="008D5D99"/>
    <w:rsid w:val="008D6168"/>
    <w:rsid w:val="008D6395"/>
    <w:rsid w:val="008D69A0"/>
    <w:rsid w:val="008D6DFF"/>
    <w:rsid w:val="008D7364"/>
    <w:rsid w:val="008D7708"/>
    <w:rsid w:val="008D7969"/>
    <w:rsid w:val="008D7B09"/>
    <w:rsid w:val="008D7E61"/>
    <w:rsid w:val="008E053D"/>
    <w:rsid w:val="008E1DBD"/>
    <w:rsid w:val="008E1F95"/>
    <w:rsid w:val="008E1FE5"/>
    <w:rsid w:val="008E2039"/>
    <w:rsid w:val="008E2624"/>
    <w:rsid w:val="008E27BD"/>
    <w:rsid w:val="008E2E1A"/>
    <w:rsid w:val="008E3174"/>
    <w:rsid w:val="008E320F"/>
    <w:rsid w:val="008E3803"/>
    <w:rsid w:val="008E38FF"/>
    <w:rsid w:val="008E3A09"/>
    <w:rsid w:val="008E3C40"/>
    <w:rsid w:val="008E4691"/>
    <w:rsid w:val="008E4930"/>
    <w:rsid w:val="008E4A53"/>
    <w:rsid w:val="008E5301"/>
    <w:rsid w:val="008E5B26"/>
    <w:rsid w:val="008E5D0D"/>
    <w:rsid w:val="008E5E3A"/>
    <w:rsid w:val="008E66DD"/>
    <w:rsid w:val="008E691E"/>
    <w:rsid w:val="008E6B44"/>
    <w:rsid w:val="008E7238"/>
    <w:rsid w:val="008E7401"/>
    <w:rsid w:val="008E753A"/>
    <w:rsid w:val="008E7769"/>
    <w:rsid w:val="008E7DFA"/>
    <w:rsid w:val="008E7F2F"/>
    <w:rsid w:val="008F02E8"/>
    <w:rsid w:val="008F05B3"/>
    <w:rsid w:val="008F08EB"/>
    <w:rsid w:val="008F0C10"/>
    <w:rsid w:val="008F0DC1"/>
    <w:rsid w:val="008F104C"/>
    <w:rsid w:val="008F17C9"/>
    <w:rsid w:val="008F19D4"/>
    <w:rsid w:val="008F1D19"/>
    <w:rsid w:val="008F1D34"/>
    <w:rsid w:val="008F1FDF"/>
    <w:rsid w:val="008F23C0"/>
    <w:rsid w:val="008F2742"/>
    <w:rsid w:val="008F2AC4"/>
    <w:rsid w:val="008F2AE1"/>
    <w:rsid w:val="008F2B05"/>
    <w:rsid w:val="008F2EF7"/>
    <w:rsid w:val="008F320B"/>
    <w:rsid w:val="008F39BE"/>
    <w:rsid w:val="008F3C6C"/>
    <w:rsid w:val="008F3E9C"/>
    <w:rsid w:val="008F4000"/>
    <w:rsid w:val="008F4335"/>
    <w:rsid w:val="008F45A1"/>
    <w:rsid w:val="008F4723"/>
    <w:rsid w:val="008F4C2B"/>
    <w:rsid w:val="008F4CE7"/>
    <w:rsid w:val="008F4D90"/>
    <w:rsid w:val="008F4E72"/>
    <w:rsid w:val="008F54AA"/>
    <w:rsid w:val="008F58A4"/>
    <w:rsid w:val="008F7141"/>
    <w:rsid w:val="008F71DA"/>
    <w:rsid w:val="008F745E"/>
    <w:rsid w:val="008F764F"/>
    <w:rsid w:val="008F7B49"/>
    <w:rsid w:val="0090006D"/>
    <w:rsid w:val="009009D7"/>
    <w:rsid w:val="00900E7F"/>
    <w:rsid w:val="00900F00"/>
    <w:rsid w:val="00900F92"/>
    <w:rsid w:val="00901578"/>
    <w:rsid w:val="0090184A"/>
    <w:rsid w:val="0090197B"/>
    <w:rsid w:val="00901C3B"/>
    <w:rsid w:val="00901D0A"/>
    <w:rsid w:val="00901D7B"/>
    <w:rsid w:val="00901EFE"/>
    <w:rsid w:val="00901EFF"/>
    <w:rsid w:val="00901F26"/>
    <w:rsid w:val="009028D1"/>
    <w:rsid w:val="00902A20"/>
    <w:rsid w:val="00902C24"/>
    <w:rsid w:val="00902DAE"/>
    <w:rsid w:val="00902E57"/>
    <w:rsid w:val="00903030"/>
    <w:rsid w:val="00903398"/>
    <w:rsid w:val="009035B8"/>
    <w:rsid w:val="00903868"/>
    <w:rsid w:val="009039F6"/>
    <w:rsid w:val="0090401F"/>
    <w:rsid w:val="0090454F"/>
    <w:rsid w:val="00904AB0"/>
    <w:rsid w:val="00904CA1"/>
    <w:rsid w:val="00904F12"/>
    <w:rsid w:val="00904F5F"/>
    <w:rsid w:val="00905979"/>
    <w:rsid w:val="00905A11"/>
    <w:rsid w:val="00906247"/>
    <w:rsid w:val="009062CA"/>
    <w:rsid w:val="00906797"/>
    <w:rsid w:val="00906907"/>
    <w:rsid w:val="009071D8"/>
    <w:rsid w:val="00907214"/>
    <w:rsid w:val="0090727F"/>
    <w:rsid w:val="00907659"/>
    <w:rsid w:val="009077A4"/>
    <w:rsid w:val="00907858"/>
    <w:rsid w:val="00907968"/>
    <w:rsid w:val="00910317"/>
    <w:rsid w:val="00910549"/>
    <w:rsid w:val="00910862"/>
    <w:rsid w:val="0091096F"/>
    <w:rsid w:val="00911564"/>
    <w:rsid w:val="0091167D"/>
    <w:rsid w:val="0091167F"/>
    <w:rsid w:val="009116B1"/>
    <w:rsid w:val="00911FF1"/>
    <w:rsid w:val="00912922"/>
    <w:rsid w:val="00912AE9"/>
    <w:rsid w:val="00912BE0"/>
    <w:rsid w:val="00912C86"/>
    <w:rsid w:val="00912CCB"/>
    <w:rsid w:val="00913126"/>
    <w:rsid w:val="009132EE"/>
    <w:rsid w:val="009134BE"/>
    <w:rsid w:val="009136FB"/>
    <w:rsid w:val="00913724"/>
    <w:rsid w:val="00914E60"/>
    <w:rsid w:val="00915413"/>
    <w:rsid w:val="00915968"/>
    <w:rsid w:val="0091629D"/>
    <w:rsid w:val="009163B5"/>
    <w:rsid w:val="009166CD"/>
    <w:rsid w:val="0091670B"/>
    <w:rsid w:val="00916BE4"/>
    <w:rsid w:val="00916C40"/>
    <w:rsid w:val="00916C94"/>
    <w:rsid w:val="00916D27"/>
    <w:rsid w:val="0091704E"/>
    <w:rsid w:val="0091743F"/>
    <w:rsid w:val="0091747C"/>
    <w:rsid w:val="00917610"/>
    <w:rsid w:val="00917A1D"/>
    <w:rsid w:val="00917F40"/>
    <w:rsid w:val="0092036B"/>
    <w:rsid w:val="0092043A"/>
    <w:rsid w:val="00920469"/>
    <w:rsid w:val="00920E0E"/>
    <w:rsid w:val="00921298"/>
    <w:rsid w:val="0092134E"/>
    <w:rsid w:val="00921386"/>
    <w:rsid w:val="009216B6"/>
    <w:rsid w:val="00921FC6"/>
    <w:rsid w:val="009225CB"/>
    <w:rsid w:val="00922A35"/>
    <w:rsid w:val="00923454"/>
    <w:rsid w:val="00923648"/>
    <w:rsid w:val="00923744"/>
    <w:rsid w:val="00923A94"/>
    <w:rsid w:val="00923B47"/>
    <w:rsid w:val="00924B57"/>
    <w:rsid w:val="00925000"/>
    <w:rsid w:val="009255E8"/>
    <w:rsid w:val="00925893"/>
    <w:rsid w:val="00925899"/>
    <w:rsid w:val="00926069"/>
    <w:rsid w:val="009262F0"/>
    <w:rsid w:val="009265FE"/>
    <w:rsid w:val="00926819"/>
    <w:rsid w:val="00926B3B"/>
    <w:rsid w:val="00926EA4"/>
    <w:rsid w:val="00926FF3"/>
    <w:rsid w:val="0092765C"/>
    <w:rsid w:val="00927982"/>
    <w:rsid w:val="00927C29"/>
    <w:rsid w:val="00927F5E"/>
    <w:rsid w:val="00930164"/>
    <w:rsid w:val="00930811"/>
    <w:rsid w:val="00930DCB"/>
    <w:rsid w:val="00930DE2"/>
    <w:rsid w:val="00930E3C"/>
    <w:rsid w:val="0093119D"/>
    <w:rsid w:val="009312CC"/>
    <w:rsid w:val="00931386"/>
    <w:rsid w:val="009313E3"/>
    <w:rsid w:val="009317E7"/>
    <w:rsid w:val="00931D34"/>
    <w:rsid w:val="00931E69"/>
    <w:rsid w:val="0093234A"/>
    <w:rsid w:val="00932780"/>
    <w:rsid w:val="00932DD1"/>
    <w:rsid w:val="009330A0"/>
    <w:rsid w:val="009332E8"/>
    <w:rsid w:val="00933336"/>
    <w:rsid w:val="00933604"/>
    <w:rsid w:val="00933E23"/>
    <w:rsid w:val="0093437E"/>
    <w:rsid w:val="00934589"/>
    <w:rsid w:val="00934690"/>
    <w:rsid w:val="0093470F"/>
    <w:rsid w:val="0093489B"/>
    <w:rsid w:val="00934903"/>
    <w:rsid w:val="00934A9C"/>
    <w:rsid w:val="00934EA8"/>
    <w:rsid w:val="009351C1"/>
    <w:rsid w:val="00935446"/>
    <w:rsid w:val="009356D7"/>
    <w:rsid w:val="00935DB2"/>
    <w:rsid w:val="009367B7"/>
    <w:rsid w:val="00936C5C"/>
    <w:rsid w:val="00936C89"/>
    <w:rsid w:val="00936CB5"/>
    <w:rsid w:val="00936E34"/>
    <w:rsid w:val="00936E9D"/>
    <w:rsid w:val="009370A5"/>
    <w:rsid w:val="009371AD"/>
    <w:rsid w:val="009375BC"/>
    <w:rsid w:val="00937E62"/>
    <w:rsid w:val="009404B2"/>
    <w:rsid w:val="0094084C"/>
    <w:rsid w:val="0094097F"/>
    <w:rsid w:val="00940C4E"/>
    <w:rsid w:val="009411A3"/>
    <w:rsid w:val="009411EC"/>
    <w:rsid w:val="009411ED"/>
    <w:rsid w:val="0094129D"/>
    <w:rsid w:val="0094169E"/>
    <w:rsid w:val="00941796"/>
    <w:rsid w:val="00941B57"/>
    <w:rsid w:val="009420FD"/>
    <w:rsid w:val="00942265"/>
    <w:rsid w:val="00942574"/>
    <w:rsid w:val="009426A8"/>
    <w:rsid w:val="00942898"/>
    <w:rsid w:val="009428E5"/>
    <w:rsid w:val="00942BCA"/>
    <w:rsid w:val="00942BE7"/>
    <w:rsid w:val="00943066"/>
    <w:rsid w:val="00943508"/>
    <w:rsid w:val="009436B8"/>
    <w:rsid w:val="00943736"/>
    <w:rsid w:val="009437B1"/>
    <w:rsid w:val="0094393F"/>
    <w:rsid w:val="00943A75"/>
    <w:rsid w:val="00943AA1"/>
    <w:rsid w:val="00943C94"/>
    <w:rsid w:val="00943E81"/>
    <w:rsid w:val="00944012"/>
    <w:rsid w:val="009448AA"/>
    <w:rsid w:val="00944F9A"/>
    <w:rsid w:val="00945072"/>
    <w:rsid w:val="0094522A"/>
    <w:rsid w:val="00945415"/>
    <w:rsid w:val="009456B3"/>
    <w:rsid w:val="00945718"/>
    <w:rsid w:val="00945C56"/>
    <w:rsid w:val="00945FED"/>
    <w:rsid w:val="00946A2F"/>
    <w:rsid w:val="00946CB1"/>
    <w:rsid w:val="00946E86"/>
    <w:rsid w:val="009478FC"/>
    <w:rsid w:val="0094795C"/>
    <w:rsid w:val="00947A54"/>
    <w:rsid w:val="00947E68"/>
    <w:rsid w:val="00950068"/>
    <w:rsid w:val="0095098F"/>
    <w:rsid w:val="00951338"/>
    <w:rsid w:val="009515EC"/>
    <w:rsid w:val="00951730"/>
    <w:rsid w:val="00951ABF"/>
    <w:rsid w:val="00951DB1"/>
    <w:rsid w:val="00951DF7"/>
    <w:rsid w:val="00951E74"/>
    <w:rsid w:val="00951F4E"/>
    <w:rsid w:val="009525CA"/>
    <w:rsid w:val="00952863"/>
    <w:rsid w:val="00952B0F"/>
    <w:rsid w:val="00952ED2"/>
    <w:rsid w:val="00953298"/>
    <w:rsid w:val="00953429"/>
    <w:rsid w:val="00953DF6"/>
    <w:rsid w:val="00953E54"/>
    <w:rsid w:val="009546C2"/>
    <w:rsid w:val="00954A73"/>
    <w:rsid w:val="0095540A"/>
    <w:rsid w:val="00955558"/>
    <w:rsid w:val="00955690"/>
    <w:rsid w:val="00956219"/>
    <w:rsid w:val="009564FB"/>
    <w:rsid w:val="009569CC"/>
    <w:rsid w:val="009573EA"/>
    <w:rsid w:val="009573F4"/>
    <w:rsid w:val="009577A1"/>
    <w:rsid w:val="00957A95"/>
    <w:rsid w:val="00957E35"/>
    <w:rsid w:val="00957E58"/>
    <w:rsid w:val="0096007E"/>
    <w:rsid w:val="00960104"/>
    <w:rsid w:val="009603DA"/>
    <w:rsid w:val="00960485"/>
    <w:rsid w:val="009608F3"/>
    <w:rsid w:val="00960BF4"/>
    <w:rsid w:val="009610C5"/>
    <w:rsid w:val="00961534"/>
    <w:rsid w:val="00961959"/>
    <w:rsid w:val="00961B1A"/>
    <w:rsid w:val="00961B69"/>
    <w:rsid w:val="00961BBC"/>
    <w:rsid w:val="00962699"/>
    <w:rsid w:val="00962E2F"/>
    <w:rsid w:val="00963370"/>
    <w:rsid w:val="00963371"/>
    <w:rsid w:val="00963768"/>
    <w:rsid w:val="00963D24"/>
    <w:rsid w:val="00964CAF"/>
    <w:rsid w:val="00964D76"/>
    <w:rsid w:val="00964F83"/>
    <w:rsid w:val="00965721"/>
    <w:rsid w:val="0096609D"/>
    <w:rsid w:val="009663AD"/>
    <w:rsid w:val="00967182"/>
    <w:rsid w:val="00967961"/>
    <w:rsid w:val="009679E6"/>
    <w:rsid w:val="009701D3"/>
    <w:rsid w:val="0097025F"/>
    <w:rsid w:val="0097058C"/>
    <w:rsid w:val="009709BF"/>
    <w:rsid w:val="00970B1D"/>
    <w:rsid w:val="00970D30"/>
    <w:rsid w:val="00970D72"/>
    <w:rsid w:val="00970F3B"/>
    <w:rsid w:val="00970FD6"/>
    <w:rsid w:val="00971350"/>
    <w:rsid w:val="00971429"/>
    <w:rsid w:val="009718E4"/>
    <w:rsid w:val="00971ACB"/>
    <w:rsid w:val="00971B9C"/>
    <w:rsid w:val="00971DE4"/>
    <w:rsid w:val="00971EAD"/>
    <w:rsid w:val="00972108"/>
    <w:rsid w:val="009721FF"/>
    <w:rsid w:val="009725C6"/>
    <w:rsid w:val="00972771"/>
    <w:rsid w:val="00972AD7"/>
    <w:rsid w:val="00973422"/>
    <w:rsid w:val="00973471"/>
    <w:rsid w:val="00973C86"/>
    <w:rsid w:val="00974293"/>
    <w:rsid w:val="0097483F"/>
    <w:rsid w:val="00974F52"/>
    <w:rsid w:val="0097500B"/>
    <w:rsid w:val="0097518B"/>
    <w:rsid w:val="00975455"/>
    <w:rsid w:val="0097550C"/>
    <w:rsid w:val="00975870"/>
    <w:rsid w:val="009764F9"/>
    <w:rsid w:val="00976689"/>
    <w:rsid w:val="00976D61"/>
    <w:rsid w:val="00976D7A"/>
    <w:rsid w:val="0097716E"/>
    <w:rsid w:val="0097752F"/>
    <w:rsid w:val="00977563"/>
    <w:rsid w:val="00977918"/>
    <w:rsid w:val="00977CC1"/>
    <w:rsid w:val="00977E7D"/>
    <w:rsid w:val="009804BE"/>
    <w:rsid w:val="00980E14"/>
    <w:rsid w:val="00981026"/>
    <w:rsid w:val="0098111D"/>
    <w:rsid w:val="0098131B"/>
    <w:rsid w:val="009819AC"/>
    <w:rsid w:val="00981BE5"/>
    <w:rsid w:val="0098227C"/>
    <w:rsid w:val="0098288A"/>
    <w:rsid w:val="00982BD8"/>
    <w:rsid w:val="00982DE6"/>
    <w:rsid w:val="00982EAD"/>
    <w:rsid w:val="00982FAB"/>
    <w:rsid w:val="00983182"/>
    <w:rsid w:val="00983226"/>
    <w:rsid w:val="00983493"/>
    <w:rsid w:val="0098377B"/>
    <w:rsid w:val="00983DE1"/>
    <w:rsid w:val="00983F76"/>
    <w:rsid w:val="00984141"/>
    <w:rsid w:val="00984978"/>
    <w:rsid w:val="00984EF4"/>
    <w:rsid w:val="00984F24"/>
    <w:rsid w:val="0098505D"/>
    <w:rsid w:val="00985421"/>
    <w:rsid w:val="00985459"/>
    <w:rsid w:val="009859A0"/>
    <w:rsid w:val="00985A80"/>
    <w:rsid w:val="00985C2F"/>
    <w:rsid w:val="00985F4D"/>
    <w:rsid w:val="0098604F"/>
    <w:rsid w:val="009862C2"/>
    <w:rsid w:val="0098666E"/>
    <w:rsid w:val="009866FC"/>
    <w:rsid w:val="00986A17"/>
    <w:rsid w:val="00986B6C"/>
    <w:rsid w:val="00986B98"/>
    <w:rsid w:val="00986D51"/>
    <w:rsid w:val="0098704D"/>
    <w:rsid w:val="009872BB"/>
    <w:rsid w:val="0098774E"/>
    <w:rsid w:val="00987B49"/>
    <w:rsid w:val="009902E6"/>
    <w:rsid w:val="00990A3F"/>
    <w:rsid w:val="00990CCE"/>
    <w:rsid w:val="00991120"/>
    <w:rsid w:val="00991210"/>
    <w:rsid w:val="00991295"/>
    <w:rsid w:val="009918F7"/>
    <w:rsid w:val="00992337"/>
    <w:rsid w:val="00992DB7"/>
    <w:rsid w:val="00992DD5"/>
    <w:rsid w:val="00992EB2"/>
    <w:rsid w:val="00992EB7"/>
    <w:rsid w:val="00993018"/>
    <w:rsid w:val="00993662"/>
    <w:rsid w:val="00993E81"/>
    <w:rsid w:val="00994B69"/>
    <w:rsid w:val="00995AD4"/>
    <w:rsid w:val="0099608F"/>
    <w:rsid w:val="00996503"/>
    <w:rsid w:val="00996578"/>
    <w:rsid w:val="009968BC"/>
    <w:rsid w:val="00997304"/>
    <w:rsid w:val="00997812"/>
    <w:rsid w:val="00997B29"/>
    <w:rsid w:val="009A02A6"/>
    <w:rsid w:val="009A048D"/>
    <w:rsid w:val="009A054E"/>
    <w:rsid w:val="009A0B89"/>
    <w:rsid w:val="009A0BCA"/>
    <w:rsid w:val="009A0F04"/>
    <w:rsid w:val="009A17AD"/>
    <w:rsid w:val="009A1AA7"/>
    <w:rsid w:val="009A1B5A"/>
    <w:rsid w:val="009A1BAF"/>
    <w:rsid w:val="009A1D20"/>
    <w:rsid w:val="009A1E6B"/>
    <w:rsid w:val="009A21FC"/>
    <w:rsid w:val="009A2339"/>
    <w:rsid w:val="009A251A"/>
    <w:rsid w:val="009A26A3"/>
    <w:rsid w:val="009A3518"/>
    <w:rsid w:val="009A3A94"/>
    <w:rsid w:val="009A3CA0"/>
    <w:rsid w:val="009A4601"/>
    <w:rsid w:val="009A5750"/>
    <w:rsid w:val="009A586A"/>
    <w:rsid w:val="009A59C8"/>
    <w:rsid w:val="009A5C5B"/>
    <w:rsid w:val="009A5FB1"/>
    <w:rsid w:val="009A65F3"/>
    <w:rsid w:val="009A70F5"/>
    <w:rsid w:val="009A7531"/>
    <w:rsid w:val="009A7645"/>
    <w:rsid w:val="009A7C11"/>
    <w:rsid w:val="009B0638"/>
    <w:rsid w:val="009B0765"/>
    <w:rsid w:val="009B15EB"/>
    <w:rsid w:val="009B1694"/>
    <w:rsid w:val="009B16FF"/>
    <w:rsid w:val="009B1872"/>
    <w:rsid w:val="009B1922"/>
    <w:rsid w:val="009B1B68"/>
    <w:rsid w:val="009B1D9A"/>
    <w:rsid w:val="009B2022"/>
    <w:rsid w:val="009B2028"/>
    <w:rsid w:val="009B20CC"/>
    <w:rsid w:val="009B22E4"/>
    <w:rsid w:val="009B2351"/>
    <w:rsid w:val="009B23AE"/>
    <w:rsid w:val="009B2746"/>
    <w:rsid w:val="009B29F4"/>
    <w:rsid w:val="009B2BDC"/>
    <w:rsid w:val="009B3105"/>
    <w:rsid w:val="009B364A"/>
    <w:rsid w:val="009B3A94"/>
    <w:rsid w:val="009B3BFB"/>
    <w:rsid w:val="009B4308"/>
    <w:rsid w:val="009B4455"/>
    <w:rsid w:val="009B50AD"/>
    <w:rsid w:val="009B576D"/>
    <w:rsid w:val="009B5D39"/>
    <w:rsid w:val="009B5E07"/>
    <w:rsid w:val="009B5FD6"/>
    <w:rsid w:val="009B6D1C"/>
    <w:rsid w:val="009B7278"/>
    <w:rsid w:val="009B73E1"/>
    <w:rsid w:val="009B7AFA"/>
    <w:rsid w:val="009C008B"/>
    <w:rsid w:val="009C0566"/>
    <w:rsid w:val="009C0C64"/>
    <w:rsid w:val="009C1247"/>
    <w:rsid w:val="009C13DE"/>
    <w:rsid w:val="009C1C1F"/>
    <w:rsid w:val="009C2341"/>
    <w:rsid w:val="009C259E"/>
    <w:rsid w:val="009C2AE3"/>
    <w:rsid w:val="009C2D81"/>
    <w:rsid w:val="009C2E03"/>
    <w:rsid w:val="009C2F0B"/>
    <w:rsid w:val="009C3140"/>
    <w:rsid w:val="009C32C2"/>
    <w:rsid w:val="009C34CC"/>
    <w:rsid w:val="009C3790"/>
    <w:rsid w:val="009C387E"/>
    <w:rsid w:val="009C3E2C"/>
    <w:rsid w:val="009C4221"/>
    <w:rsid w:val="009C4335"/>
    <w:rsid w:val="009C484B"/>
    <w:rsid w:val="009C4A9A"/>
    <w:rsid w:val="009C4D28"/>
    <w:rsid w:val="009C554C"/>
    <w:rsid w:val="009C5678"/>
    <w:rsid w:val="009C570D"/>
    <w:rsid w:val="009C5A4D"/>
    <w:rsid w:val="009C5EDA"/>
    <w:rsid w:val="009C5FB9"/>
    <w:rsid w:val="009C6877"/>
    <w:rsid w:val="009C750E"/>
    <w:rsid w:val="009C77CC"/>
    <w:rsid w:val="009C792A"/>
    <w:rsid w:val="009C7AC9"/>
    <w:rsid w:val="009D0151"/>
    <w:rsid w:val="009D02D9"/>
    <w:rsid w:val="009D066D"/>
    <w:rsid w:val="009D1048"/>
    <w:rsid w:val="009D10DA"/>
    <w:rsid w:val="009D1591"/>
    <w:rsid w:val="009D1CC3"/>
    <w:rsid w:val="009D2B0F"/>
    <w:rsid w:val="009D3549"/>
    <w:rsid w:val="009D3CCE"/>
    <w:rsid w:val="009D3D7C"/>
    <w:rsid w:val="009D4648"/>
    <w:rsid w:val="009D4813"/>
    <w:rsid w:val="009D4863"/>
    <w:rsid w:val="009D49CB"/>
    <w:rsid w:val="009D4BBC"/>
    <w:rsid w:val="009D4CB2"/>
    <w:rsid w:val="009D4EF1"/>
    <w:rsid w:val="009D50B8"/>
    <w:rsid w:val="009D5206"/>
    <w:rsid w:val="009D5641"/>
    <w:rsid w:val="009D5740"/>
    <w:rsid w:val="009D5A1E"/>
    <w:rsid w:val="009D5E08"/>
    <w:rsid w:val="009D5E6B"/>
    <w:rsid w:val="009D61C8"/>
    <w:rsid w:val="009D62B6"/>
    <w:rsid w:val="009D6430"/>
    <w:rsid w:val="009D6904"/>
    <w:rsid w:val="009D696E"/>
    <w:rsid w:val="009D6AD1"/>
    <w:rsid w:val="009D6AFF"/>
    <w:rsid w:val="009D7414"/>
    <w:rsid w:val="009D7A69"/>
    <w:rsid w:val="009D7A90"/>
    <w:rsid w:val="009E036B"/>
    <w:rsid w:val="009E0510"/>
    <w:rsid w:val="009E0C86"/>
    <w:rsid w:val="009E0D77"/>
    <w:rsid w:val="009E0EBF"/>
    <w:rsid w:val="009E1803"/>
    <w:rsid w:val="009E1A3B"/>
    <w:rsid w:val="009E1D58"/>
    <w:rsid w:val="009E2178"/>
    <w:rsid w:val="009E2722"/>
    <w:rsid w:val="009E2BC8"/>
    <w:rsid w:val="009E367F"/>
    <w:rsid w:val="009E3B72"/>
    <w:rsid w:val="009E3BF7"/>
    <w:rsid w:val="009E3C28"/>
    <w:rsid w:val="009E3C4A"/>
    <w:rsid w:val="009E3D89"/>
    <w:rsid w:val="009E3FAC"/>
    <w:rsid w:val="009E423A"/>
    <w:rsid w:val="009E48EE"/>
    <w:rsid w:val="009E4926"/>
    <w:rsid w:val="009E4B97"/>
    <w:rsid w:val="009E4BC9"/>
    <w:rsid w:val="009E4E26"/>
    <w:rsid w:val="009E6078"/>
    <w:rsid w:val="009E60D5"/>
    <w:rsid w:val="009E62EE"/>
    <w:rsid w:val="009E65A9"/>
    <w:rsid w:val="009E6A5F"/>
    <w:rsid w:val="009E6AC6"/>
    <w:rsid w:val="009E6CFF"/>
    <w:rsid w:val="009E705B"/>
    <w:rsid w:val="009E7687"/>
    <w:rsid w:val="009E7FC1"/>
    <w:rsid w:val="009F0122"/>
    <w:rsid w:val="009F0339"/>
    <w:rsid w:val="009F0F86"/>
    <w:rsid w:val="009F1163"/>
    <w:rsid w:val="009F1487"/>
    <w:rsid w:val="009F14B6"/>
    <w:rsid w:val="009F1930"/>
    <w:rsid w:val="009F1957"/>
    <w:rsid w:val="009F1A68"/>
    <w:rsid w:val="009F1C54"/>
    <w:rsid w:val="009F21CD"/>
    <w:rsid w:val="009F253D"/>
    <w:rsid w:val="009F26F0"/>
    <w:rsid w:val="009F2786"/>
    <w:rsid w:val="009F2F19"/>
    <w:rsid w:val="009F307F"/>
    <w:rsid w:val="009F3739"/>
    <w:rsid w:val="009F469C"/>
    <w:rsid w:val="009F5471"/>
    <w:rsid w:val="009F5609"/>
    <w:rsid w:val="009F60FC"/>
    <w:rsid w:val="009F673E"/>
    <w:rsid w:val="009F67A4"/>
    <w:rsid w:val="009F694C"/>
    <w:rsid w:val="009F703F"/>
    <w:rsid w:val="009F70FA"/>
    <w:rsid w:val="009F71A9"/>
    <w:rsid w:val="009F7764"/>
    <w:rsid w:val="009F781F"/>
    <w:rsid w:val="009F7D7C"/>
    <w:rsid w:val="009F7F38"/>
    <w:rsid w:val="009F7FD9"/>
    <w:rsid w:val="00A0030B"/>
    <w:rsid w:val="00A008D2"/>
    <w:rsid w:val="00A00A2F"/>
    <w:rsid w:val="00A00BC6"/>
    <w:rsid w:val="00A00F5F"/>
    <w:rsid w:val="00A019D3"/>
    <w:rsid w:val="00A01B9B"/>
    <w:rsid w:val="00A01FE5"/>
    <w:rsid w:val="00A02199"/>
    <w:rsid w:val="00A021B8"/>
    <w:rsid w:val="00A0262B"/>
    <w:rsid w:val="00A02789"/>
    <w:rsid w:val="00A0312E"/>
    <w:rsid w:val="00A031AB"/>
    <w:rsid w:val="00A0370A"/>
    <w:rsid w:val="00A038FC"/>
    <w:rsid w:val="00A0410A"/>
    <w:rsid w:val="00A043D6"/>
    <w:rsid w:val="00A04517"/>
    <w:rsid w:val="00A0470C"/>
    <w:rsid w:val="00A04ED8"/>
    <w:rsid w:val="00A05265"/>
    <w:rsid w:val="00A05D03"/>
    <w:rsid w:val="00A0650B"/>
    <w:rsid w:val="00A06960"/>
    <w:rsid w:val="00A06972"/>
    <w:rsid w:val="00A0704C"/>
    <w:rsid w:val="00A07085"/>
    <w:rsid w:val="00A07335"/>
    <w:rsid w:val="00A075B7"/>
    <w:rsid w:val="00A07B9C"/>
    <w:rsid w:val="00A0831F"/>
    <w:rsid w:val="00A109CE"/>
    <w:rsid w:val="00A10E5C"/>
    <w:rsid w:val="00A10E8B"/>
    <w:rsid w:val="00A114BA"/>
    <w:rsid w:val="00A11E82"/>
    <w:rsid w:val="00A11E88"/>
    <w:rsid w:val="00A11E8F"/>
    <w:rsid w:val="00A12264"/>
    <w:rsid w:val="00A12658"/>
    <w:rsid w:val="00A127C1"/>
    <w:rsid w:val="00A12845"/>
    <w:rsid w:val="00A129E4"/>
    <w:rsid w:val="00A12DAB"/>
    <w:rsid w:val="00A1305E"/>
    <w:rsid w:val="00A13475"/>
    <w:rsid w:val="00A13700"/>
    <w:rsid w:val="00A13A6E"/>
    <w:rsid w:val="00A13B7C"/>
    <w:rsid w:val="00A1424C"/>
    <w:rsid w:val="00A144A5"/>
    <w:rsid w:val="00A1462A"/>
    <w:rsid w:val="00A14C51"/>
    <w:rsid w:val="00A15B2F"/>
    <w:rsid w:val="00A15C9A"/>
    <w:rsid w:val="00A15D8E"/>
    <w:rsid w:val="00A15EDE"/>
    <w:rsid w:val="00A15F21"/>
    <w:rsid w:val="00A161C6"/>
    <w:rsid w:val="00A16308"/>
    <w:rsid w:val="00A163B2"/>
    <w:rsid w:val="00A16414"/>
    <w:rsid w:val="00A165FB"/>
    <w:rsid w:val="00A176EF"/>
    <w:rsid w:val="00A17B13"/>
    <w:rsid w:val="00A20478"/>
    <w:rsid w:val="00A208F5"/>
    <w:rsid w:val="00A20BAD"/>
    <w:rsid w:val="00A20D59"/>
    <w:rsid w:val="00A20EA5"/>
    <w:rsid w:val="00A20EE0"/>
    <w:rsid w:val="00A20FF1"/>
    <w:rsid w:val="00A216B6"/>
    <w:rsid w:val="00A219DE"/>
    <w:rsid w:val="00A2271C"/>
    <w:rsid w:val="00A22801"/>
    <w:rsid w:val="00A22A67"/>
    <w:rsid w:val="00A22C85"/>
    <w:rsid w:val="00A22DB6"/>
    <w:rsid w:val="00A22F22"/>
    <w:rsid w:val="00A22F58"/>
    <w:rsid w:val="00A234C1"/>
    <w:rsid w:val="00A236B7"/>
    <w:rsid w:val="00A23718"/>
    <w:rsid w:val="00A23D0E"/>
    <w:rsid w:val="00A23DE0"/>
    <w:rsid w:val="00A23ED1"/>
    <w:rsid w:val="00A23F61"/>
    <w:rsid w:val="00A2400E"/>
    <w:rsid w:val="00A24167"/>
    <w:rsid w:val="00A2431C"/>
    <w:rsid w:val="00A24757"/>
    <w:rsid w:val="00A24872"/>
    <w:rsid w:val="00A24909"/>
    <w:rsid w:val="00A24EE5"/>
    <w:rsid w:val="00A24FC7"/>
    <w:rsid w:val="00A25435"/>
    <w:rsid w:val="00A25C34"/>
    <w:rsid w:val="00A2618F"/>
    <w:rsid w:val="00A2643E"/>
    <w:rsid w:val="00A2675C"/>
    <w:rsid w:val="00A267EC"/>
    <w:rsid w:val="00A27391"/>
    <w:rsid w:val="00A27BF5"/>
    <w:rsid w:val="00A27F4C"/>
    <w:rsid w:val="00A3054A"/>
    <w:rsid w:val="00A307E9"/>
    <w:rsid w:val="00A311D4"/>
    <w:rsid w:val="00A3157D"/>
    <w:rsid w:val="00A31B4F"/>
    <w:rsid w:val="00A31C26"/>
    <w:rsid w:val="00A322FD"/>
    <w:rsid w:val="00A32BEB"/>
    <w:rsid w:val="00A32DE5"/>
    <w:rsid w:val="00A32F36"/>
    <w:rsid w:val="00A330CA"/>
    <w:rsid w:val="00A330E5"/>
    <w:rsid w:val="00A3328E"/>
    <w:rsid w:val="00A337C4"/>
    <w:rsid w:val="00A34300"/>
    <w:rsid w:val="00A34443"/>
    <w:rsid w:val="00A34976"/>
    <w:rsid w:val="00A34B46"/>
    <w:rsid w:val="00A35376"/>
    <w:rsid w:val="00A354DE"/>
    <w:rsid w:val="00A358D9"/>
    <w:rsid w:val="00A365F0"/>
    <w:rsid w:val="00A36A0F"/>
    <w:rsid w:val="00A36CE3"/>
    <w:rsid w:val="00A36DEA"/>
    <w:rsid w:val="00A36EF7"/>
    <w:rsid w:val="00A372A4"/>
    <w:rsid w:val="00A37815"/>
    <w:rsid w:val="00A3795C"/>
    <w:rsid w:val="00A37971"/>
    <w:rsid w:val="00A37DBA"/>
    <w:rsid w:val="00A37EBA"/>
    <w:rsid w:val="00A400EF"/>
    <w:rsid w:val="00A402B7"/>
    <w:rsid w:val="00A40346"/>
    <w:rsid w:val="00A41505"/>
    <w:rsid w:val="00A419BB"/>
    <w:rsid w:val="00A41C67"/>
    <w:rsid w:val="00A421C1"/>
    <w:rsid w:val="00A42C60"/>
    <w:rsid w:val="00A43516"/>
    <w:rsid w:val="00A435E7"/>
    <w:rsid w:val="00A4382D"/>
    <w:rsid w:val="00A43A36"/>
    <w:rsid w:val="00A43AAB"/>
    <w:rsid w:val="00A43B46"/>
    <w:rsid w:val="00A43D0E"/>
    <w:rsid w:val="00A43FFA"/>
    <w:rsid w:val="00A4457D"/>
    <w:rsid w:val="00A45453"/>
    <w:rsid w:val="00A4591A"/>
    <w:rsid w:val="00A45A61"/>
    <w:rsid w:val="00A461DA"/>
    <w:rsid w:val="00A465EE"/>
    <w:rsid w:val="00A46785"/>
    <w:rsid w:val="00A46868"/>
    <w:rsid w:val="00A468E9"/>
    <w:rsid w:val="00A468F1"/>
    <w:rsid w:val="00A46A33"/>
    <w:rsid w:val="00A46B16"/>
    <w:rsid w:val="00A46BB0"/>
    <w:rsid w:val="00A46C90"/>
    <w:rsid w:val="00A4702A"/>
    <w:rsid w:val="00A471B5"/>
    <w:rsid w:val="00A47203"/>
    <w:rsid w:val="00A47E1D"/>
    <w:rsid w:val="00A5012C"/>
    <w:rsid w:val="00A5035E"/>
    <w:rsid w:val="00A505C4"/>
    <w:rsid w:val="00A505F7"/>
    <w:rsid w:val="00A50848"/>
    <w:rsid w:val="00A50D20"/>
    <w:rsid w:val="00A50E25"/>
    <w:rsid w:val="00A5137B"/>
    <w:rsid w:val="00A519E4"/>
    <w:rsid w:val="00A51AA9"/>
    <w:rsid w:val="00A51C1C"/>
    <w:rsid w:val="00A51C3E"/>
    <w:rsid w:val="00A527EB"/>
    <w:rsid w:val="00A52C91"/>
    <w:rsid w:val="00A52D34"/>
    <w:rsid w:val="00A5373F"/>
    <w:rsid w:val="00A53D53"/>
    <w:rsid w:val="00A53E53"/>
    <w:rsid w:val="00A5447A"/>
    <w:rsid w:val="00A54566"/>
    <w:rsid w:val="00A5472C"/>
    <w:rsid w:val="00A5494E"/>
    <w:rsid w:val="00A549DC"/>
    <w:rsid w:val="00A549DD"/>
    <w:rsid w:val="00A54B41"/>
    <w:rsid w:val="00A54F56"/>
    <w:rsid w:val="00A54FD2"/>
    <w:rsid w:val="00A5513D"/>
    <w:rsid w:val="00A5593C"/>
    <w:rsid w:val="00A55E93"/>
    <w:rsid w:val="00A564C0"/>
    <w:rsid w:val="00A56792"/>
    <w:rsid w:val="00A5685A"/>
    <w:rsid w:val="00A56B5A"/>
    <w:rsid w:val="00A56D70"/>
    <w:rsid w:val="00A56D82"/>
    <w:rsid w:val="00A56F03"/>
    <w:rsid w:val="00A5715E"/>
    <w:rsid w:val="00A5787F"/>
    <w:rsid w:val="00A60007"/>
    <w:rsid w:val="00A602F3"/>
    <w:rsid w:val="00A609B7"/>
    <w:rsid w:val="00A612F2"/>
    <w:rsid w:val="00A61669"/>
    <w:rsid w:val="00A61950"/>
    <w:rsid w:val="00A61A1B"/>
    <w:rsid w:val="00A61CD9"/>
    <w:rsid w:val="00A61D92"/>
    <w:rsid w:val="00A627C7"/>
    <w:rsid w:val="00A62B10"/>
    <w:rsid w:val="00A62B67"/>
    <w:rsid w:val="00A62B82"/>
    <w:rsid w:val="00A63188"/>
    <w:rsid w:val="00A637EA"/>
    <w:rsid w:val="00A64AC2"/>
    <w:rsid w:val="00A64E33"/>
    <w:rsid w:val="00A6516C"/>
    <w:rsid w:val="00A651EB"/>
    <w:rsid w:val="00A6549B"/>
    <w:rsid w:val="00A654DA"/>
    <w:rsid w:val="00A655F5"/>
    <w:rsid w:val="00A657DE"/>
    <w:rsid w:val="00A65DB6"/>
    <w:rsid w:val="00A664F9"/>
    <w:rsid w:val="00A66B30"/>
    <w:rsid w:val="00A675CD"/>
    <w:rsid w:val="00A6791B"/>
    <w:rsid w:val="00A679C5"/>
    <w:rsid w:val="00A7045F"/>
    <w:rsid w:val="00A70A71"/>
    <w:rsid w:val="00A71077"/>
    <w:rsid w:val="00A7107C"/>
    <w:rsid w:val="00A72008"/>
    <w:rsid w:val="00A723A3"/>
    <w:rsid w:val="00A72498"/>
    <w:rsid w:val="00A72817"/>
    <w:rsid w:val="00A728EE"/>
    <w:rsid w:val="00A73491"/>
    <w:rsid w:val="00A73AE9"/>
    <w:rsid w:val="00A73FB0"/>
    <w:rsid w:val="00A74160"/>
    <w:rsid w:val="00A743B5"/>
    <w:rsid w:val="00A7485A"/>
    <w:rsid w:val="00A74F00"/>
    <w:rsid w:val="00A75AA7"/>
    <w:rsid w:val="00A75BD7"/>
    <w:rsid w:val="00A760B7"/>
    <w:rsid w:val="00A7624B"/>
    <w:rsid w:val="00A76613"/>
    <w:rsid w:val="00A7676E"/>
    <w:rsid w:val="00A76DF5"/>
    <w:rsid w:val="00A76E50"/>
    <w:rsid w:val="00A77205"/>
    <w:rsid w:val="00A772AB"/>
    <w:rsid w:val="00A8050E"/>
    <w:rsid w:val="00A805D1"/>
    <w:rsid w:val="00A80D1D"/>
    <w:rsid w:val="00A81091"/>
    <w:rsid w:val="00A813C1"/>
    <w:rsid w:val="00A81F48"/>
    <w:rsid w:val="00A82165"/>
    <w:rsid w:val="00A82B82"/>
    <w:rsid w:val="00A82CAF"/>
    <w:rsid w:val="00A833F0"/>
    <w:rsid w:val="00A83538"/>
    <w:rsid w:val="00A835F6"/>
    <w:rsid w:val="00A837C3"/>
    <w:rsid w:val="00A83AAE"/>
    <w:rsid w:val="00A83B8B"/>
    <w:rsid w:val="00A83BE5"/>
    <w:rsid w:val="00A83E36"/>
    <w:rsid w:val="00A8471C"/>
    <w:rsid w:val="00A84F89"/>
    <w:rsid w:val="00A85942"/>
    <w:rsid w:val="00A85DD3"/>
    <w:rsid w:val="00A85E90"/>
    <w:rsid w:val="00A8601F"/>
    <w:rsid w:val="00A863A6"/>
    <w:rsid w:val="00A8642B"/>
    <w:rsid w:val="00A866B6"/>
    <w:rsid w:val="00A87463"/>
    <w:rsid w:val="00A87594"/>
    <w:rsid w:val="00A878F0"/>
    <w:rsid w:val="00A87B02"/>
    <w:rsid w:val="00A87D5A"/>
    <w:rsid w:val="00A9022D"/>
    <w:rsid w:val="00A90445"/>
    <w:rsid w:val="00A907BB"/>
    <w:rsid w:val="00A909D1"/>
    <w:rsid w:val="00A90F0B"/>
    <w:rsid w:val="00A91040"/>
    <w:rsid w:val="00A911E2"/>
    <w:rsid w:val="00A9201F"/>
    <w:rsid w:val="00A92133"/>
    <w:rsid w:val="00A9228B"/>
    <w:rsid w:val="00A923F9"/>
    <w:rsid w:val="00A926F4"/>
    <w:rsid w:val="00A928C0"/>
    <w:rsid w:val="00A928CB"/>
    <w:rsid w:val="00A92D21"/>
    <w:rsid w:val="00A92F5D"/>
    <w:rsid w:val="00A932F3"/>
    <w:rsid w:val="00A93404"/>
    <w:rsid w:val="00A93AB4"/>
    <w:rsid w:val="00A93BDA"/>
    <w:rsid w:val="00A93E69"/>
    <w:rsid w:val="00A941ED"/>
    <w:rsid w:val="00A94471"/>
    <w:rsid w:val="00A9464D"/>
    <w:rsid w:val="00A94764"/>
    <w:rsid w:val="00A9484E"/>
    <w:rsid w:val="00A94A04"/>
    <w:rsid w:val="00A952E8"/>
    <w:rsid w:val="00A95595"/>
    <w:rsid w:val="00A95740"/>
    <w:rsid w:val="00A95AC8"/>
    <w:rsid w:val="00A95B1A"/>
    <w:rsid w:val="00A963FE"/>
    <w:rsid w:val="00A968D8"/>
    <w:rsid w:val="00A96B56"/>
    <w:rsid w:val="00A96C70"/>
    <w:rsid w:val="00A96FAE"/>
    <w:rsid w:val="00A97282"/>
    <w:rsid w:val="00A97355"/>
    <w:rsid w:val="00A97AB6"/>
    <w:rsid w:val="00A97C90"/>
    <w:rsid w:val="00AA0160"/>
    <w:rsid w:val="00AA05A3"/>
    <w:rsid w:val="00AA0637"/>
    <w:rsid w:val="00AA084B"/>
    <w:rsid w:val="00AA0AB0"/>
    <w:rsid w:val="00AA15D8"/>
    <w:rsid w:val="00AA1659"/>
    <w:rsid w:val="00AA17FD"/>
    <w:rsid w:val="00AA187A"/>
    <w:rsid w:val="00AA1D65"/>
    <w:rsid w:val="00AA1D95"/>
    <w:rsid w:val="00AA23DE"/>
    <w:rsid w:val="00AA2511"/>
    <w:rsid w:val="00AA2731"/>
    <w:rsid w:val="00AA2A4C"/>
    <w:rsid w:val="00AA3024"/>
    <w:rsid w:val="00AA313D"/>
    <w:rsid w:val="00AA33D0"/>
    <w:rsid w:val="00AA3A0C"/>
    <w:rsid w:val="00AA3E35"/>
    <w:rsid w:val="00AA40A0"/>
    <w:rsid w:val="00AA47D4"/>
    <w:rsid w:val="00AA4863"/>
    <w:rsid w:val="00AA4AE9"/>
    <w:rsid w:val="00AA4D52"/>
    <w:rsid w:val="00AA501C"/>
    <w:rsid w:val="00AA5298"/>
    <w:rsid w:val="00AA52E6"/>
    <w:rsid w:val="00AA5950"/>
    <w:rsid w:val="00AA5D17"/>
    <w:rsid w:val="00AA5EFF"/>
    <w:rsid w:val="00AA6068"/>
    <w:rsid w:val="00AA64D9"/>
    <w:rsid w:val="00AA68FB"/>
    <w:rsid w:val="00AA6A03"/>
    <w:rsid w:val="00AA6D66"/>
    <w:rsid w:val="00AA6E31"/>
    <w:rsid w:val="00AA6EEB"/>
    <w:rsid w:val="00AA713F"/>
    <w:rsid w:val="00AA725C"/>
    <w:rsid w:val="00AA759E"/>
    <w:rsid w:val="00AA7759"/>
    <w:rsid w:val="00AA781E"/>
    <w:rsid w:val="00AA7F9E"/>
    <w:rsid w:val="00AB01BA"/>
    <w:rsid w:val="00AB0368"/>
    <w:rsid w:val="00AB0682"/>
    <w:rsid w:val="00AB0E55"/>
    <w:rsid w:val="00AB17A3"/>
    <w:rsid w:val="00AB223E"/>
    <w:rsid w:val="00AB2663"/>
    <w:rsid w:val="00AB29B8"/>
    <w:rsid w:val="00AB2DBC"/>
    <w:rsid w:val="00AB31D0"/>
    <w:rsid w:val="00AB36E0"/>
    <w:rsid w:val="00AB3890"/>
    <w:rsid w:val="00AB4454"/>
    <w:rsid w:val="00AB48D5"/>
    <w:rsid w:val="00AB4A48"/>
    <w:rsid w:val="00AB4ECF"/>
    <w:rsid w:val="00AB5584"/>
    <w:rsid w:val="00AB56D1"/>
    <w:rsid w:val="00AB5702"/>
    <w:rsid w:val="00AB590E"/>
    <w:rsid w:val="00AB5C59"/>
    <w:rsid w:val="00AB5CD5"/>
    <w:rsid w:val="00AB5DBA"/>
    <w:rsid w:val="00AB605C"/>
    <w:rsid w:val="00AB6073"/>
    <w:rsid w:val="00AB63F1"/>
    <w:rsid w:val="00AB6464"/>
    <w:rsid w:val="00AB68E5"/>
    <w:rsid w:val="00AB6A17"/>
    <w:rsid w:val="00AB70EB"/>
    <w:rsid w:val="00AB7367"/>
    <w:rsid w:val="00AC0224"/>
    <w:rsid w:val="00AC0351"/>
    <w:rsid w:val="00AC0461"/>
    <w:rsid w:val="00AC07B9"/>
    <w:rsid w:val="00AC0872"/>
    <w:rsid w:val="00AC096C"/>
    <w:rsid w:val="00AC0FA8"/>
    <w:rsid w:val="00AC13FA"/>
    <w:rsid w:val="00AC1749"/>
    <w:rsid w:val="00AC199E"/>
    <w:rsid w:val="00AC1B8E"/>
    <w:rsid w:val="00AC257F"/>
    <w:rsid w:val="00AC2C2F"/>
    <w:rsid w:val="00AC2CE2"/>
    <w:rsid w:val="00AC34CE"/>
    <w:rsid w:val="00AC359F"/>
    <w:rsid w:val="00AC4094"/>
    <w:rsid w:val="00AC41B0"/>
    <w:rsid w:val="00AC51F3"/>
    <w:rsid w:val="00AC54B2"/>
    <w:rsid w:val="00AC5943"/>
    <w:rsid w:val="00AC5C46"/>
    <w:rsid w:val="00AC5D03"/>
    <w:rsid w:val="00AC6164"/>
    <w:rsid w:val="00AC6198"/>
    <w:rsid w:val="00AC633A"/>
    <w:rsid w:val="00AC6869"/>
    <w:rsid w:val="00AC6CD3"/>
    <w:rsid w:val="00AC6D99"/>
    <w:rsid w:val="00AC709C"/>
    <w:rsid w:val="00AC7178"/>
    <w:rsid w:val="00AC71F8"/>
    <w:rsid w:val="00AC7545"/>
    <w:rsid w:val="00AC7585"/>
    <w:rsid w:val="00AC75B8"/>
    <w:rsid w:val="00AC789B"/>
    <w:rsid w:val="00AC79A0"/>
    <w:rsid w:val="00AC7BCE"/>
    <w:rsid w:val="00AC7EDA"/>
    <w:rsid w:val="00AD0126"/>
    <w:rsid w:val="00AD04EE"/>
    <w:rsid w:val="00AD0713"/>
    <w:rsid w:val="00AD07A1"/>
    <w:rsid w:val="00AD0863"/>
    <w:rsid w:val="00AD08D0"/>
    <w:rsid w:val="00AD0A5F"/>
    <w:rsid w:val="00AD0BB3"/>
    <w:rsid w:val="00AD120A"/>
    <w:rsid w:val="00AD1874"/>
    <w:rsid w:val="00AD1902"/>
    <w:rsid w:val="00AD1B2C"/>
    <w:rsid w:val="00AD1D82"/>
    <w:rsid w:val="00AD1DC5"/>
    <w:rsid w:val="00AD273D"/>
    <w:rsid w:val="00AD2AAD"/>
    <w:rsid w:val="00AD2BF2"/>
    <w:rsid w:val="00AD35D4"/>
    <w:rsid w:val="00AD4162"/>
    <w:rsid w:val="00AD4299"/>
    <w:rsid w:val="00AD45F7"/>
    <w:rsid w:val="00AD4629"/>
    <w:rsid w:val="00AD46F9"/>
    <w:rsid w:val="00AD4755"/>
    <w:rsid w:val="00AD494E"/>
    <w:rsid w:val="00AD4C05"/>
    <w:rsid w:val="00AD4E60"/>
    <w:rsid w:val="00AD5573"/>
    <w:rsid w:val="00AD5761"/>
    <w:rsid w:val="00AD5834"/>
    <w:rsid w:val="00AD5952"/>
    <w:rsid w:val="00AD5B51"/>
    <w:rsid w:val="00AD6244"/>
    <w:rsid w:val="00AD629F"/>
    <w:rsid w:val="00AD66C7"/>
    <w:rsid w:val="00AD6E8D"/>
    <w:rsid w:val="00AD6F01"/>
    <w:rsid w:val="00AD753B"/>
    <w:rsid w:val="00AD759F"/>
    <w:rsid w:val="00AD76A6"/>
    <w:rsid w:val="00AD7DB3"/>
    <w:rsid w:val="00AD7DF4"/>
    <w:rsid w:val="00AE0122"/>
    <w:rsid w:val="00AE06B6"/>
    <w:rsid w:val="00AE0B1E"/>
    <w:rsid w:val="00AE0B9C"/>
    <w:rsid w:val="00AE0BAE"/>
    <w:rsid w:val="00AE0E06"/>
    <w:rsid w:val="00AE0FA8"/>
    <w:rsid w:val="00AE1A80"/>
    <w:rsid w:val="00AE1AFB"/>
    <w:rsid w:val="00AE1B55"/>
    <w:rsid w:val="00AE1B75"/>
    <w:rsid w:val="00AE1B9A"/>
    <w:rsid w:val="00AE1D0E"/>
    <w:rsid w:val="00AE1DD6"/>
    <w:rsid w:val="00AE1E48"/>
    <w:rsid w:val="00AE2158"/>
    <w:rsid w:val="00AE258E"/>
    <w:rsid w:val="00AE3000"/>
    <w:rsid w:val="00AE327E"/>
    <w:rsid w:val="00AE344C"/>
    <w:rsid w:val="00AE3A54"/>
    <w:rsid w:val="00AE3AF4"/>
    <w:rsid w:val="00AE4061"/>
    <w:rsid w:val="00AE4AD4"/>
    <w:rsid w:val="00AE4C82"/>
    <w:rsid w:val="00AE4CE6"/>
    <w:rsid w:val="00AE4CEF"/>
    <w:rsid w:val="00AE5418"/>
    <w:rsid w:val="00AE54F8"/>
    <w:rsid w:val="00AE6187"/>
    <w:rsid w:val="00AE66C3"/>
    <w:rsid w:val="00AE702A"/>
    <w:rsid w:val="00AE727D"/>
    <w:rsid w:val="00AE738A"/>
    <w:rsid w:val="00AE73B1"/>
    <w:rsid w:val="00AE76FF"/>
    <w:rsid w:val="00AE7701"/>
    <w:rsid w:val="00AE7872"/>
    <w:rsid w:val="00AE7A0E"/>
    <w:rsid w:val="00AE7AA4"/>
    <w:rsid w:val="00AE7E78"/>
    <w:rsid w:val="00AF017E"/>
    <w:rsid w:val="00AF0452"/>
    <w:rsid w:val="00AF068E"/>
    <w:rsid w:val="00AF0BE3"/>
    <w:rsid w:val="00AF0C5F"/>
    <w:rsid w:val="00AF0EAC"/>
    <w:rsid w:val="00AF100A"/>
    <w:rsid w:val="00AF10E3"/>
    <w:rsid w:val="00AF1704"/>
    <w:rsid w:val="00AF1A1F"/>
    <w:rsid w:val="00AF2324"/>
    <w:rsid w:val="00AF2B32"/>
    <w:rsid w:val="00AF2D96"/>
    <w:rsid w:val="00AF3022"/>
    <w:rsid w:val="00AF33D7"/>
    <w:rsid w:val="00AF370F"/>
    <w:rsid w:val="00AF38BD"/>
    <w:rsid w:val="00AF3A39"/>
    <w:rsid w:val="00AF3A7D"/>
    <w:rsid w:val="00AF3BC8"/>
    <w:rsid w:val="00AF3E4A"/>
    <w:rsid w:val="00AF405D"/>
    <w:rsid w:val="00AF41B0"/>
    <w:rsid w:val="00AF4607"/>
    <w:rsid w:val="00AF482D"/>
    <w:rsid w:val="00AF4F28"/>
    <w:rsid w:val="00AF5539"/>
    <w:rsid w:val="00AF58D2"/>
    <w:rsid w:val="00AF5E27"/>
    <w:rsid w:val="00AF627C"/>
    <w:rsid w:val="00AF66D8"/>
    <w:rsid w:val="00AF6960"/>
    <w:rsid w:val="00AF6B59"/>
    <w:rsid w:val="00AF7609"/>
    <w:rsid w:val="00AF765F"/>
    <w:rsid w:val="00AF7863"/>
    <w:rsid w:val="00AF78CC"/>
    <w:rsid w:val="00AF78E2"/>
    <w:rsid w:val="00AF7D37"/>
    <w:rsid w:val="00B0036F"/>
    <w:rsid w:val="00B0145E"/>
    <w:rsid w:val="00B01744"/>
    <w:rsid w:val="00B01A65"/>
    <w:rsid w:val="00B01ACA"/>
    <w:rsid w:val="00B01FD0"/>
    <w:rsid w:val="00B020DF"/>
    <w:rsid w:val="00B0216A"/>
    <w:rsid w:val="00B021C0"/>
    <w:rsid w:val="00B0247D"/>
    <w:rsid w:val="00B02B09"/>
    <w:rsid w:val="00B03236"/>
    <w:rsid w:val="00B03494"/>
    <w:rsid w:val="00B03AAE"/>
    <w:rsid w:val="00B03C21"/>
    <w:rsid w:val="00B03E61"/>
    <w:rsid w:val="00B0432E"/>
    <w:rsid w:val="00B04431"/>
    <w:rsid w:val="00B04507"/>
    <w:rsid w:val="00B04771"/>
    <w:rsid w:val="00B04B47"/>
    <w:rsid w:val="00B04EEF"/>
    <w:rsid w:val="00B05273"/>
    <w:rsid w:val="00B05E96"/>
    <w:rsid w:val="00B060A3"/>
    <w:rsid w:val="00B060E5"/>
    <w:rsid w:val="00B0661F"/>
    <w:rsid w:val="00B06DB1"/>
    <w:rsid w:val="00B07004"/>
    <w:rsid w:val="00B0719C"/>
    <w:rsid w:val="00B072BA"/>
    <w:rsid w:val="00B07CB5"/>
    <w:rsid w:val="00B07ED3"/>
    <w:rsid w:val="00B100BB"/>
    <w:rsid w:val="00B1032A"/>
    <w:rsid w:val="00B10BAD"/>
    <w:rsid w:val="00B10C48"/>
    <w:rsid w:val="00B111B2"/>
    <w:rsid w:val="00B11457"/>
    <w:rsid w:val="00B116F1"/>
    <w:rsid w:val="00B11782"/>
    <w:rsid w:val="00B1185F"/>
    <w:rsid w:val="00B11C28"/>
    <w:rsid w:val="00B11CAB"/>
    <w:rsid w:val="00B122C8"/>
    <w:rsid w:val="00B128BA"/>
    <w:rsid w:val="00B129A6"/>
    <w:rsid w:val="00B12D30"/>
    <w:rsid w:val="00B12E7E"/>
    <w:rsid w:val="00B132A5"/>
    <w:rsid w:val="00B13848"/>
    <w:rsid w:val="00B139EA"/>
    <w:rsid w:val="00B13A43"/>
    <w:rsid w:val="00B13AFD"/>
    <w:rsid w:val="00B13DEC"/>
    <w:rsid w:val="00B13F46"/>
    <w:rsid w:val="00B13FAE"/>
    <w:rsid w:val="00B142DE"/>
    <w:rsid w:val="00B14ACD"/>
    <w:rsid w:val="00B14CDA"/>
    <w:rsid w:val="00B154F9"/>
    <w:rsid w:val="00B15620"/>
    <w:rsid w:val="00B156C0"/>
    <w:rsid w:val="00B165E7"/>
    <w:rsid w:val="00B1662B"/>
    <w:rsid w:val="00B17100"/>
    <w:rsid w:val="00B17384"/>
    <w:rsid w:val="00B17483"/>
    <w:rsid w:val="00B174C7"/>
    <w:rsid w:val="00B178D0"/>
    <w:rsid w:val="00B17AF7"/>
    <w:rsid w:val="00B17C1A"/>
    <w:rsid w:val="00B20344"/>
    <w:rsid w:val="00B20424"/>
    <w:rsid w:val="00B204A4"/>
    <w:rsid w:val="00B204B7"/>
    <w:rsid w:val="00B2078C"/>
    <w:rsid w:val="00B20E0D"/>
    <w:rsid w:val="00B20E45"/>
    <w:rsid w:val="00B20EF5"/>
    <w:rsid w:val="00B2148A"/>
    <w:rsid w:val="00B219B0"/>
    <w:rsid w:val="00B21AD2"/>
    <w:rsid w:val="00B221FA"/>
    <w:rsid w:val="00B2260C"/>
    <w:rsid w:val="00B22647"/>
    <w:rsid w:val="00B227E8"/>
    <w:rsid w:val="00B228BD"/>
    <w:rsid w:val="00B23725"/>
    <w:rsid w:val="00B237FD"/>
    <w:rsid w:val="00B239F5"/>
    <w:rsid w:val="00B23AF4"/>
    <w:rsid w:val="00B24428"/>
    <w:rsid w:val="00B248DA"/>
    <w:rsid w:val="00B24FFC"/>
    <w:rsid w:val="00B251A6"/>
    <w:rsid w:val="00B25397"/>
    <w:rsid w:val="00B259DB"/>
    <w:rsid w:val="00B25BD4"/>
    <w:rsid w:val="00B25D99"/>
    <w:rsid w:val="00B25E45"/>
    <w:rsid w:val="00B25E91"/>
    <w:rsid w:val="00B26037"/>
    <w:rsid w:val="00B262C1"/>
    <w:rsid w:val="00B2632B"/>
    <w:rsid w:val="00B2665B"/>
    <w:rsid w:val="00B267E0"/>
    <w:rsid w:val="00B26B16"/>
    <w:rsid w:val="00B26F19"/>
    <w:rsid w:val="00B27190"/>
    <w:rsid w:val="00B27A76"/>
    <w:rsid w:val="00B27B03"/>
    <w:rsid w:val="00B27F68"/>
    <w:rsid w:val="00B30C99"/>
    <w:rsid w:val="00B30CFC"/>
    <w:rsid w:val="00B30D85"/>
    <w:rsid w:val="00B30E21"/>
    <w:rsid w:val="00B31497"/>
    <w:rsid w:val="00B3157D"/>
    <w:rsid w:val="00B316A6"/>
    <w:rsid w:val="00B31734"/>
    <w:rsid w:val="00B31828"/>
    <w:rsid w:val="00B31D0E"/>
    <w:rsid w:val="00B31D8B"/>
    <w:rsid w:val="00B31FF4"/>
    <w:rsid w:val="00B32104"/>
    <w:rsid w:val="00B32170"/>
    <w:rsid w:val="00B3240C"/>
    <w:rsid w:val="00B32990"/>
    <w:rsid w:val="00B33346"/>
    <w:rsid w:val="00B3371D"/>
    <w:rsid w:val="00B33838"/>
    <w:rsid w:val="00B33971"/>
    <w:rsid w:val="00B33ADA"/>
    <w:rsid w:val="00B33B72"/>
    <w:rsid w:val="00B33ED6"/>
    <w:rsid w:val="00B340F8"/>
    <w:rsid w:val="00B34379"/>
    <w:rsid w:val="00B34453"/>
    <w:rsid w:val="00B34BFD"/>
    <w:rsid w:val="00B35148"/>
    <w:rsid w:val="00B35185"/>
    <w:rsid w:val="00B351FE"/>
    <w:rsid w:val="00B3549F"/>
    <w:rsid w:val="00B35B1B"/>
    <w:rsid w:val="00B35D24"/>
    <w:rsid w:val="00B36192"/>
    <w:rsid w:val="00B361A5"/>
    <w:rsid w:val="00B36203"/>
    <w:rsid w:val="00B369C9"/>
    <w:rsid w:val="00B37187"/>
    <w:rsid w:val="00B37260"/>
    <w:rsid w:val="00B3769D"/>
    <w:rsid w:val="00B378C3"/>
    <w:rsid w:val="00B37B0F"/>
    <w:rsid w:val="00B37B99"/>
    <w:rsid w:val="00B37D7D"/>
    <w:rsid w:val="00B4006B"/>
    <w:rsid w:val="00B407DD"/>
    <w:rsid w:val="00B40980"/>
    <w:rsid w:val="00B4107A"/>
    <w:rsid w:val="00B412F4"/>
    <w:rsid w:val="00B4156B"/>
    <w:rsid w:val="00B41F8D"/>
    <w:rsid w:val="00B42029"/>
    <w:rsid w:val="00B4228C"/>
    <w:rsid w:val="00B422CD"/>
    <w:rsid w:val="00B42586"/>
    <w:rsid w:val="00B425AE"/>
    <w:rsid w:val="00B428CD"/>
    <w:rsid w:val="00B42B2D"/>
    <w:rsid w:val="00B42ECF"/>
    <w:rsid w:val="00B43000"/>
    <w:rsid w:val="00B432C5"/>
    <w:rsid w:val="00B433D8"/>
    <w:rsid w:val="00B433DD"/>
    <w:rsid w:val="00B43509"/>
    <w:rsid w:val="00B43B85"/>
    <w:rsid w:val="00B43CEF"/>
    <w:rsid w:val="00B43D06"/>
    <w:rsid w:val="00B44191"/>
    <w:rsid w:val="00B44391"/>
    <w:rsid w:val="00B446E7"/>
    <w:rsid w:val="00B448C0"/>
    <w:rsid w:val="00B4527A"/>
    <w:rsid w:val="00B459AA"/>
    <w:rsid w:val="00B459BC"/>
    <w:rsid w:val="00B45EB0"/>
    <w:rsid w:val="00B468F3"/>
    <w:rsid w:val="00B46ED6"/>
    <w:rsid w:val="00B47002"/>
    <w:rsid w:val="00B47335"/>
    <w:rsid w:val="00B47431"/>
    <w:rsid w:val="00B474B9"/>
    <w:rsid w:val="00B476EB"/>
    <w:rsid w:val="00B47B49"/>
    <w:rsid w:val="00B47E9D"/>
    <w:rsid w:val="00B50193"/>
    <w:rsid w:val="00B50775"/>
    <w:rsid w:val="00B50D4A"/>
    <w:rsid w:val="00B50FCD"/>
    <w:rsid w:val="00B5104F"/>
    <w:rsid w:val="00B522BB"/>
    <w:rsid w:val="00B529C9"/>
    <w:rsid w:val="00B52A9D"/>
    <w:rsid w:val="00B53680"/>
    <w:rsid w:val="00B5396F"/>
    <w:rsid w:val="00B53CD3"/>
    <w:rsid w:val="00B53D5F"/>
    <w:rsid w:val="00B53D73"/>
    <w:rsid w:val="00B53E83"/>
    <w:rsid w:val="00B54369"/>
    <w:rsid w:val="00B544D1"/>
    <w:rsid w:val="00B54664"/>
    <w:rsid w:val="00B549D2"/>
    <w:rsid w:val="00B54A94"/>
    <w:rsid w:val="00B54BF7"/>
    <w:rsid w:val="00B54C6C"/>
    <w:rsid w:val="00B54C72"/>
    <w:rsid w:val="00B54CB6"/>
    <w:rsid w:val="00B54E83"/>
    <w:rsid w:val="00B54EF3"/>
    <w:rsid w:val="00B5545B"/>
    <w:rsid w:val="00B557DD"/>
    <w:rsid w:val="00B55D22"/>
    <w:rsid w:val="00B5602D"/>
    <w:rsid w:val="00B56415"/>
    <w:rsid w:val="00B566B0"/>
    <w:rsid w:val="00B56932"/>
    <w:rsid w:val="00B5701B"/>
    <w:rsid w:val="00B57C3C"/>
    <w:rsid w:val="00B57E65"/>
    <w:rsid w:val="00B6006C"/>
    <w:rsid w:val="00B6034E"/>
    <w:rsid w:val="00B605F4"/>
    <w:rsid w:val="00B60F85"/>
    <w:rsid w:val="00B611B4"/>
    <w:rsid w:val="00B61405"/>
    <w:rsid w:val="00B61D50"/>
    <w:rsid w:val="00B61DE2"/>
    <w:rsid w:val="00B624C7"/>
    <w:rsid w:val="00B62724"/>
    <w:rsid w:val="00B62788"/>
    <w:rsid w:val="00B627EA"/>
    <w:rsid w:val="00B62D13"/>
    <w:rsid w:val="00B6300F"/>
    <w:rsid w:val="00B63412"/>
    <w:rsid w:val="00B6346E"/>
    <w:rsid w:val="00B63660"/>
    <w:rsid w:val="00B638AB"/>
    <w:rsid w:val="00B639A5"/>
    <w:rsid w:val="00B640BF"/>
    <w:rsid w:val="00B642BB"/>
    <w:rsid w:val="00B642DF"/>
    <w:rsid w:val="00B648A9"/>
    <w:rsid w:val="00B6491A"/>
    <w:rsid w:val="00B65318"/>
    <w:rsid w:val="00B6559B"/>
    <w:rsid w:val="00B66144"/>
    <w:rsid w:val="00B6628B"/>
    <w:rsid w:val="00B668E7"/>
    <w:rsid w:val="00B66BAA"/>
    <w:rsid w:val="00B66D06"/>
    <w:rsid w:val="00B66E6B"/>
    <w:rsid w:val="00B66E88"/>
    <w:rsid w:val="00B66E8A"/>
    <w:rsid w:val="00B6703F"/>
    <w:rsid w:val="00B6751F"/>
    <w:rsid w:val="00B67F59"/>
    <w:rsid w:val="00B70C7F"/>
    <w:rsid w:val="00B70EAE"/>
    <w:rsid w:val="00B71116"/>
    <w:rsid w:val="00B71444"/>
    <w:rsid w:val="00B71653"/>
    <w:rsid w:val="00B716BD"/>
    <w:rsid w:val="00B7190B"/>
    <w:rsid w:val="00B71994"/>
    <w:rsid w:val="00B719A1"/>
    <w:rsid w:val="00B71BA1"/>
    <w:rsid w:val="00B71F6B"/>
    <w:rsid w:val="00B72404"/>
    <w:rsid w:val="00B72742"/>
    <w:rsid w:val="00B72765"/>
    <w:rsid w:val="00B727B5"/>
    <w:rsid w:val="00B72DD6"/>
    <w:rsid w:val="00B72E6F"/>
    <w:rsid w:val="00B731BD"/>
    <w:rsid w:val="00B731F9"/>
    <w:rsid w:val="00B73221"/>
    <w:rsid w:val="00B732B6"/>
    <w:rsid w:val="00B737B2"/>
    <w:rsid w:val="00B7388A"/>
    <w:rsid w:val="00B7397B"/>
    <w:rsid w:val="00B73A90"/>
    <w:rsid w:val="00B746B0"/>
    <w:rsid w:val="00B74937"/>
    <w:rsid w:val="00B74A87"/>
    <w:rsid w:val="00B751CA"/>
    <w:rsid w:val="00B7525E"/>
    <w:rsid w:val="00B75A61"/>
    <w:rsid w:val="00B75AA7"/>
    <w:rsid w:val="00B75F94"/>
    <w:rsid w:val="00B76242"/>
    <w:rsid w:val="00B7668B"/>
    <w:rsid w:val="00B76A24"/>
    <w:rsid w:val="00B76B7A"/>
    <w:rsid w:val="00B7730F"/>
    <w:rsid w:val="00B77812"/>
    <w:rsid w:val="00B77934"/>
    <w:rsid w:val="00B80686"/>
    <w:rsid w:val="00B808FC"/>
    <w:rsid w:val="00B80975"/>
    <w:rsid w:val="00B80AC1"/>
    <w:rsid w:val="00B812FE"/>
    <w:rsid w:val="00B8149A"/>
    <w:rsid w:val="00B814C3"/>
    <w:rsid w:val="00B814FC"/>
    <w:rsid w:val="00B8166A"/>
    <w:rsid w:val="00B81A0A"/>
    <w:rsid w:val="00B81A76"/>
    <w:rsid w:val="00B81F8E"/>
    <w:rsid w:val="00B8270B"/>
    <w:rsid w:val="00B82D28"/>
    <w:rsid w:val="00B83698"/>
    <w:rsid w:val="00B83E20"/>
    <w:rsid w:val="00B83F4C"/>
    <w:rsid w:val="00B84322"/>
    <w:rsid w:val="00B84457"/>
    <w:rsid w:val="00B84A11"/>
    <w:rsid w:val="00B84A3B"/>
    <w:rsid w:val="00B84B9C"/>
    <w:rsid w:val="00B84CE9"/>
    <w:rsid w:val="00B84F9A"/>
    <w:rsid w:val="00B85B5E"/>
    <w:rsid w:val="00B85BD4"/>
    <w:rsid w:val="00B861B4"/>
    <w:rsid w:val="00B86603"/>
    <w:rsid w:val="00B867A5"/>
    <w:rsid w:val="00B86CFC"/>
    <w:rsid w:val="00B87487"/>
    <w:rsid w:val="00B87572"/>
    <w:rsid w:val="00B87875"/>
    <w:rsid w:val="00B878E3"/>
    <w:rsid w:val="00B87FDE"/>
    <w:rsid w:val="00B904D5"/>
    <w:rsid w:val="00B90564"/>
    <w:rsid w:val="00B90AB4"/>
    <w:rsid w:val="00B90D15"/>
    <w:rsid w:val="00B91066"/>
    <w:rsid w:val="00B916D1"/>
    <w:rsid w:val="00B91E08"/>
    <w:rsid w:val="00B91F1D"/>
    <w:rsid w:val="00B92371"/>
    <w:rsid w:val="00B92457"/>
    <w:rsid w:val="00B92513"/>
    <w:rsid w:val="00B92740"/>
    <w:rsid w:val="00B927B0"/>
    <w:rsid w:val="00B929AF"/>
    <w:rsid w:val="00B93315"/>
    <w:rsid w:val="00B93556"/>
    <w:rsid w:val="00B9389E"/>
    <w:rsid w:val="00B93995"/>
    <w:rsid w:val="00B93A0F"/>
    <w:rsid w:val="00B93E14"/>
    <w:rsid w:val="00B94F34"/>
    <w:rsid w:val="00B95103"/>
    <w:rsid w:val="00B95122"/>
    <w:rsid w:val="00B9549D"/>
    <w:rsid w:val="00B9561A"/>
    <w:rsid w:val="00B958C5"/>
    <w:rsid w:val="00B958EA"/>
    <w:rsid w:val="00B95C19"/>
    <w:rsid w:val="00B962CB"/>
    <w:rsid w:val="00B9689F"/>
    <w:rsid w:val="00B96BB0"/>
    <w:rsid w:val="00B96CD8"/>
    <w:rsid w:val="00B96DF6"/>
    <w:rsid w:val="00B96DFD"/>
    <w:rsid w:val="00B96E55"/>
    <w:rsid w:val="00B970CA"/>
    <w:rsid w:val="00B973CD"/>
    <w:rsid w:val="00B9758A"/>
    <w:rsid w:val="00B97B1A"/>
    <w:rsid w:val="00B97B3E"/>
    <w:rsid w:val="00B97D54"/>
    <w:rsid w:val="00B97DD4"/>
    <w:rsid w:val="00B97E9F"/>
    <w:rsid w:val="00BA049A"/>
    <w:rsid w:val="00BA0A94"/>
    <w:rsid w:val="00BA14D3"/>
    <w:rsid w:val="00BA14E3"/>
    <w:rsid w:val="00BA212F"/>
    <w:rsid w:val="00BA25FE"/>
    <w:rsid w:val="00BA2AE0"/>
    <w:rsid w:val="00BA2E34"/>
    <w:rsid w:val="00BA2FEA"/>
    <w:rsid w:val="00BA37A6"/>
    <w:rsid w:val="00BA3963"/>
    <w:rsid w:val="00BA3AC8"/>
    <w:rsid w:val="00BA4B96"/>
    <w:rsid w:val="00BA4BE5"/>
    <w:rsid w:val="00BA5493"/>
    <w:rsid w:val="00BA5A4C"/>
    <w:rsid w:val="00BA5F00"/>
    <w:rsid w:val="00BA64BF"/>
    <w:rsid w:val="00BA666D"/>
    <w:rsid w:val="00BA6F66"/>
    <w:rsid w:val="00BA7252"/>
    <w:rsid w:val="00BA729A"/>
    <w:rsid w:val="00BA7423"/>
    <w:rsid w:val="00BA7596"/>
    <w:rsid w:val="00BB0269"/>
    <w:rsid w:val="00BB045B"/>
    <w:rsid w:val="00BB082B"/>
    <w:rsid w:val="00BB11BE"/>
    <w:rsid w:val="00BB171C"/>
    <w:rsid w:val="00BB1E32"/>
    <w:rsid w:val="00BB1ECE"/>
    <w:rsid w:val="00BB1FDB"/>
    <w:rsid w:val="00BB23F9"/>
    <w:rsid w:val="00BB37A0"/>
    <w:rsid w:val="00BB4250"/>
    <w:rsid w:val="00BB45EC"/>
    <w:rsid w:val="00BB46E4"/>
    <w:rsid w:val="00BB48C4"/>
    <w:rsid w:val="00BB4959"/>
    <w:rsid w:val="00BB4A51"/>
    <w:rsid w:val="00BB4F82"/>
    <w:rsid w:val="00BB5347"/>
    <w:rsid w:val="00BB54AE"/>
    <w:rsid w:val="00BB59BC"/>
    <w:rsid w:val="00BB5B0D"/>
    <w:rsid w:val="00BB5D34"/>
    <w:rsid w:val="00BB5EF4"/>
    <w:rsid w:val="00BB60C2"/>
    <w:rsid w:val="00BB6229"/>
    <w:rsid w:val="00BB6A16"/>
    <w:rsid w:val="00BB7381"/>
    <w:rsid w:val="00BB771A"/>
    <w:rsid w:val="00BB7E05"/>
    <w:rsid w:val="00BB7FCB"/>
    <w:rsid w:val="00BC01F6"/>
    <w:rsid w:val="00BC05F6"/>
    <w:rsid w:val="00BC0866"/>
    <w:rsid w:val="00BC0B2D"/>
    <w:rsid w:val="00BC0F49"/>
    <w:rsid w:val="00BC10CB"/>
    <w:rsid w:val="00BC1104"/>
    <w:rsid w:val="00BC17EF"/>
    <w:rsid w:val="00BC1DAF"/>
    <w:rsid w:val="00BC2562"/>
    <w:rsid w:val="00BC2989"/>
    <w:rsid w:val="00BC2D26"/>
    <w:rsid w:val="00BC309E"/>
    <w:rsid w:val="00BC38BC"/>
    <w:rsid w:val="00BC402E"/>
    <w:rsid w:val="00BC414A"/>
    <w:rsid w:val="00BC41EE"/>
    <w:rsid w:val="00BC4362"/>
    <w:rsid w:val="00BC491B"/>
    <w:rsid w:val="00BC4D10"/>
    <w:rsid w:val="00BC519B"/>
    <w:rsid w:val="00BC55E1"/>
    <w:rsid w:val="00BC576D"/>
    <w:rsid w:val="00BC5945"/>
    <w:rsid w:val="00BC5B99"/>
    <w:rsid w:val="00BC5D8F"/>
    <w:rsid w:val="00BC62BA"/>
    <w:rsid w:val="00BC636B"/>
    <w:rsid w:val="00BC6875"/>
    <w:rsid w:val="00BC6922"/>
    <w:rsid w:val="00BC698F"/>
    <w:rsid w:val="00BC75CC"/>
    <w:rsid w:val="00BC75DD"/>
    <w:rsid w:val="00BC79D1"/>
    <w:rsid w:val="00BD04D7"/>
    <w:rsid w:val="00BD05E9"/>
    <w:rsid w:val="00BD077F"/>
    <w:rsid w:val="00BD0894"/>
    <w:rsid w:val="00BD0FB5"/>
    <w:rsid w:val="00BD0FBA"/>
    <w:rsid w:val="00BD1108"/>
    <w:rsid w:val="00BD18C2"/>
    <w:rsid w:val="00BD1A55"/>
    <w:rsid w:val="00BD1D81"/>
    <w:rsid w:val="00BD1DDA"/>
    <w:rsid w:val="00BD1E0D"/>
    <w:rsid w:val="00BD208A"/>
    <w:rsid w:val="00BD2378"/>
    <w:rsid w:val="00BD2405"/>
    <w:rsid w:val="00BD2575"/>
    <w:rsid w:val="00BD270C"/>
    <w:rsid w:val="00BD2831"/>
    <w:rsid w:val="00BD2BF2"/>
    <w:rsid w:val="00BD2E86"/>
    <w:rsid w:val="00BD3397"/>
    <w:rsid w:val="00BD4011"/>
    <w:rsid w:val="00BD43FD"/>
    <w:rsid w:val="00BD506D"/>
    <w:rsid w:val="00BD53FA"/>
    <w:rsid w:val="00BD548D"/>
    <w:rsid w:val="00BD571F"/>
    <w:rsid w:val="00BD5A35"/>
    <w:rsid w:val="00BD5D42"/>
    <w:rsid w:val="00BD5F72"/>
    <w:rsid w:val="00BD60DF"/>
    <w:rsid w:val="00BD6901"/>
    <w:rsid w:val="00BD6A61"/>
    <w:rsid w:val="00BD6F83"/>
    <w:rsid w:val="00BD7309"/>
    <w:rsid w:val="00BD7510"/>
    <w:rsid w:val="00BD7CA8"/>
    <w:rsid w:val="00BE01C6"/>
    <w:rsid w:val="00BE02E3"/>
    <w:rsid w:val="00BE06D5"/>
    <w:rsid w:val="00BE0822"/>
    <w:rsid w:val="00BE09C4"/>
    <w:rsid w:val="00BE0AAB"/>
    <w:rsid w:val="00BE0E8F"/>
    <w:rsid w:val="00BE0F37"/>
    <w:rsid w:val="00BE130A"/>
    <w:rsid w:val="00BE1939"/>
    <w:rsid w:val="00BE1AA4"/>
    <w:rsid w:val="00BE1B93"/>
    <w:rsid w:val="00BE1F2A"/>
    <w:rsid w:val="00BE2180"/>
    <w:rsid w:val="00BE22E6"/>
    <w:rsid w:val="00BE2C5A"/>
    <w:rsid w:val="00BE2F20"/>
    <w:rsid w:val="00BE33A8"/>
    <w:rsid w:val="00BE369A"/>
    <w:rsid w:val="00BE36E0"/>
    <w:rsid w:val="00BE395C"/>
    <w:rsid w:val="00BE3F15"/>
    <w:rsid w:val="00BE42E2"/>
    <w:rsid w:val="00BE4620"/>
    <w:rsid w:val="00BE4EC2"/>
    <w:rsid w:val="00BE500C"/>
    <w:rsid w:val="00BE518E"/>
    <w:rsid w:val="00BE52C8"/>
    <w:rsid w:val="00BE6009"/>
    <w:rsid w:val="00BE6079"/>
    <w:rsid w:val="00BE6600"/>
    <w:rsid w:val="00BE668F"/>
    <w:rsid w:val="00BE6899"/>
    <w:rsid w:val="00BE69DC"/>
    <w:rsid w:val="00BE6A1D"/>
    <w:rsid w:val="00BE6A95"/>
    <w:rsid w:val="00BE74D1"/>
    <w:rsid w:val="00BE78E3"/>
    <w:rsid w:val="00BF021A"/>
    <w:rsid w:val="00BF0402"/>
    <w:rsid w:val="00BF0480"/>
    <w:rsid w:val="00BF082E"/>
    <w:rsid w:val="00BF0D99"/>
    <w:rsid w:val="00BF1172"/>
    <w:rsid w:val="00BF11BF"/>
    <w:rsid w:val="00BF13D8"/>
    <w:rsid w:val="00BF193F"/>
    <w:rsid w:val="00BF1C01"/>
    <w:rsid w:val="00BF2238"/>
    <w:rsid w:val="00BF23C3"/>
    <w:rsid w:val="00BF252C"/>
    <w:rsid w:val="00BF2B77"/>
    <w:rsid w:val="00BF2BF7"/>
    <w:rsid w:val="00BF30AB"/>
    <w:rsid w:val="00BF37D7"/>
    <w:rsid w:val="00BF3E88"/>
    <w:rsid w:val="00BF3EC5"/>
    <w:rsid w:val="00BF3EEF"/>
    <w:rsid w:val="00BF4631"/>
    <w:rsid w:val="00BF5BEE"/>
    <w:rsid w:val="00BF603D"/>
    <w:rsid w:val="00BF6436"/>
    <w:rsid w:val="00BF6683"/>
    <w:rsid w:val="00BF669B"/>
    <w:rsid w:val="00BF6A06"/>
    <w:rsid w:val="00BF6A3E"/>
    <w:rsid w:val="00BF6B4F"/>
    <w:rsid w:val="00BF7086"/>
    <w:rsid w:val="00BF7AED"/>
    <w:rsid w:val="00C0062F"/>
    <w:rsid w:val="00C00E3F"/>
    <w:rsid w:val="00C0120C"/>
    <w:rsid w:val="00C0122E"/>
    <w:rsid w:val="00C015E6"/>
    <w:rsid w:val="00C017D1"/>
    <w:rsid w:val="00C019B7"/>
    <w:rsid w:val="00C01C1F"/>
    <w:rsid w:val="00C01C5F"/>
    <w:rsid w:val="00C01F86"/>
    <w:rsid w:val="00C02068"/>
    <w:rsid w:val="00C025F4"/>
    <w:rsid w:val="00C027B1"/>
    <w:rsid w:val="00C029B2"/>
    <w:rsid w:val="00C02D10"/>
    <w:rsid w:val="00C02F06"/>
    <w:rsid w:val="00C036F6"/>
    <w:rsid w:val="00C0399C"/>
    <w:rsid w:val="00C03C34"/>
    <w:rsid w:val="00C04255"/>
    <w:rsid w:val="00C04395"/>
    <w:rsid w:val="00C04682"/>
    <w:rsid w:val="00C04836"/>
    <w:rsid w:val="00C04EAF"/>
    <w:rsid w:val="00C05823"/>
    <w:rsid w:val="00C05AB5"/>
    <w:rsid w:val="00C05C03"/>
    <w:rsid w:val="00C05C7A"/>
    <w:rsid w:val="00C05D10"/>
    <w:rsid w:val="00C05E18"/>
    <w:rsid w:val="00C05F89"/>
    <w:rsid w:val="00C068F0"/>
    <w:rsid w:val="00C06AFD"/>
    <w:rsid w:val="00C06E20"/>
    <w:rsid w:val="00C07B15"/>
    <w:rsid w:val="00C07F1C"/>
    <w:rsid w:val="00C10D6C"/>
    <w:rsid w:val="00C10FBA"/>
    <w:rsid w:val="00C1102D"/>
    <w:rsid w:val="00C1150C"/>
    <w:rsid w:val="00C11610"/>
    <w:rsid w:val="00C11E69"/>
    <w:rsid w:val="00C11E74"/>
    <w:rsid w:val="00C1225D"/>
    <w:rsid w:val="00C12315"/>
    <w:rsid w:val="00C12357"/>
    <w:rsid w:val="00C12915"/>
    <w:rsid w:val="00C13516"/>
    <w:rsid w:val="00C136D6"/>
    <w:rsid w:val="00C13F47"/>
    <w:rsid w:val="00C144AE"/>
    <w:rsid w:val="00C14525"/>
    <w:rsid w:val="00C146A0"/>
    <w:rsid w:val="00C146BC"/>
    <w:rsid w:val="00C147BE"/>
    <w:rsid w:val="00C14A89"/>
    <w:rsid w:val="00C14F0E"/>
    <w:rsid w:val="00C16376"/>
    <w:rsid w:val="00C1649E"/>
    <w:rsid w:val="00C1653E"/>
    <w:rsid w:val="00C167DB"/>
    <w:rsid w:val="00C16801"/>
    <w:rsid w:val="00C16984"/>
    <w:rsid w:val="00C16A96"/>
    <w:rsid w:val="00C2058F"/>
    <w:rsid w:val="00C20BA6"/>
    <w:rsid w:val="00C20BB3"/>
    <w:rsid w:val="00C20BE6"/>
    <w:rsid w:val="00C20C25"/>
    <w:rsid w:val="00C20E12"/>
    <w:rsid w:val="00C21155"/>
    <w:rsid w:val="00C21281"/>
    <w:rsid w:val="00C218B8"/>
    <w:rsid w:val="00C21AF8"/>
    <w:rsid w:val="00C21CD4"/>
    <w:rsid w:val="00C221B5"/>
    <w:rsid w:val="00C2221A"/>
    <w:rsid w:val="00C224F1"/>
    <w:rsid w:val="00C2285D"/>
    <w:rsid w:val="00C22AA3"/>
    <w:rsid w:val="00C22B01"/>
    <w:rsid w:val="00C22FEA"/>
    <w:rsid w:val="00C23010"/>
    <w:rsid w:val="00C23127"/>
    <w:rsid w:val="00C234B1"/>
    <w:rsid w:val="00C236A1"/>
    <w:rsid w:val="00C23DEE"/>
    <w:rsid w:val="00C23E1E"/>
    <w:rsid w:val="00C2432A"/>
    <w:rsid w:val="00C243B8"/>
    <w:rsid w:val="00C24EFB"/>
    <w:rsid w:val="00C251B1"/>
    <w:rsid w:val="00C2563C"/>
    <w:rsid w:val="00C258F7"/>
    <w:rsid w:val="00C25963"/>
    <w:rsid w:val="00C25BFF"/>
    <w:rsid w:val="00C25E45"/>
    <w:rsid w:val="00C25EC1"/>
    <w:rsid w:val="00C263D1"/>
    <w:rsid w:val="00C2659B"/>
    <w:rsid w:val="00C268A0"/>
    <w:rsid w:val="00C26BA7"/>
    <w:rsid w:val="00C26E30"/>
    <w:rsid w:val="00C278B5"/>
    <w:rsid w:val="00C27AD7"/>
    <w:rsid w:val="00C27BFE"/>
    <w:rsid w:val="00C30103"/>
    <w:rsid w:val="00C3013D"/>
    <w:rsid w:val="00C30177"/>
    <w:rsid w:val="00C305DD"/>
    <w:rsid w:val="00C306D4"/>
    <w:rsid w:val="00C309AC"/>
    <w:rsid w:val="00C309BC"/>
    <w:rsid w:val="00C30C65"/>
    <w:rsid w:val="00C30D09"/>
    <w:rsid w:val="00C31175"/>
    <w:rsid w:val="00C3150D"/>
    <w:rsid w:val="00C316DE"/>
    <w:rsid w:val="00C31795"/>
    <w:rsid w:val="00C3179B"/>
    <w:rsid w:val="00C31E28"/>
    <w:rsid w:val="00C320D0"/>
    <w:rsid w:val="00C321F4"/>
    <w:rsid w:val="00C323B7"/>
    <w:rsid w:val="00C32814"/>
    <w:rsid w:val="00C32ACF"/>
    <w:rsid w:val="00C32C9E"/>
    <w:rsid w:val="00C33095"/>
    <w:rsid w:val="00C330E8"/>
    <w:rsid w:val="00C3318E"/>
    <w:rsid w:val="00C33BC2"/>
    <w:rsid w:val="00C33D3B"/>
    <w:rsid w:val="00C3401A"/>
    <w:rsid w:val="00C3413E"/>
    <w:rsid w:val="00C34267"/>
    <w:rsid w:val="00C3440E"/>
    <w:rsid w:val="00C34888"/>
    <w:rsid w:val="00C34B9C"/>
    <w:rsid w:val="00C34ECE"/>
    <w:rsid w:val="00C34F80"/>
    <w:rsid w:val="00C35313"/>
    <w:rsid w:val="00C3574F"/>
    <w:rsid w:val="00C35D0A"/>
    <w:rsid w:val="00C36166"/>
    <w:rsid w:val="00C3638F"/>
    <w:rsid w:val="00C36450"/>
    <w:rsid w:val="00C36516"/>
    <w:rsid w:val="00C367C6"/>
    <w:rsid w:val="00C4012F"/>
    <w:rsid w:val="00C40134"/>
    <w:rsid w:val="00C4027B"/>
    <w:rsid w:val="00C405C6"/>
    <w:rsid w:val="00C4096E"/>
    <w:rsid w:val="00C40A75"/>
    <w:rsid w:val="00C40D52"/>
    <w:rsid w:val="00C40E23"/>
    <w:rsid w:val="00C40F2C"/>
    <w:rsid w:val="00C41974"/>
    <w:rsid w:val="00C4216A"/>
    <w:rsid w:val="00C425B3"/>
    <w:rsid w:val="00C43002"/>
    <w:rsid w:val="00C43726"/>
    <w:rsid w:val="00C4373A"/>
    <w:rsid w:val="00C43A77"/>
    <w:rsid w:val="00C43AAC"/>
    <w:rsid w:val="00C43ED3"/>
    <w:rsid w:val="00C44334"/>
    <w:rsid w:val="00C44367"/>
    <w:rsid w:val="00C45181"/>
    <w:rsid w:val="00C455F6"/>
    <w:rsid w:val="00C45789"/>
    <w:rsid w:val="00C459E8"/>
    <w:rsid w:val="00C45BD8"/>
    <w:rsid w:val="00C45FCA"/>
    <w:rsid w:val="00C46310"/>
    <w:rsid w:val="00C463D0"/>
    <w:rsid w:val="00C466C9"/>
    <w:rsid w:val="00C46AAD"/>
    <w:rsid w:val="00C476FB"/>
    <w:rsid w:val="00C47967"/>
    <w:rsid w:val="00C479CF"/>
    <w:rsid w:val="00C47A12"/>
    <w:rsid w:val="00C47D45"/>
    <w:rsid w:val="00C50930"/>
    <w:rsid w:val="00C50CF8"/>
    <w:rsid w:val="00C51137"/>
    <w:rsid w:val="00C519BB"/>
    <w:rsid w:val="00C52026"/>
    <w:rsid w:val="00C520EC"/>
    <w:rsid w:val="00C52EE4"/>
    <w:rsid w:val="00C53015"/>
    <w:rsid w:val="00C531D6"/>
    <w:rsid w:val="00C53C04"/>
    <w:rsid w:val="00C53C1D"/>
    <w:rsid w:val="00C54088"/>
    <w:rsid w:val="00C544F3"/>
    <w:rsid w:val="00C54BB9"/>
    <w:rsid w:val="00C55844"/>
    <w:rsid w:val="00C55B14"/>
    <w:rsid w:val="00C55CE8"/>
    <w:rsid w:val="00C56582"/>
    <w:rsid w:val="00C5685C"/>
    <w:rsid w:val="00C56C7D"/>
    <w:rsid w:val="00C570A7"/>
    <w:rsid w:val="00C57144"/>
    <w:rsid w:val="00C57424"/>
    <w:rsid w:val="00C576F1"/>
    <w:rsid w:val="00C5775B"/>
    <w:rsid w:val="00C579DB"/>
    <w:rsid w:val="00C57DA2"/>
    <w:rsid w:val="00C60243"/>
    <w:rsid w:val="00C6024E"/>
    <w:rsid w:val="00C60744"/>
    <w:rsid w:val="00C6076C"/>
    <w:rsid w:val="00C607BA"/>
    <w:rsid w:val="00C607C1"/>
    <w:rsid w:val="00C60E45"/>
    <w:rsid w:val="00C616F5"/>
    <w:rsid w:val="00C62C51"/>
    <w:rsid w:val="00C634CF"/>
    <w:rsid w:val="00C63593"/>
    <w:rsid w:val="00C63874"/>
    <w:rsid w:val="00C6394C"/>
    <w:rsid w:val="00C63A4E"/>
    <w:rsid w:val="00C63C1C"/>
    <w:rsid w:val="00C63F75"/>
    <w:rsid w:val="00C64233"/>
    <w:rsid w:val="00C6461A"/>
    <w:rsid w:val="00C64825"/>
    <w:rsid w:val="00C64FEA"/>
    <w:rsid w:val="00C650EF"/>
    <w:rsid w:val="00C652CB"/>
    <w:rsid w:val="00C65B4E"/>
    <w:rsid w:val="00C65CCD"/>
    <w:rsid w:val="00C65D5F"/>
    <w:rsid w:val="00C65E39"/>
    <w:rsid w:val="00C6661E"/>
    <w:rsid w:val="00C6698D"/>
    <w:rsid w:val="00C66A8C"/>
    <w:rsid w:val="00C670D5"/>
    <w:rsid w:val="00C67237"/>
    <w:rsid w:val="00C67573"/>
    <w:rsid w:val="00C6776C"/>
    <w:rsid w:val="00C678FC"/>
    <w:rsid w:val="00C67901"/>
    <w:rsid w:val="00C67C5E"/>
    <w:rsid w:val="00C67D4A"/>
    <w:rsid w:val="00C67F04"/>
    <w:rsid w:val="00C71114"/>
    <w:rsid w:val="00C7117D"/>
    <w:rsid w:val="00C71BB0"/>
    <w:rsid w:val="00C71C8B"/>
    <w:rsid w:val="00C722DA"/>
    <w:rsid w:val="00C722DD"/>
    <w:rsid w:val="00C72306"/>
    <w:rsid w:val="00C7244E"/>
    <w:rsid w:val="00C7260A"/>
    <w:rsid w:val="00C727B3"/>
    <w:rsid w:val="00C72CBE"/>
    <w:rsid w:val="00C72E0A"/>
    <w:rsid w:val="00C731BA"/>
    <w:rsid w:val="00C733BD"/>
    <w:rsid w:val="00C734FC"/>
    <w:rsid w:val="00C73605"/>
    <w:rsid w:val="00C7362D"/>
    <w:rsid w:val="00C739F6"/>
    <w:rsid w:val="00C73A43"/>
    <w:rsid w:val="00C73A77"/>
    <w:rsid w:val="00C73BBD"/>
    <w:rsid w:val="00C73E3F"/>
    <w:rsid w:val="00C7442B"/>
    <w:rsid w:val="00C75BFA"/>
    <w:rsid w:val="00C75C7E"/>
    <w:rsid w:val="00C76098"/>
    <w:rsid w:val="00C763A4"/>
    <w:rsid w:val="00C7664D"/>
    <w:rsid w:val="00C76839"/>
    <w:rsid w:val="00C76A72"/>
    <w:rsid w:val="00C76C68"/>
    <w:rsid w:val="00C76DD4"/>
    <w:rsid w:val="00C76FDA"/>
    <w:rsid w:val="00C770E7"/>
    <w:rsid w:val="00C77107"/>
    <w:rsid w:val="00C774DB"/>
    <w:rsid w:val="00C77704"/>
    <w:rsid w:val="00C778F2"/>
    <w:rsid w:val="00C779F5"/>
    <w:rsid w:val="00C77E5C"/>
    <w:rsid w:val="00C80549"/>
    <w:rsid w:val="00C809CD"/>
    <w:rsid w:val="00C80A49"/>
    <w:rsid w:val="00C80C81"/>
    <w:rsid w:val="00C81443"/>
    <w:rsid w:val="00C81778"/>
    <w:rsid w:val="00C8195A"/>
    <w:rsid w:val="00C81CDE"/>
    <w:rsid w:val="00C81D35"/>
    <w:rsid w:val="00C81E5A"/>
    <w:rsid w:val="00C81FDD"/>
    <w:rsid w:val="00C8248F"/>
    <w:rsid w:val="00C83299"/>
    <w:rsid w:val="00C83E3A"/>
    <w:rsid w:val="00C84000"/>
    <w:rsid w:val="00C848C9"/>
    <w:rsid w:val="00C84E3B"/>
    <w:rsid w:val="00C84F13"/>
    <w:rsid w:val="00C851E3"/>
    <w:rsid w:val="00C85382"/>
    <w:rsid w:val="00C85BE3"/>
    <w:rsid w:val="00C864E5"/>
    <w:rsid w:val="00C86A5F"/>
    <w:rsid w:val="00C86A6C"/>
    <w:rsid w:val="00C86C7E"/>
    <w:rsid w:val="00C87737"/>
    <w:rsid w:val="00C87EC6"/>
    <w:rsid w:val="00C9015B"/>
    <w:rsid w:val="00C90183"/>
    <w:rsid w:val="00C902CC"/>
    <w:rsid w:val="00C90BC4"/>
    <w:rsid w:val="00C90CA5"/>
    <w:rsid w:val="00C91250"/>
    <w:rsid w:val="00C91A3B"/>
    <w:rsid w:val="00C91A4A"/>
    <w:rsid w:val="00C92BDA"/>
    <w:rsid w:val="00C92FE1"/>
    <w:rsid w:val="00C932FA"/>
    <w:rsid w:val="00C933DF"/>
    <w:rsid w:val="00C93764"/>
    <w:rsid w:val="00C9386F"/>
    <w:rsid w:val="00C93B30"/>
    <w:rsid w:val="00C93EFF"/>
    <w:rsid w:val="00C94752"/>
    <w:rsid w:val="00C95046"/>
    <w:rsid w:val="00C9550F"/>
    <w:rsid w:val="00C955CE"/>
    <w:rsid w:val="00C95675"/>
    <w:rsid w:val="00C95AEE"/>
    <w:rsid w:val="00C95BCB"/>
    <w:rsid w:val="00C95D6D"/>
    <w:rsid w:val="00C95E78"/>
    <w:rsid w:val="00C95FA3"/>
    <w:rsid w:val="00C96255"/>
    <w:rsid w:val="00C96C01"/>
    <w:rsid w:val="00C97081"/>
    <w:rsid w:val="00C9715B"/>
    <w:rsid w:val="00C97323"/>
    <w:rsid w:val="00C97422"/>
    <w:rsid w:val="00C977D5"/>
    <w:rsid w:val="00C97F32"/>
    <w:rsid w:val="00CA0508"/>
    <w:rsid w:val="00CA0A47"/>
    <w:rsid w:val="00CA0BB0"/>
    <w:rsid w:val="00CA1022"/>
    <w:rsid w:val="00CA10A2"/>
    <w:rsid w:val="00CA1323"/>
    <w:rsid w:val="00CA157A"/>
    <w:rsid w:val="00CA2071"/>
    <w:rsid w:val="00CA20D2"/>
    <w:rsid w:val="00CA2170"/>
    <w:rsid w:val="00CA2EBA"/>
    <w:rsid w:val="00CA3363"/>
    <w:rsid w:val="00CA336F"/>
    <w:rsid w:val="00CA3476"/>
    <w:rsid w:val="00CA347E"/>
    <w:rsid w:val="00CA3614"/>
    <w:rsid w:val="00CA3792"/>
    <w:rsid w:val="00CA3D9D"/>
    <w:rsid w:val="00CA3F70"/>
    <w:rsid w:val="00CA4084"/>
    <w:rsid w:val="00CA4304"/>
    <w:rsid w:val="00CA445F"/>
    <w:rsid w:val="00CA457E"/>
    <w:rsid w:val="00CA4741"/>
    <w:rsid w:val="00CA4D45"/>
    <w:rsid w:val="00CA4E51"/>
    <w:rsid w:val="00CA50D3"/>
    <w:rsid w:val="00CA54F5"/>
    <w:rsid w:val="00CA552D"/>
    <w:rsid w:val="00CA55A3"/>
    <w:rsid w:val="00CA5818"/>
    <w:rsid w:val="00CA58E3"/>
    <w:rsid w:val="00CA5930"/>
    <w:rsid w:val="00CA5BC9"/>
    <w:rsid w:val="00CA606B"/>
    <w:rsid w:val="00CA622D"/>
    <w:rsid w:val="00CA6748"/>
    <w:rsid w:val="00CA6B24"/>
    <w:rsid w:val="00CA7429"/>
    <w:rsid w:val="00CA7AB4"/>
    <w:rsid w:val="00CA7B07"/>
    <w:rsid w:val="00CA7B44"/>
    <w:rsid w:val="00CA7DB3"/>
    <w:rsid w:val="00CB027A"/>
    <w:rsid w:val="00CB02A0"/>
    <w:rsid w:val="00CB02BE"/>
    <w:rsid w:val="00CB09DC"/>
    <w:rsid w:val="00CB0F29"/>
    <w:rsid w:val="00CB1757"/>
    <w:rsid w:val="00CB1936"/>
    <w:rsid w:val="00CB1A9A"/>
    <w:rsid w:val="00CB1F9C"/>
    <w:rsid w:val="00CB21BA"/>
    <w:rsid w:val="00CB2680"/>
    <w:rsid w:val="00CB281E"/>
    <w:rsid w:val="00CB2862"/>
    <w:rsid w:val="00CB29BF"/>
    <w:rsid w:val="00CB2F71"/>
    <w:rsid w:val="00CB375E"/>
    <w:rsid w:val="00CB3C00"/>
    <w:rsid w:val="00CB3F70"/>
    <w:rsid w:val="00CB40E2"/>
    <w:rsid w:val="00CB4119"/>
    <w:rsid w:val="00CB43D8"/>
    <w:rsid w:val="00CB45F7"/>
    <w:rsid w:val="00CB46FD"/>
    <w:rsid w:val="00CB4A5A"/>
    <w:rsid w:val="00CB4E97"/>
    <w:rsid w:val="00CB5939"/>
    <w:rsid w:val="00CB5E32"/>
    <w:rsid w:val="00CB5E56"/>
    <w:rsid w:val="00CB629E"/>
    <w:rsid w:val="00CB64B9"/>
    <w:rsid w:val="00CB64C4"/>
    <w:rsid w:val="00CB6523"/>
    <w:rsid w:val="00CB67BD"/>
    <w:rsid w:val="00CB68A3"/>
    <w:rsid w:val="00CB6943"/>
    <w:rsid w:val="00CB6DBC"/>
    <w:rsid w:val="00CB720F"/>
    <w:rsid w:val="00CB7260"/>
    <w:rsid w:val="00CB73AA"/>
    <w:rsid w:val="00CB7515"/>
    <w:rsid w:val="00CB7A07"/>
    <w:rsid w:val="00CB7A1E"/>
    <w:rsid w:val="00CB7D7B"/>
    <w:rsid w:val="00CC002E"/>
    <w:rsid w:val="00CC0591"/>
    <w:rsid w:val="00CC0610"/>
    <w:rsid w:val="00CC0A94"/>
    <w:rsid w:val="00CC147B"/>
    <w:rsid w:val="00CC17C3"/>
    <w:rsid w:val="00CC1C22"/>
    <w:rsid w:val="00CC21B6"/>
    <w:rsid w:val="00CC27C2"/>
    <w:rsid w:val="00CC2CC7"/>
    <w:rsid w:val="00CC42DF"/>
    <w:rsid w:val="00CC470E"/>
    <w:rsid w:val="00CC48BA"/>
    <w:rsid w:val="00CC4DD5"/>
    <w:rsid w:val="00CC4E30"/>
    <w:rsid w:val="00CC4FBA"/>
    <w:rsid w:val="00CC5947"/>
    <w:rsid w:val="00CC5BB1"/>
    <w:rsid w:val="00CC5F53"/>
    <w:rsid w:val="00CC5FFD"/>
    <w:rsid w:val="00CC61E8"/>
    <w:rsid w:val="00CC62C4"/>
    <w:rsid w:val="00CC6547"/>
    <w:rsid w:val="00CC68F7"/>
    <w:rsid w:val="00CC6ABA"/>
    <w:rsid w:val="00CC6D78"/>
    <w:rsid w:val="00CC7049"/>
    <w:rsid w:val="00CC7348"/>
    <w:rsid w:val="00CC7474"/>
    <w:rsid w:val="00CC7768"/>
    <w:rsid w:val="00CC778E"/>
    <w:rsid w:val="00CC7BF4"/>
    <w:rsid w:val="00CC7E90"/>
    <w:rsid w:val="00CD0243"/>
    <w:rsid w:val="00CD03D7"/>
    <w:rsid w:val="00CD0596"/>
    <w:rsid w:val="00CD07C4"/>
    <w:rsid w:val="00CD0D28"/>
    <w:rsid w:val="00CD0D60"/>
    <w:rsid w:val="00CD0F92"/>
    <w:rsid w:val="00CD11C4"/>
    <w:rsid w:val="00CD16B7"/>
    <w:rsid w:val="00CD18FF"/>
    <w:rsid w:val="00CD19F0"/>
    <w:rsid w:val="00CD1B63"/>
    <w:rsid w:val="00CD24CD"/>
    <w:rsid w:val="00CD29A1"/>
    <w:rsid w:val="00CD2BF2"/>
    <w:rsid w:val="00CD36FB"/>
    <w:rsid w:val="00CD38CC"/>
    <w:rsid w:val="00CD38E0"/>
    <w:rsid w:val="00CD3A5C"/>
    <w:rsid w:val="00CD3DC1"/>
    <w:rsid w:val="00CD4355"/>
    <w:rsid w:val="00CD468C"/>
    <w:rsid w:val="00CD52A6"/>
    <w:rsid w:val="00CD67C3"/>
    <w:rsid w:val="00CD6B98"/>
    <w:rsid w:val="00CD6F05"/>
    <w:rsid w:val="00CD6FB1"/>
    <w:rsid w:val="00CD725E"/>
    <w:rsid w:val="00CD748A"/>
    <w:rsid w:val="00CD74CF"/>
    <w:rsid w:val="00CD7679"/>
    <w:rsid w:val="00CD77E3"/>
    <w:rsid w:val="00CD77F6"/>
    <w:rsid w:val="00CD78F7"/>
    <w:rsid w:val="00CE0525"/>
    <w:rsid w:val="00CE095A"/>
    <w:rsid w:val="00CE1258"/>
    <w:rsid w:val="00CE153F"/>
    <w:rsid w:val="00CE1707"/>
    <w:rsid w:val="00CE178E"/>
    <w:rsid w:val="00CE1B11"/>
    <w:rsid w:val="00CE1E53"/>
    <w:rsid w:val="00CE226D"/>
    <w:rsid w:val="00CE2473"/>
    <w:rsid w:val="00CE2B88"/>
    <w:rsid w:val="00CE2DFC"/>
    <w:rsid w:val="00CE3161"/>
    <w:rsid w:val="00CE3187"/>
    <w:rsid w:val="00CE3296"/>
    <w:rsid w:val="00CE33F5"/>
    <w:rsid w:val="00CE3840"/>
    <w:rsid w:val="00CE46CE"/>
    <w:rsid w:val="00CE4A7A"/>
    <w:rsid w:val="00CE4BF4"/>
    <w:rsid w:val="00CE4C41"/>
    <w:rsid w:val="00CE4D63"/>
    <w:rsid w:val="00CE5223"/>
    <w:rsid w:val="00CE57DD"/>
    <w:rsid w:val="00CE5865"/>
    <w:rsid w:val="00CE5954"/>
    <w:rsid w:val="00CE5C9B"/>
    <w:rsid w:val="00CE66CF"/>
    <w:rsid w:val="00CE6C0F"/>
    <w:rsid w:val="00CE6D0F"/>
    <w:rsid w:val="00CE6E50"/>
    <w:rsid w:val="00CE6EEE"/>
    <w:rsid w:val="00CE7139"/>
    <w:rsid w:val="00CE77C5"/>
    <w:rsid w:val="00CE782B"/>
    <w:rsid w:val="00CE783E"/>
    <w:rsid w:val="00CE7982"/>
    <w:rsid w:val="00CE7B3C"/>
    <w:rsid w:val="00CF05E9"/>
    <w:rsid w:val="00CF0955"/>
    <w:rsid w:val="00CF0BDA"/>
    <w:rsid w:val="00CF0E49"/>
    <w:rsid w:val="00CF0EB5"/>
    <w:rsid w:val="00CF11CD"/>
    <w:rsid w:val="00CF1338"/>
    <w:rsid w:val="00CF172A"/>
    <w:rsid w:val="00CF175F"/>
    <w:rsid w:val="00CF19DE"/>
    <w:rsid w:val="00CF1D49"/>
    <w:rsid w:val="00CF1DDE"/>
    <w:rsid w:val="00CF20C2"/>
    <w:rsid w:val="00CF2B12"/>
    <w:rsid w:val="00CF2C24"/>
    <w:rsid w:val="00CF2C26"/>
    <w:rsid w:val="00CF30FE"/>
    <w:rsid w:val="00CF31CF"/>
    <w:rsid w:val="00CF32FE"/>
    <w:rsid w:val="00CF3631"/>
    <w:rsid w:val="00CF37F4"/>
    <w:rsid w:val="00CF3946"/>
    <w:rsid w:val="00CF3B58"/>
    <w:rsid w:val="00CF4793"/>
    <w:rsid w:val="00CF55E1"/>
    <w:rsid w:val="00CF56B8"/>
    <w:rsid w:val="00CF584C"/>
    <w:rsid w:val="00CF58A7"/>
    <w:rsid w:val="00CF58CC"/>
    <w:rsid w:val="00CF5C67"/>
    <w:rsid w:val="00CF5CFF"/>
    <w:rsid w:val="00CF5FF7"/>
    <w:rsid w:val="00CF6283"/>
    <w:rsid w:val="00CF6A82"/>
    <w:rsid w:val="00CF6EA6"/>
    <w:rsid w:val="00CF7297"/>
    <w:rsid w:val="00CF743B"/>
    <w:rsid w:val="00CF7C90"/>
    <w:rsid w:val="00D00144"/>
    <w:rsid w:val="00D0024B"/>
    <w:rsid w:val="00D0043E"/>
    <w:rsid w:val="00D00483"/>
    <w:rsid w:val="00D0055C"/>
    <w:rsid w:val="00D008BA"/>
    <w:rsid w:val="00D009BC"/>
    <w:rsid w:val="00D009DF"/>
    <w:rsid w:val="00D00A8A"/>
    <w:rsid w:val="00D00DFA"/>
    <w:rsid w:val="00D00EA5"/>
    <w:rsid w:val="00D0124F"/>
    <w:rsid w:val="00D0146C"/>
    <w:rsid w:val="00D01670"/>
    <w:rsid w:val="00D01AF1"/>
    <w:rsid w:val="00D01C57"/>
    <w:rsid w:val="00D01DEC"/>
    <w:rsid w:val="00D02222"/>
    <w:rsid w:val="00D023D7"/>
    <w:rsid w:val="00D0257E"/>
    <w:rsid w:val="00D02726"/>
    <w:rsid w:val="00D02C59"/>
    <w:rsid w:val="00D02CC9"/>
    <w:rsid w:val="00D02D74"/>
    <w:rsid w:val="00D030A3"/>
    <w:rsid w:val="00D0312C"/>
    <w:rsid w:val="00D03363"/>
    <w:rsid w:val="00D035CD"/>
    <w:rsid w:val="00D03EF6"/>
    <w:rsid w:val="00D04312"/>
    <w:rsid w:val="00D04342"/>
    <w:rsid w:val="00D04539"/>
    <w:rsid w:val="00D04CA6"/>
    <w:rsid w:val="00D0544B"/>
    <w:rsid w:val="00D05C6A"/>
    <w:rsid w:val="00D05D00"/>
    <w:rsid w:val="00D05FB8"/>
    <w:rsid w:val="00D062E4"/>
    <w:rsid w:val="00D062F4"/>
    <w:rsid w:val="00D06310"/>
    <w:rsid w:val="00D06527"/>
    <w:rsid w:val="00D06580"/>
    <w:rsid w:val="00D06CF8"/>
    <w:rsid w:val="00D06FA9"/>
    <w:rsid w:val="00D07846"/>
    <w:rsid w:val="00D07B0A"/>
    <w:rsid w:val="00D07C3B"/>
    <w:rsid w:val="00D07E0F"/>
    <w:rsid w:val="00D10663"/>
    <w:rsid w:val="00D10903"/>
    <w:rsid w:val="00D1152D"/>
    <w:rsid w:val="00D11AFA"/>
    <w:rsid w:val="00D11DD7"/>
    <w:rsid w:val="00D11F2F"/>
    <w:rsid w:val="00D12485"/>
    <w:rsid w:val="00D126D9"/>
    <w:rsid w:val="00D12925"/>
    <w:rsid w:val="00D12B3E"/>
    <w:rsid w:val="00D12BFD"/>
    <w:rsid w:val="00D1320C"/>
    <w:rsid w:val="00D132A6"/>
    <w:rsid w:val="00D1332F"/>
    <w:rsid w:val="00D1356F"/>
    <w:rsid w:val="00D13874"/>
    <w:rsid w:val="00D1464D"/>
    <w:rsid w:val="00D147E1"/>
    <w:rsid w:val="00D14BD1"/>
    <w:rsid w:val="00D14C3E"/>
    <w:rsid w:val="00D14D1B"/>
    <w:rsid w:val="00D153B9"/>
    <w:rsid w:val="00D1573B"/>
    <w:rsid w:val="00D157F9"/>
    <w:rsid w:val="00D15FF4"/>
    <w:rsid w:val="00D16013"/>
    <w:rsid w:val="00D1605C"/>
    <w:rsid w:val="00D16A5F"/>
    <w:rsid w:val="00D16F2E"/>
    <w:rsid w:val="00D175AC"/>
    <w:rsid w:val="00D17AE9"/>
    <w:rsid w:val="00D20138"/>
    <w:rsid w:val="00D2026D"/>
    <w:rsid w:val="00D20650"/>
    <w:rsid w:val="00D20D49"/>
    <w:rsid w:val="00D20D5D"/>
    <w:rsid w:val="00D213ED"/>
    <w:rsid w:val="00D2151B"/>
    <w:rsid w:val="00D21BC4"/>
    <w:rsid w:val="00D22125"/>
    <w:rsid w:val="00D2217C"/>
    <w:rsid w:val="00D22B11"/>
    <w:rsid w:val="00D22D11"/>
    <w:rsid w:val="00D231BA"/>
    <w:rsid w:val="00D23290"/>
    <w:rsid w:val="00D23D6B"/>
    <w:rsid w:val="00D23DBF"/>
    <w:rsid w:val="00D2429D"/>
    <w:rsid w:val="00D2469C"/>
    <w:rsid w:val="00D24F16"/>
    <w:rsid w:val="00D25282"/>
    <w:rsid w:val="00D259DC"/>
    <w:rsid w:val="00D25CAD"/>
    <w:rsid w:val="00D25DAC"/>
    <w:rsid w:val="00D25FEE"/>
    <w:rsid w:val="00D2608D"/>
    <w:rsid w:val="00D260E4"/>
    <w:rsid w:val="00D26791"/>
    <w:rsid w:val="00D269F2"/>
    <w:rsid w:val="00D274F7"/>
    <w:rsid w:val="00D276C7"/>
    <w:rsid w:val="00D27774"/>
    <w:rsid w:val="00D3080C"/>
    <w:rsid w:val="00D30A79"/>
    <w:rsid w:val="00D30DFF"/>
    <w:rsid w:val="00D314CB"/>
    <w:rsid w:val="00D3152E"/>
    <w:rsid w:val="00D316DE"/>
    <w:rsid w:val="00D31985"/>
    <w:rsid w:val="00D31C18"/>
    <w:rsid w:val="00D31E41"/>
    <w:rsid w:val="00D31F7D"/>
    <w:rsid w:val="00D320CA"/>
    <w:rsid w:val="00D320E1"/>
    <w:rsid w:val="00D3230A"/>
    <w:rsid w:val="00D32334"/>
    <w:rsid w:val="00D324F7"/>
    <w:rsid w:val="00D32B88"/>
    <w:rsid w:val="00D32CD8"/>
    <w:rsid w:val="00D3300F"/>
    <w:rsid w:val="00D33335"/>
    <w:rsid w:val="00D3369C"/>
    <w:rsid w:val="00D33947"/>
    <w:rsid w:val="00D33EFF"/>
    <w:rsid w:val="00D34022"/>
    <w:rsid w:val="00D34395"/>
    <w:rsid w:val="00D34481"/>
    <w:rsid w:val="00D34C0F"/>
    <w:rsid w:val="00D35186"/>
    <w:rsid w:val="00D35D87"/>
    <w:rsid w:val="00D36E62"/>
    <w:rsid w:val="00D36ED4"/>
    <w:rsid w:val="00D37504"/>
    <w:rsid w:val="00D375ED"/>
    <w:rsid w:val="00D376B5"/>
    <w:rsid w:val="00D37AEB"/>
    <w:rsid w:val="00D37E4E"/>
    <w:rsid w:val="00D37EA0"/>
    <w:rsid w:val="00D37EBE"/>
    <w:rsid w:val="00D37FF0"/>
    <w:rsid w:val="00D37FFE"/>
    <w:rsid w:val="00D405E3"/>
    <w:rsid w:val="00D40F65"/>
    <w:rsid w:val="00D4122E"/>
    <w:rsid w:val="00D4134D"/>
    <w:rsid w:val="00D413AF"/>
    <w:rsid w:val="00D413B1"/>
    <w:rsid w:val="00D41939"/>
    <w:rsid w:val="00D4193E"/>
    <w:rsid w:val="00D41B13"/>
    <w:rsid w:val="00D41CBF"/>
    <w:rsid w:val="00D41D69"/>
    <w:rsid w:val="00D42554"/>
    <w:rsid w:val="00D4292C"/>
    <w:rsid w:val="00D42A09"/>
    <w:rsid w:val="00D42A3F"/>
    <w:rsid w:val="00D42F2E"/>
    <w:rsid w:val="00D432E6"/>
    <w:rsid w:val="00D433D5"/>
    <w:rsid w:val="00D43410"/>
    <w:rsid w:val="00D434BA"/>
    <w:rsid w:val="00D43673"/>
    <w:rsid w:val="00D43691"/>
    <w:rsid w:val="00D436F6"/>
    <w:rsid w:val="00D437D6"/>
    <w:rsid w:val="00D437EA"/>
    <w:rsid w:val="00D43D6D"/>
    <w:rsid w:val="00D441A2"/>
    <w:rsid w:val="00D44263"/>
    <w:rsid w:val="00D442EE"/>
    <w:rsid w:val="00D44406"/>
    <w:rsid w:val="00D445E1"/>
    <w:rsid w:val="00D4499E"/>
    <w:rsid w:val="00D44E93"/>
    <w:rsid w:val="00D44F2E"/>
    <w:rsid w:val="00D45084"/>
    <w:rsid w:val="00D4592B"/>
    <w:rsid w:val="00D45C0B"/>
    <w:rsid w:val="00D45F3B"/>
    <w:rsid w:val="00D46067"/>
    <w:rsid w:val="00D46A7B"/>
    <w:rsid w:val="00D46E60"/>
    <w:rsid w:val="00D4728D"/>
    <w:rsid w:val="00D4789B"/>
    <w:rsid w:val="00D47C71"/>
    <w:rsid w:val="00D47E27"/>
    <w:rsid w:val="00D5033B"/>
    <w:rsid w:val="00D50394"/>
    <w:rsid w:val="00D50AC4"/>
    <w:rsid w:val="00D51146"/>
    <w:rsid w:val="00D5114D"/>
    <w:rsid w:val="00D512A8"/>
    <w:rsid w:val="00D51333"/>
    <w:rsid w:val="00D51408"/>
    <w:rsid w:val="00D5142D"/>
    <w:rsid w:val="00D51911"/>
    <w:rsid w:val="00D51A60"/>
    <w:rsid w:val="00D52162"/>
    <w:rsid w:val="00D52254"/>
    <w:rsid w:val="00D5289F"/>
    <w:rsid w:val="00D52E36"/>
    <w:rsid w:val="00D52F18"/>
    <w:rsid w:val="00D53580"/>
    <w:rsid w:val="00D5393B"/>
    <w:rsid w:val="00D540D1"/>
    <w:rsid w:val="00D5493C"/>
    <w:rsid w:val="00D54C94"/>
    <w:rsid w:val="00D55096"/>
    <w:rsid w:val="00D55177"/>
    <w:rsid w:val="00D55322"/>
    <w:rsid w:val="00D5561B"/>
    <w:rsid w:val="00D55DB4"/>
    <w:rsid w:val="00D56183"/>
    <w:rsid w:val="00D562A9"/>
    <w:rsid w:val="00D562CB"/>
    <w:rsid w:val="00D56942"/>
    <w:rsid w:val="00D56CEF"/>
    <w:rsid w:val="00D56F33"/>
    <w:rsid w:val="00D5728C"/>
    <w:rsid w:val="00D57975"/>
    <w:rsid w:val="00D57C68"/>
    <w:rsid w:val="00D57DF5"/>
    <w:rsid w:val="00D6004B"/>
    <w:rsid w:val="00D60698"/>
    <w:rsid w:val="00D6087B"/>
    <w:rsid w:val="00D60D82"/>
    <w:rsid w:val="00D60ED5"/>
    <w:rsid w:val="00D6158B"/>
    <w:rsid w:val="00D617C2"/>
    <w:rsid w:val="00D61A1D"/>
    <w:rsid w:val="00D61DF9"/>
    <w:rsid w:val="00D61EF7"/>
    <w:rsid w:val="00D621D9"/>
    <w:rsid w:val="00D6258B"/>
    <w:rsid w:val="00D626D7"/>
    <w:rsid w:val="00D62A9A"/>
    <w:rsid w:val="00D62B01"/>
    <w:rsid w:val="00D62B09"/>
    <w:rsid w:val="00D62F5E"/>
    <w:rsid w:val="00D63274"/>
    <w:rsid w:val="00D640C5"/>
    <w:rsid w:val="00D641CF"/>
    <w:rsid w:val="00D64A45"/>
    <w:rsid w:val="00D65037"/>
    <w:rsid w:val="00D65690"/>
    <w:rsid w:val="00D66838"/>
    <w:rsid w:val="00D66D24"/>
    <w:rsid w:val="00D66E9D"/>
    <w:rsid w:val="00D676BC"/>
    <w:rsid w:val="00D67757"/>
    <w:rsid w:val="00D7017F"/>
    <w:rsid w:val="00D702F6"/>
    <w:rsid w:val="00D70C8B"/>
    <w:rsid w:val="00D70DD8"/>
    <w:rsid w:val="00D7198F"/>
    <w:rsid w:val="00D71A05"/>
    <w:rsid w:val="00D71D6A"/>
    <w:rsid w:val="00D71E44"/>
    <w:rsid w:val="00D71F99"/>
    <w:rsid w:val="00D72934"/>
    <w:rsid w:val="00D73476"/>
    <w:rsid w:val="00D734FF"/>
    <w:rsid w:val="00D7366D"/>
    <w:rsid w:val="00D73BAA"/>
    <w:rsid w:val="00D73C3E"/>
    <w:rsid w:val="00D74477"/>
    <w:rsid w:val="00D74700"/>
    <w:rsid w:val="00D74D10"/>
    <w:rsid w:val="00D751A2"/>
    <w:rsid w:val="00D752F1"/>
    <w:rsid w:val="00D759E4"/>
    <w:rsid w:val="00D760D9"/>
    <w:rsid w:val="00D762D1"/>
    <w:rsid w:val="00D766DF"/>
    <w:rsid w:val="00D7674B"/>
    <w:rsid w:val="00D7675D"/>
    <w:rsid w:val="00D76C96"/>
    <w:rsid w:val="00D76E4C"/>
    <w:rsid w:val="00D76EC9"/>
    <w:rsid w:val="00D77914"/>
    <w:rsid w:val="00D77D4B"/>
    <w:rsid w:val="00D77FFA"/>
    <w:rsid w:val="00D80459"/>
    <w:rsid w:val="00D8049B"/>
    <w:rsid w:val="00D8053C"/>
    <w:rsid w:val="00D80B15"/>
    <w:rsid w:val="00D80E13"/>
    <w:rsid w:val="00D80F60"/>
    <w:rsid w:val="00D80F6E"/>
    <w:rsid w:val="00D81359"/>
    <w:rsid w:val="00D81656"/>
    <w:rsid w:val="00D81BA0"/>
    <w:rsid w:val="00D81F6B"/>
    <w:rsid w:val="00D821AA"/>
    <w:rsid w:val="00D821D3"/>
    <w:rsid w:val="00D82906"/>
    <w:rsid w:val="00D832EC"/>
    <w:rsid w:val="00D83521"/>
    <w:rsid w:val="00D838B9"/>
    <w:rsid w:val="00D83CA2"/>
    <w:rsid w:val="00D83E28"/>
    <w:rsid w:val="00D8490C"/>
    <w:rsid w:val="00D84D61"/>
    <w:rsid w:val="00D84EA9"/>
    <w:rsid w:val="00D85106"/>
    <w:rsid w:val="00D855C5"/>
    <w:rsid w:val="00D856B1"/>
    <w:rsid w:val="00D85E6D"/>
    <w:rsid w:val="00D85FEF"/>
    <w:rsid w:val="00D869AA"/>
    <w:rsid w:val="00D86A87"/>
    <w:rsid w:val="00D86ECB"/>
    <w:rsid w:val="00D86F12"/>
    <w:rsid w:val="00D878F9"/>
    <w:rsid w:val="00D87B23"/>
    <w:rsid w:val="00D87BA3"/>
    <w:rsid w:val="00D87E5D"/>
    <w:rsid w:val="00D9084E"/>
    <w:rsid w:val="00D90C85"/>
    <w:rsid w:val="00D91089"/>
    <w:rsid w:val="00D910FE"/>
    <w:rsid w:val="00D918A9"/>
    <w:rsid w:val="00D91FFC"/>
    <w:rsid w:val="00D92493"/>
    <w:rsid w:val="00D925C7"/>
    <w:rsid w:val="00D92A8E"/>
    <w:rsid w:val="00D93549"/>
    <w:rsid w:val="00D93E39"/>
    <w:rsid w:val="00D94537"/>
    <w:rsid w:val="00D95353"/>
    <w:rsid w:val="00D95466"/>
    <w:rsid w:val="00D95EFE"/>
    <w:rsid w:val="00D96AF9"/>
    <w:rsid w:val="00D96FAA"/>
    <w:rsid w:val="00D970AE"/>
    <w:rsid w:val="00D9735E"/>
    <w:rsid w:val="00D97742"/>
    <w:rsid w:val="00DA04D6"/>
    <w:rsid w:val="00DA0764"/>
    <w:rsid w:val="00DA0BD1"/>
    <w:rsid w:val="00DA0C22"/>
    <w:rsid w:val="00DA110A"/>
    <w:rsid w:val="00DA11A7"/>
    <w:rsid w:val="00DA12D2"/>
    <w:rsid w:val="00DA16C5"/>
    <w:rsid w:val="00DA207F"/>
    <w:rsid w:val="00DA2498"/>
    <w:rsid w:val="00DA26E0"/>
    <w:rsid w:val="00DA2B66"/>
    <w:rsid w:val="00DA2D09"/>
    <w:rsid w:val="00DA2DC7"/>
    <w:rsid w:val="00DA2F6D"/>
    <w:rsid w:val="00DA309A"/>
    <w:rsid w:val="00DA3324"/>
    <w:rsid w:val="00DA341C"/>
    <w:rsid w:val="00DA357F"/>
    <w:rsid w:val="00DA3882"/>
    <w:rsid w:val="00DA3FF3"/>
    <w:rsid w:val="00DA4350"/>
    <w:rsid w:val="00DA43C2"/>
    <w:rsid w:val="00DA4761"/>
    <w:rsid w:val="00DA4E43"/>
    <w:rsid w:val="00DA4E84"/>
    <w:rsid w:val="00DA52BA"/>
    <w:rsid w:val="00DA5324"/>
    <w:rsid w:val="00DA5397"/>
    <w:rsid w:val="00DA543F"/>
    <w:rsid w:val="00DA58B0"/>
    <w:rsid w:val="00DA5CB9"/>
    <w:rsid w:val="00DA5D2E"/>
    <w:rsid w:val="00DA5E3E"/>
    <w:rsid w:val="00DA5F7E"/>
    <w:rsid w:val="00DA61D6"/>
    <w:rsid w:val="00DA642B"/>
    <w:rsid w:val="00DA6B85"/>
    <w:rsid w:val="00DA6D27"/>
    <w:rsid w:val="00DA6E9A"/>
    <w:rsid w:val="00DA7395"/>
    <w:rsid w:val="00DA7472"/>
    <w:rsid w:val="00DA7E21"/>
    <w:rsid w:val="00DB051C"/>
    <w:rsid w:val="00DB0A89"/>
    <w:rsid w:val="00DB0B04"/>
    <w:rsid w:val="00DB0C8A"/>
    <w:rsid w:val="00DB0DB6"/>
    <w:rsid w:val="00DB13DD"/>
    <w:rsid w:val="00DB17B9"/>
    <w:rsid w:val="00DB1C09"/>
    <w:rsid w:val="00DB252C"/>
    <w:rsid w:val="00DB2BE8"/>
    <w:rsid w:val="00DB2D51"/>
    <w:rsid w:val="00DB3145"/>
    <w:rsid w:val="00DB318E"/>
    <w:rsid w:val="00DB34A0"/>
    <w:rsid w:val="00DB3F39"/>
    <w:rsid w:val="00DB4BA7"/>
    <w:rsid w:val="00DB4C35"/>
    <w:rsid w:val="00DB4D13"/>
    <w:rsid w:val="00DB4FD4"/>
    <w:rsid w:val="00DB553B"/>
    <w:rsid w:val="00DB59F4"/>
    <w:rsid w:val="00DB6DDC"/>
    <w:rsid w:val="00DB78F0"/>
    <w:rsid w:val="00DC0189"/>
    <w:rsid w:val="00DC0431"/>
    <w:rsid w:val="00DC056C"/>
    <w:rsid w:val="00DC0C0A"/>
    <w:rsid w:val="00DC0FAE"/>
    <w:rsid w:val="00DC1808"/>
    <w:rsid w:val="00DC1C02"/>
    <w:rsid w:val="00DC2B01"/>
    <w:rsid w:val="00DC3C8E"/>
    <w:rsid w:val="00DC4179"/>
    <w:rsid w:val="00DC4537"/>
    <w:rsid w:val="00DC455F"/>
    <w:rsid w:val="00DC47AD"/>
    <w:rsid w:val="00DC4BC3"/>
    <w:rsid w:val="00DC5639"/>
    <w:rsid w:val="00DC5680"/>
    <w:rsid w:val="00DC5696"/>
    <w:rsid w:val="00DC5995"/>
    <w:rsid w:val="00DC6228"/>
    <w:rsid w:val="00DC63EB"/>
    <w:rsid w:val="00DC64A2"/>
    <w:rsid w:val="00DC6644"/>
    <w:rsid w:val="00DC6855"/>
    <w:rsid w:val="00DC6CA7"/>
    <w:rsid w:val="00DC6CAC"/>
    <w:rsid w:val="00DC779C"/>
    <w:rsid w:val="00DC7E74"/>
    <w:rsid w:val="00DC7F37"/>
    <w:rsid w:val="00DD05E0"/>
    <w:rsid w:val="00DD083E"/>
    <w:rsid w:val="00DD0A39"/>
    <w:rsid w:val="00DD0A70"/>
    <w:rsid w:val="00DD0CC0"/>
    <w:rsid w:val="00DD17CA"/>
    <w:rsid w:val="00DD1A54"/>
    <w:rsid w:val="00DD1E59"/>
    <w:rsid w:val="00DD20F2"/>
    <w:rsid w:val="00DD2664"/>
    <w:rsid w:val="00DD27C4"/>
    <w:rsid w:val="00DD2CF0"/>
    <w:rsid w:val="00DD2D45"/>
    <w:rsid w:val="00DD30B5"/>
    <w:rsid w:val="00DD328C"/>
    <w:rsid w:val="00DD374A"/>
    <w:rsid w:val="00DD3CC3"/>
    <w:rsid w:val="00DD3D3D"/>
    <w:rsid w:val="00DD3F14"/>
    <w:rsid w:val="00DD4199"/>
    <w:rsid w:val="00DD4E5B"/>
    <w:rsid w:val="00DD5435"/>
    <w:rsid w:val="00DD5442"/>
    <w:rsid w:val="00DD5447"/>
    <w:rsid w:val="00DD5591"/>
    <w:rsid w:val="00DD5674"/>
    <w:rsid w:val="00DD5E18"/>
    <w:rsid w:val="00DD66D5"/>
    <w:rsid w:val="00DD6A1D"/>
    <w:rsid w:val="00DD6AD4"/>
    <w:rsid w:val="00DD731C"/>
    <w:rsid w:val="00DD79DF"/>
    <w:rsid w:val="00DD7D6A"/>
    <w:rsid w:val="00DD7D76"/>
    <w:rsid w:val="00DE05D6"/>
    <w:rsid w:val="00DE0924"/>
    <w:rsid w:val="00DE0BE9"/>
    <w:rsid w:val="00DE0D39"/>
    <w:rsid w:val="00DE111C"/>
    <w:rsid w:val="00DE1357"/>
    <w:rsid w:val="00DE1C9F"/>
    <w:rsid w:val="00DE20E2"/>
    <w:rsid w:val="00DE2425"/>
    <w:rsid w:val="00DE2599"/>
    <w:rsid w:val="00DE2CBB"/>
    <w:rsid w:val="00DE30D8"/>
    <w:rsid w:val="00DE3EA0"/>
    <w:rsid w:val="00DE42F0"/>
    <w:rsid w:val="00DE486F"/>
    <w:rsid w:val="00DE4CC8"/>
    <w:rsid w:val="00DE5C5B"/>
    <w:rsid w:val="00DE5C95"/>
    <w:rsid w:val="00DE5EBB"/>
    <w:rsid w:val="00DE6084"/>
    <w:rsid w:val="00DE6138"/>
    <w:rsid w:val="00DE625C"/>
    <w:rsid w:val="00DE64C5"/>
    <w:rsid w:val="00DE6792"/>
    <w:rsid w:val="00DE69AD"/>
    <w:rsid w:val="00DE69BE"/>
    <w:rsid w:val="00DE6B09"/>
    <w:rsid w:val="00DE6DDD"/>
    <w:rsid w:val="00DE6E99"/>
    <w:rsid w:val="00DE7541"/>
    <w:rsid w:val="00DE798B"/>
    <w:rsid w:val="00DE7B9F"/>
    <w:rsid w:val="00DE7BBF"/>
    <w:rsid w:val="00DF049A"/>
    <w:rsid w:val="00DF091A"/>
    <w:rsid w:val="00DF0936"/>
    <w:rsid w:val="00DF09DE"/>
    <w:rsid w:val="00DF0AE4"/>
    <w:rsid w:val="00DF0C35"/>
    <w:rsid w:val="00DF0D4F"/>
    <w:rsid w:val="00DF0E2B"/>
    <w:rsid w:val="00DF104D"/>
    <w:rsid w:val="00DF12E9"/>
    <w:rsid w:val="00DF1301"/>
    <w:rsid w:val="00DF160F"/>
    <w:rsid w:val="00DF1D54"/>
    <w:rsid w:val="00DF1DF2"/>
    <w:rsid w:val="00DF1EF4"/>
    <w:rsid w:val="00DF22D9"/>
    <w:rsid w:val="00DF29D6"/>
    <w:rsid w:val="00DF2CEC"/>
    <w:rsid w:val="00DF2D10"/>
    <w:rsid w:val="00DF2E93"/>
    <w:rsid w:val="00DF2FEB"/>
    <w:rsid w:val="00DF3770"/>
    <w:rsid w:val="00DF3E30"/>
    <w:rsid w:val="00DF41DE"/>
    <w:rsid w:val="00DF4267"/>
    <w:rsid w:val="00DF43FB"/>
    <w:rsid w:val="00DF446F"/>
    <w:rsid w:val="00DF450A"/>
    <w:rsid w:val="00DF473A"/>
    <w:rsid w:val="00DF4A22"/>
    <w:rsid w:val="00DF4A44"/>
    <w:rsid w:val="00DF4BE4"/>
    <w:rsid w:val="00DF4E7B"/>
    <w:rsid w:val="00DF4F79"/>
    <w:rsid w:val="00DF5068"/>
    <w:rsid w:val="00DF54EF"/>
    <w:rsid w:val="00DF55BE"/>
    <w:rsid w:val="00DF580A"/>
    <w:rsid w:val="00DF5E21"/>
    <w:rsid w:val="00DF5F5E"/>
    <w:rsid w:val="00DF642C"/>
    <w:rsid w:val="00DF65D0"/>
    <w:rsid w:val="00DF6965"/>
    <w:rsid w:val="00DF697C"/>
    <w:rsid w:val="00DF6AC5"/>
    <w:rsid w:val="00DF7B8C"/>
    <w:rsid w:val="00E00647"/>
    <w:rsid w:val="00E006BC"/>
    <w:rsid w:val="00E00C5D"/>
    <w:rsid w:val="00E00EC4"/>
    <w:rsid w:val="00E01163"/>
    <w:rsid w:val="00E01391"/>
    <w:rsid w:val="00E017D9"/>
    <w:rsid w:val="00E0182E"/>
    <w:rsid w:val="00E01B13"/>
    <w:rsid w:val="00E01B25"/>
    <w:rsid w:val="00E01BB2"/>
    <w:rsid w:val="00E01DC9"/>
    <w:rsid w:val="00E01EDA"/>
    <w:rsid w:val="00E02659"/>
    <w:rsid w:val="00E0283D"/>
    <w:rsid w:val="00E02A00"/>
    <w:rsid w:val="00E02A7C"/>
    <w:rsid w:val="00E02CE5"/>
    <w:rsid w:val="00E031EF"/>
    <w:rsid w:val="00E035DE"/>
    <w:rsid w:val="00E03671"/>
    <w:rsid w:val="00E04573"/>
    <w:rsid w:val="00E046F5"/>
    <w:rsid w:val="00E04BDC"/>
    <w:rsid w:val="00E05036"/>
    <w:rsid w:val="00E057B4"/>
    <w:rsid w:val="00E05A0E"/>
    <w:rsid w:val="00E05C05"/>
    <w:rsid w:val="00E06586"/>
    <w:rsid w:val="00E06904"/>
    <w:rsid w:val="00E06A30"/>
    <w:rsid w:val="00E06D16"/>
    <w:rsid w:val="00E06EED"/>
    <w:rsid w:val="00E07583"/>
    <w:rsid w:val="00E077F6"/>
    <w:rsid w:val="00E07D8F"/>
    <w:rsid w:val="00E07F04"/>
    <w:rsid w:val="00E10B4F"/>
    <w:rsid w:val="00E10CD0"/>
    <w:rsid w:val="00E10DD8"/>
    <w:rsid w:val="00E11104"/>
    <w:rsid w:val="00E1116C"/>
    <w:rsid w:val="00E11346"/>
    <w:rsid w:val="00E11D71"/>
    <w:rsid w:val="00E12210"/>
    <w:rsid w:val="00E12356"/>
    <w:rsid w:val="00E12526"/>
    <w:rsid w:val="00E12A3E"/>
    <w:rsid w:val="00E12AA4"/>
    <w:rsid w:val="00E13964"/>
    <w:rsid w:val="00E13BCB"/>
    <w:rsid w:val="00E13DC0"/>
    <w:rsid w:val="00E14312"/>
    <w:rsid w:val="00E1443A"/>
    <w:rsid w:val="00E14C25"/>
    <w:rsid w:val="00E14FFB"/>
    <w:rsid w:val="00E1582F"/>
    <w:rsid w:val="00E15A4E"/>
    <w:rsid w:val="00E15E04"/>
    <w:rsid w:val="00E15EA4"/>
    <w:rsid w:val="00E161C5"/>
    <w:rsid w:val="00E16552"/>
    <w:rsid w:val="00E165CB"/>
    <w:rsid w:val="00E167D7"/>
    <w:rsid w:val="00E16E4B"/>
    <w:rsid w:val="00E1717F"/>
    <w:rsid w:val="00E174C9"/>
    <w:rsid w:val="00E1758E"/>
    <w:rsid w:val="00E17638"/>
    <w:rsid w:val="00E177E9"/>
    <w:rsid w:val="00E17BB6"/>
    <w:rsid w:val="00E17E21"/>
    <w:rsid w:val="00E204A4"/>
    <w:rsid w:val="00E207F9"/>
    <w:rsid w:val="00E20800"/>
    <w:rsid w:val="00E208F2"/>
    <w:rsid w:val="00E20944"/>
    <w:rsid w:val="00E20EBF"/>
    <w:rsid w:val="00E21226"/>
    <w:rsid w:val="00E21720"/>
    <w:rsid w:val="00E2181C"/>
    <w:rsid w:val="00E21D45"/>
    <w:rsid w:val="00E22653"/>
    <w:rsid w:val="00E227A2"/>
    <w:rsid w:val="00E22911"/>
    <w:rsid w:val="00E229DF"/>
    <w:rsid w:val="00E22F14"/>
    <w:rsid w:val="00E2306B"/>
    <w:rsid w:val="00E239DB"/>
    <w:rsid w:val="00E239FB"/>
    <w:rsid w:val="00E23A90"/>
    <w:rsid w:val="00E23FB6"/>
    <w:rsid w:val="00E24114"/>
    <w:rsid w:val="00E2425B"/>
    <w:rsid w:val="00E244D0"/>
    <w:rsid w:val="00E2451D"/>
    <w:rsid w:val="00E2473E"/>
    <w:rsid w:val="00E24762"/>
    <w:rsid w:val="00E2555A"/>
    <w:rsid w:val="00E25913"/>
    <w:rsid w:val="00E2593D"/>
    <w:rsid w:val="00E2596C"/>
    <w:rsid w:val="00E2644F"/>
    <w:rsid w:val="00E26680"/>
    <w:rsid w:val="00E2708F"/>
    <w:rsid w:val="00E27C33"/>
    <w:rsid w:val="00E27CFC"/>
    <w:rsid w:val="00E27EAB"/>
    <w:rsid w:val="00E300DB"/>
    <w:rsid w:val="00E3075E"/>
    <w:rsid w:val="00E30806"/>
    <w:rsid w:val="00E309F1"/>
    <w:rsid w:val="00E30AAB"/>
    <w:rsid w:val="00E30D64"/>
    <w:rsid w:val="00E30F40"/>
    <w:rsid w:val="00E311A7"/>
    <w:rsid w:val="00E31273"/>
    <w:rsid w:val="00E31399"/>
    <w:rsid w:val="00E31DFE"/>
    <w:rsid w:val="00E31E34"/>
    <w:rsid w:val="00E32412"/>
    <w:rsid w:val="00E32855"/>
    <w:rsid w:val="00E32D86"/>
    <w:rsid w:val="00E332FB"/>
    <w:rsid w:val="00E3337C"/>
    <w:rsid w:val="00E333AD"/>
    <w:rsid w:val="00E333EC"/>
    <w:rsid w:val="00E3397B"/>
    <w:rsid w:val="00E3398C"/>
    <w:rsid w:val="00E33E98"/>
    <w:rsid w:val="00E33E9D"/>
    <w:rsid w:val="00E33EC2"/>
    <w:rsid w:val="00E33F58"/>
    <w:rsid w:val="00E34011"/>
    <w:rsid w:val="00E34132"/>
    <w:rsid w:val="00E343B3"/>
    <w:rsid w:val="00E3442A"/>
    <w:rsid w:val="00E34473"/>
    <w:rsid w:val="00E34AFE"/>
    <w:rsid w:val="00E34CC1"/>
    <w:rsid w:val="00E35239"/>
    <w:rsid w:val="00E35282"/>
    <w:rsid w:val="00E36608"/>
    <w:rsid w:val="00E3661A"/>
    <w:rsid w:val="00E36CA4"/>
    <w:rsid w:val="00E36D04"/>
    <w:rsid w:val="00E36D8A"/>
    <w:rsid w:val="00E36E29"/>
    <w:rsid w:val="00E36F30"/>
    <w:rsid w:val="00E40488"/>
    <w:rsid w:val="00E405BC"/>
    <w:rsid w:val="00E40687"/>
    <w:rsid w:val="00E407F1"/>
    <w:rsid w:val="00E4080F"/>
    <w:rsid w:val="00E40C61"/>
    <w:rsid w:val="00E41006"/>
    <w:rsid w:val="00E41C0D"/>
    <w:rsid w:val="00E41C63"/>
    <w:rsid w:val="00E41D05"/>
    <w:rsid w:val="00E41DC9"/>
    <w:rsid w:val="00E41ED5"/>
    <w:rsid w:val="00E41FB3"/>
    <w:rsid w:val="00E42421"/>
    <w:rsid w:val="00E427C7"/>
    <w:rsid w:val="00E42A31"/>
    <w:rsid w:val="00E42B81"/>
    <w:rsid w:val="00E42F20"/>
    <w:rsid w:val="00E43109"/>
    <w:rsid w:val="00E4321D"/>
    <w:rsid w:val="00E43917"/>
    <w:rsid w:val="00E43C5F"/>
    <w:rsid w:val="00E43E69"/>
    <w:rsid w:val="00E440F9"/>
    <w:rsid w:val="00E44485"/>
    <w:rsid w:val="00E44977"/>
    <w:rsid w:val="00E449D2"/>
    <w:rsid w:val="00E44AC3"/>
    <w:rsid w:val="00E44EE0"/>
    <w:rsid w:val="00E452D9"/>
    <w:rsid w:val="00E45365"/>
    <w:rsid w:val="00E456E6"/>
    <w:rsid w:val="00E45CF3"/>
    <w:rsid w:val="00E461BF"/>
    <w:rsid w:val="00E4643E"/>
    <w:rsid w:val="00E464F3"/>
    <w:rsid w:val="00E46C02"/>
    <w:rsid w:val="00E471E6"/>
    <w:rsid w:val="00E478BD"/>
    <w:rsid w:val="00E47BB5"/>
    <w:rsid w:val="00E501C6"/>
    <w:rsid w:val="00E50324"/>
    <w:rsid w:val="00E5153B"/>
    <w:rsid w:val="00E516D7"/>
    <w:rsid w:val="00E518EF"/>
    <w:rsid w:val="00E51B19"/>
    <w:rsid w:val="00E51DF6"/>
    <w:rsid w:val="00E5213C"/>
    <w:rsid w:val="00E52554"/>
    <w:rsid w:val="00E5278B"/>
    <w:rsid w:val="00E52BDF"/>
    <w:rsid w:val="00E52D5F"/>
    <w:rsid w:val="00E538C6"/>
    <w:rsid w:val="00E53986"/>
    <w:rsid w:val="00E54A32"/>
    <w:rsid w:val="00E54FC9"/>
    <w:rsid w:val="00E550AC"/>
    <w:rsid w:val="00E556DF"/>
    <w:rsid w:val="00E5593F"/>
    <w:rsid w:val="00E55A4B"/>
    <w:rsid w:val="00E5682E"/>
    <w:rsid w:val="00E56BA8"/>
    <w:rsid w:val="00E57006"/>
    <w:rsid w:val="00E57CD9"/>
    <w:rsid w:val="00E60829"/>
    <w:rsid w:val="00E60D95"/>
    <w:rsid w:val="00E614F1"/>
    <w:rsid w:val="00E6153A"/>
    <w:rsid w:val="00E61682"/>
    <w:rsid w:val="00E619BD"/>
    <w:rsid w:val="00E61B38"/>
    <w:rsid w:val="00E62193"/>
    <w:rsid w:val="00E625DF"/>
    <w:rsid w:val="00E62FCE"/>
    <w:rsid w:val="00E63427"/>
    <w:rsid w:val="00E63994"/>
    <w:rsid w:val="00E63DF5"/>
    <w:rsid w:val="00E63E62"/>
    <w:rsid w:val="00E63EAB"/>
    <w:rsid w:val="00E647DB"/>
    <w:rsid w:val="00E64933"/>
    <w:rsid w:val="00E64AFB"/>
    <w:rsid w:val="00E64BFE"/>
    <w:rsid w:val="00E65015"/>
    <w:rsid w:val="00E650AE"/>
    <w:rsid w:val="00E652BA"/>
    <w:rsid w:val="00E65576"/>
    <w:rsid w:val="00E65586"/>
    <w:rsid w:val="00E657B4"/>
    <w:rsid w:val="00E66612"/>
    <w:rsid w:val="00E66892"/>
    <w:rsid w:val="00E66D98"/>
    <w:rsid w:val="00E66E61"/>
    <w:rsid w:val="00E6725A"/>
    <w:rsid w:val="00E679C9"/>
    <w:rsid w:val="00E67B14"/>
    <w:rsid w:val="00E67CA5"/>
    <w:rsid w:val="00E67CD1"/>
    <w:rsid w:val="00E67FD5"/>
    <w:rsid w:val="00E702F1"/>
    <w:rsid w:val="00E70C36"/>
    <w:rsid w:val="00E71350"/>
    <w:rsid w:val="00E71BE1"/>
    <w:rsid w:val="00E71C23"/>
    <w:rsid w:val="00E72258"/>
    <w:rsid w:val="00E72302"/>
    <w:rsid w:val="00E73589"/>
    <w:rsid w:val="00E73693"/>
    <w:rsid w:val="00E73BB6"/>
    <w:rsid w:val="00E73C6B"/>
    <w:rsid w:val="00E74124"/>
    <w:rsid w:val="00E7429E"/>
    <w:rsid w:val="00E7457D"/>
    <w:rsid w:val="00E745AA"/>
    <w:rsid w:val="00E748F5"/>
    <w:rsid w:val="00E74B2D"/>
    <w:rsid w:val="00E74D2E"/>
    <w:rsid w:val="00E756AD"/>
    <w:rsid w:val="00E75BCA"/>
    <w:rsid w:val="00E75C21"/>
    <w:rsid w:val="00E75CD0"/>
    <w:rsid w:val="00E75D78"/>
    <w:rsid w:val="00E75DDC"/>
    <w:rsid w:val="00E76560"/>
    <w:rsid w:val="00E765EB"/>
    <w:rsid w:val="00E76EA6"/>
    <w:rsid w:val="00E7774D"/>
    <w:rsid w:val="00E77829"/>
    <w:rsid w:val="00E77BD8"/>
    <w:rsid w:val="00E77CE3"/>
    <w:rsid w:val="00E80143"/>
    <w:rsid w:val="00E80471"/>
    <w:rsid w:val="00E805AA"/>
    <w:rsid w:val="00E8087F"/>
    <w:rsid w:val="00E80C0D"/>
    <w:rsid w:val="00E80C16"/>
    <w:rsid w:val="00E80DC2"/>
    <w:rsid w:val="00E811BD"/>
    <w:rsid w:val="00E8133E"/>
    <w:rsid w:val="00E8144E"/>
    <w:rsid w:val="00E814A0"/>
    <w:rsid w:val="00E81D48"/>
    <w:rsid w:val="00E8202B"/>
    <w:rsid w:val="00E823E0"/>
    <w:rsid w:val="00E825ED"/>
    <w:rsid w:val="00E82BC0"/>
    <w:rsid w:val="00E82D23"/>
    <w:rsid w:val="00E83CF1"/>
    <w:rsid w:val="00E83DCA"/>
    <w:rsid w:val="00E844E0"/>
    <w:rsid w:val="00E84D13"/>
    <w:rsid w:val="00E85F48"/>
    <w:rsid w:val="00E860B9"/>
    <w:rsid w:val="00E86614"/>
    <w:rsid w:val="00E86B33"/>
    <w:rsid w:val="00E86DCF"/>
    <w:rsid w:val="00E8713D"/>
    <w:rsid w:val="00E87186"/>
    <w:rsid w:val="00E87397"/>
    <w:rsid w:val="00E875C8"/>
    <w:rsid w:val="00E87B06"/>
    <w:rsid w:val="00E9049B"/>
    <w:rsid w:val="00E904C2"/>
    <w:rsid w:val="00E90541"/>
    <w:rsid w:val="00E90634"/>
    <w:rsid w:val="00E90B15"/>
    <w:rsid w:val="00E90C76"/>
    <w:rsid w:val="00E90ECD"/>
    <w:rsid w:val="00E90ED5"/>
    <w:rsid w:val="00E91123"/>
    <w:rsid w:val="00E91AD0"/>
    <w:rsid w:val="00E91DB1"/>
    <w:rsid w:val="00E920F2"/>
    <w:rsid w:val="00E92149"/>
    <w:rsid w:val="00E9238F"/>
    <w:rsid w:val="00E9260E"/>
    <w:rsid w:val="00E92B8B"/>
    <w:rsid w:val="00E92DA3"/>
    <w:rsid w:val="00E92F58"/>
    <w:rsid w:val="00E93133"/>
    <w:rsid w:val="00E93362"/>
    <w:rsid w:val="00E933CD"/>
    <w:rsid w:val="00E93E2F"/>
    <w:rsid w:val="00E93E3A"/>
    <w:rsid w:val="00E93F5F"/>
    <w:rsid w:val="00E94344"/>
    <w:rsid w:val="00E94493"/>
    <w:rsid w:val="00E945FA"/>
    <w:rsid w:val="00E94F00"/>
    <w:rsid w:val="00E951C8"/>
    <w:rsid w:val="00E954AD"/>
    <w:rsid w:val="00E95802"/>
    <w:rsid w:val="00E95867"/>
    <w:rsid w:val="00E95AD8"/>
    <w:rsid w:val="00E95BD2"/>
    <w:rsid w:val="00E95D82"/>
    <w:rsid w:val="00E961AC"/>
    <w:rsid w:val="00E9624B"/>
    <w:rsid w:val="00E96C4A"/>
    <w:rsid w:val="00E96D32"/>
    <w:rsid w:val="00E96D51"/>
    <w:rsid w:val="00E97217"/>
    <w:rsid w:val="00E973E2"/>
    <w:rsid w:val="00E97C1D"/>
    <w:rsid w:val="00E97E64"/>
    <w:rsid w:val="00EA02D0"/>
    <w:rsid w:val="00EA02D4"/>
    <w:rsid w:val="00EA04E7"/>
    <w:rsid w:val="00EA0682"/>
    <w:rsid w:val="00EA0ACA"/>
    <w:rsid w:val="00EA1547"/>
    <w:rsid w:val="00EA1AD9"/>
    <w:rsid w:val="00EA1D02"/>
    <w:rsid w:val="00EA2025"/>
    <w:rsid w:val="00EA2D42"/>
    <w:rsid w:val="00EA2EA0"/>
    <w:rsid w:val="00EA312C"/>
    <w:rsid w:val="00EA38C1"/>
    <w:rsid w:val="00EA4108"/>
    <w:rsid w:val="00EA4171"/>
    <w:rsid w:val="00EA4279"/>
    <w:rsid w:val="00EA43E8"/>
    <w:rsid w:val="00EA44C4"/>
    <w:rsid w:val="00EA4776"/>
    <w:rsid w:val="00EA6A79"/>
    <w:rsid w:val="00EA6F6C"/>
    <w:rsid w:val="00EA7590"/>
    <w:rsid w:val="00EB01E0"/>
    <w:rsid w:val="00EB0287"/>
    <w:rsid w:val="00EB02A4"/>
    <w:rsid w:val="00EB064E"/>
    <w:rsid w:val="00EB0719"/>
    <w:rsid w:val="00EB12F2"/>
    <w:rsid w:val="00EB1593"/>
    <w:rsid w:val="00EB1D6D"/>
    <w:rsid w:val="00EB2224"/>
    <w:rsid w:val="00EB2326"/>
    <w:rsid w:val="00EB2598"/>
    <w:rsid w:val="00EB2862"/>
    <w:rsid w:val="00EB2F2C"/>
    <w:rsid w:val="00EB3BA2"/>
    <w:rsid w:val="00EB3C3D"/>
    <w:rsid w:val="00EB3C40"/>
    <w:rsid w:val="00EB43F1"/>
    <w:rsid w:val="00EB43FB"/>
    <w:rsid w:val="00EB4576"/>
    <w:rsid w:val="00EB470C"/>
    <w:rsid w:val="00EB481A"/>
    <w:rsid w:val="00EB4831"/>
    <w:rsid w:val="00EB4A38"/>
    <w:rsid w:val="00EB4C72"/>
    <w:rsid w:val="00EB4EA8"/>
    <w:rsid w:val="00EB533C"/>
    <w:rsid w:val="00EB54C8"/>
    <w:rsid w:val="00EB573C"/>
    <w:rsid w:val="00EB5D79"/>
    <w:rsid w:val="00EB6021"/>
    <w:rsid w:val="00EB60C7"/>
    <w:rsid w:val="00EB65FF"/>
    <w:rsid w:val="00EB69E5"/>
    <w:rsid w:val="00EB7065"/>
    <w:rsid w:val="00EB7789"/>
    <w:rsid w:val="00EB7847"/>
    <w:rsid w:val="00EB7AEC"/>
    <w:rsid w:val="00EB7D6A"/>
    <w:rsid w:val="00EB7D73"/>
    <w:rsid w:val="00EB7FC7"/>
    <w:rsid w:val="00EC01E1"/>
    <w:rsid w:val="00EC0CF4"/>
    <w:rsid w:val="00EC0F21"/>
    <w:rsid w:val="00EC1052"/>
    <w:rsid w:val="00EC12D0"/>
    <w:rsid w:val="00EC1321"/>
    <w:rsid w:val="00EC1737"/>
    <w:rsid w:val="00EC1946"/>
    <w:rsid w:val="00EC1B5A"/>
    <w:rsid w:val="00EC1DFB"/>
    <w:rsid w:val="00EC1ED1"/>
    <w:rsid w:val="00EC2992"/>
    <w:rsid w:val="00EC2AEF"/>
    <w:rsid w:val="00EC2F06"/>
    <w:rsid w:val="00EC2F25"/>
    <w:rsid w:val="00EC332E"/>
    <w:rsid w:val="00EC3855"/>
    <w:rsid w:val="00EC38C7"/>
    <w:rsid w:val="00EC3FFE"/>
    <w:rsid w:val="00EC4308"/>
    <w:rsid w:val="00EC4520"/>
    <w:rsid w:val="00EC4A9F"/>
    <w:rsid w:val="00EC4CB6"/>
    <w:rsid w:val="00EC570A"/>
    <w:rsid w:val="00EC5E04"/>
    <w:rsid w:val="00EC5ED6"/>
    <w:rsid w:val="00EC616B"/>
    <w:rsid w:val="00EC622B"/>
    <w:rsid w:val="00EC62D0"/>
    <w:rsid w:val="00EC6704"/>
    <w:rsid w:val="00EC6D5F"/>
    <w:rsid w:val="00EC6DAF"/>
    <w:rsid w:val="00EC71CF"/>
    <w:rsid w:val="00EC774B"/>
    <w:rsid w:val="00EC7910"/>
    <w:rsid w:val="00EC7E57"/>
    <w:rsid w:val="00ED0188"/>
    <w:rsid w:val="00ED020C"/>
    <w:rsid w:val="00ED027D"/>
    <w:rsid w:val="00ED0585"/>
    <w:rsid w:val="00ED061F"/>
    <w:rsid w:val="00ED0673"/>
    <w:rsid w:val="00ED11A8"/>
    <w:rsid w:val="00ED14B6"/>
    <w:rsid w:val="00ED17A3"/>
    <w:rsid w:val="00ED1AA2"/>
    <w:rsid w:val="00ED1C4B"/>
    <w:rsid w:val="00ED2953"/>
    <w:rsid w:val="00ED2A02"/>
    <w:rsid w:val="00ED2AFA"/>
    <w:rsid w:val="00ED2B9A"/>
    <w:rsid w:val="00ED2CC6"/>
    <w:rsid w:val="00ED2E75"/>
    <w:rsid w:val="00ED2F87"/>
    <w:rsid w:val="00ED32C8"/>
    <w:rsid w:val="00ED37A4"/>
    <w:rsid w:val="00ED3E7B"/>
    <w:rsid w:val="00ED4078"/>
    <w:rsid w:val="00ED4376"/>
    <w:rsid w:val="00ED43AF"/>
    <w:rsid w:val="00ED4474"/>
    <w:rsid w:val="00ED4946"/>
    <w:rsid w:val="00ED4960"/>
    <w:rsid w:val="00ED51F0"/>
    <w:rsid w:val="00ED5334"/>
    <w:rsid w:val="00ED534A"/>
    <w:rsid w:val="00ED53FF"/>
    <w:rsid w:val="00ED56BD"/>
    <w:rsid w:val="00ED5CAC"/>
    <w:rsid w:val="00ED5D60"/>
    <w:rsid w:val="00ED709D"/>
    <w:rsid w:val="00ED748B"/>
    <w:rsid w:val="00ED74EE"/>
    <w:rsid w:val="00ED7757"/>
    <w:rsid w:val="00EE00A0"/>
    <w:rsid w:val="00EE0337"/>
    <w:rsid w:val="00EE09C5"/>
    <w:rsid w:val="00EE0C75"/>
    <w:rsid w:val="00EE11DE"/>
    <w:rsid w:val="00EE1598"/>
    <w:rsid w:val="00EE16D9"/>
    <w:rsid w:val="00EE17E3"/>
    <w:rsid w:val="00EE1C7F"/>
    <w:rsid w:val="00EE2009"/>
    <w:rsid w:val="00EE24F5"/>
    <w:rsid w:val="00EE296C"/>
    <w:rsid w:val="00EE2E68"/>
    <w:rsid w:val="00EE2FEE"/>
    <w:rsid w:val="00EE3559"/>
    <w:rsid w:val="00EE3E09"/>
    <w:rsid w:val="00EE42F4"/>
    <w:rsid w:val="00EE450A"/>
    <w:rsid w:val="00EE4D59"/>
    <w:rsid w:val="00EE502F"/>
    <w:rsid w:val="00EE5746"/>
    <w:rsid w:val="00EE57A6"/>
    <w:rsid w:val="00EE5A05"/>
    <w:rsid w:val="00EE5A62"/>
    <w:rsid w:val="00EE5B4F"/>
    <w:rsid w:val="00EE5DB8"/>
    <w:rsid w:val="00EE604D"/>
    <w:rsid w:val="00EE64E4"/>
    <w:rsid w:val="00EE655E"/>
    <w:rsid w:val="00EE681F"/>
    <w:rsid w:val="00EE687A"/>
    <w:rsid w:val="00EE6A54"/>
    <w:rsid w:val="00EE7657"/>
    <w:rsid w:val="00EE7AC6"/>
    <w:rsid w:val="00EE7EC7"/>
    <w:rsid w:val="00EF02CE"/>
    <w:rsid w:val="00EF062D"/>
    <w:rsid w:val="00EF0AF6"/>
    <w:rsid w:val="00EF0CF4"/>
    <w:rsid w:val="00EF110B"/>
    <w:rsid w:val="00EF11E8"/>
    <w:rsid w:val="00EF1396"/>
    <w:rsid w:val="00EF1ECE"/>
    <w:rsid w:val="00EF20A0"/>
    <w:rsid w:val="00EF2558"/>
    <w:rsid w:val="00EF2E2A"/>
    <w:rsid w:val="00EF3551"/>
    <w:rsid w:val="00EF36ED"/>
    <w:rsid w:val="00EF45C2"/>
    <w:rsid w:val="00EF46CF"/>
    <w:rsid w:val="00EF4C7C"/>
    <w:rsid w:val="00EF4E92"/>
    <w:rsid w:val="00EF4FD8"/>
    <w:rsid w:val="00EF52C1"/>
    <w:rsid w:val="00EF5413"/>
    <w:rsid w:val="00EF54EB"/>
    <w:rsid w:val="00EF5803"/>
    <w:rsid w:val="00EF5F01"/>
    <w:rsid w:val="00EF6187"/>
    <w:rsid w:val="00EF62BB"/>
    <w:rsid w:val="00EF6A73"/>
    <w:rsid w:val="00EF6B5F"/>
    <w:rsid w:val="00EF72EF"/>
    <w:rsid w:val="00EF7641"/>
    <w:rsid w:val="00EF7FE9"/>
    <w:rsid w:val="00F000C6"/>
    <w:rsid w:val="00F00224"/>
    <w:rsid w:val="00F0043E"/>
    <w:rsid w:val="00F0047C"/>
    <w:rsid w:val="00F0091D"/>
    <w:rsid w:val="00F00A81"/>
    <w:rsid w:val="00F0189E"/>
    <w:rsid w:val="00F01B8C"/>
    <w:rsid w:val="00F01DDC"/>
    <w:rsid w:val="00F021D1"/>
    <w:rsid w:val="00F026DD"/>
    <w:rsid w:val="00F02AC3"/>
    <w:rsid w:val="00F02F95"/>
    <w:rsid w:val="00F03191"/>
    <w:rsid w:val="00F03237"/>
    <w:rsid w:val="00F03482"/>
    <w:rsid w:val="00F03ADC"/>
    <w:rsid w:val="00F03B12"/>
    <w:rsid w:val="00F03E99"/>
    <w:rsid w:val="00F04097"/>
    <w:rsid w:val="00F05583"/>
    <w:rsid w:val="00F05680"/>
    <w:rsid w:val="00F059D5"/>
    <w:rsid w:val="00F05F1D"/>
    <w:rsid w:val="00F05F4A"/>
    <w:rsid w:val="00F061A0"/>
    <w:rsid w:val="00F06300"/>
    <w:rsid w:val="00F06338"/>
    <w:rsid w:val="00F0690C"/>
    <w:rsid w:val="00F07199"/>
    <w:rsid w:val="00F078C8"/>
    <w:rsid w:val="00F079D0"/>
    <w:rsid w:val="00F07ABD"/>
    <w:rsid w:val="00F10007"/>
    <w:rsid w:val="00F106A5"/>
    <w:rsid w:val="00F1070B"/>
    <w:rsid w:val="00F107D7"/>
    <w:rsid w:val="00F10E19"/>
    <w:rsid w:val="00F11057"/>
    <w:rsid w:val="00F1113C"/>
    <w:rsid w:val="00F1148D"/>
    <w:rsid w:val="00F11718"/>
    <w:rsid w:val="00F11AF0"/>
    <w:rsid w:val="00F11C3E"/>
    <w:rsid w:val="00F11DD5"/>
    <w:rsid w:val="00F11E3A"/>
    <w:rsid w:val="00F12437"/>
    <w:rsid w:val="00F1275C"/>
    <w:rsid w:val="00F12B26"/>
    <w:rsid w:val="00F12D93"/>
    <w:rsid w:val="00F130B2"/>
    <w:rsid w:val="00F131D6"/>
    <w:rsid w:val="00F132BE"/>
    <w:rsid w:val="00F13383"/>
    <w:rsid w:val="00F13738"/>
    <w:rsid w:val="00F13F6E"/>
    <w:rsid w:val="00F14070"/>
    <w:rsid w:val="00F154FB"/>
    <w:rsid w:val="00F1573E"/>
    <w:rsid w:val="00F1577D"/>
    <w:rsid w:val="00F15DE6"/>
    <w:rsid w:val="00F16299"/>
    <w:rsid w:val="00F166A7"/>
    <w:rsid w:val="00F169F6"/>
    <w:rsid w:val="00F16D8E"/>
    <w:rsid w:val="00F16E43"/>
    <w:rsid w:val="00F17472"/>
    <w:rsid w:val="00F1763F"/>
    <w:rsid w:val="00F17681"/>
    <w:rsid w:val="00F178ED"/>
    <w:rsid w:val="00F20031"/>
    <w:rsid w:val="00F2038C"/>
    <w:rsid w:val="00F2047B"/>
    <w:rsid w:val="00F207B9"/>
    <w:rsid w:val="00F2085E"/>
    <w:rsid w:val="00F21917"/>
    <w:rsid w:val="00F21D69"/>
    <w:rsid w:val="00F21DBE"/>
    <w:rsid w:val="00F21DD8"/>
    <w:rsid w:val="00F220E3"/>
    <w:rsid w:val="00F229BA"/>
    <w:rsid w:val="00F22B4B"/>
    <w:rsid w:val="00F22F58"/>
    <w:rsid w:val="00F2303A"/>
    <w:rsid w:val="00F233C4"/>
    <w:rsid w:val="00F2358F"/>
    <w:rsid w:val="00F2396B"/>
    <w:rsid w:val="00F23BF0"/>
    <w:rsid w:val="00F240C4"/>
    <w:rsid w:val="00F2432D"/>
    <w:rsid w:val="00F24689"/>
    <w:rsid w:val="00F2484E"/>
    <w:rsid w:val="00F24B14"/>
    <w:rsid w:val="00F24CAC"/>
    <w:rsid w:val="00F24CC7"/>
    <w:rsid w:val="00F24FEE"/>
    <w:rsid w:val="00F2514F"/>
    <w:rsid w:val="00F25616"/>
    <w:rsid w:val="00F25A94"/>
    <w:rsid w:val="00F25EB8"/>
    <w:rsid w:val="00F26687"/>
    <w:rsid w:val="00F26708"/>
    <w:rsid w:val="00F268BD"/>
    <w:rsid w:val="00F272AC"/>
    <w:rsid w:val="00F27461"/>
    <w:rsid w:val="00F274A8"/>
    <w:rsid w:val="00F275A5"/>
    <w:rsid w:val="00F275A6"/>
    <w:rsid w:val="00F27CBC"/>
    <w:rsid w:val="00F27CDE"/>
    <w:rsid w:val="00F301FF"/>
    <w:rsid w:val="00F304FA"/>
    <w:rsid w:val="00F307CB"/>
    <w:rsid w:val="00F31156"/>
    <w:rsid w:val="00F312CB"/>
    <w:rsid w:val="00F31737"/>
    <w:rsid w:val="00F31792"/>
    <w:rsid w:val="00F32052"/>
    <w:rsid w:val="00F320D5"/>
    <w:rsid w:val="00F3253D"/>
    <w:rsid w:val="00F32650"/>
    <w:rsid w:val="00F326C0"/>
    <w:rsid w:val="00F32728"/>
    <w:rsid w:val="00F329C2"/>
    <w:rsid w:val="00F32E55"/>
    <w:rsid w:val="00F3336C"/>
    <w:rsid w:val="00F33516"/>
    <w:rsid w:val="00F33868"/>
    <w:rsid w:val="00F33932"/>
    <w:rsid w:val="00F343EB"/>
    <w:rsid w:val="00F34477"/>
    <w:rsid w:val="00F34510"/>
    <w:rsid w:val="00F348E9"/>
    <w:rsid w:val="00F349C3"/>
    <w:rsid w:val="00F34B21"/>
    <w:rsid w:val="00F35045"/>
    <w:rsid w:val="00F35335"/>
    <w:rsid w:val="00F3541E"/>
    <w:rsid w:val="00F35492"/>
    <w:rsid w:val="00F35739"/>
    <w:rsid w:val="00F357B9"/>
    <w:rsid w:val="00F35B54"/>
    <w:rsid w:val="00F35C95"/>
    <w:rsid w:val="00F35F43"/>
    <w:rsid w:val="00F369E4"/>
    <w:rsid w:val="00F36CB5"/>
    <w:rsid w:val="00F36FC6"/>
    <w:rsid w:val="00F372DD"/>
    <w:rsid w:val="00F372E6"/>
    <w:rsid w:val="00F3746B"/>
    <w:rsid w:val="00F374F6"/>
    <w:rsid w:val="00F375C5"/>
    <w:rsid w:val="00F40269"/>
    <w:rsid w:val="00F40F2A"/>
    <w:rsid w:val="00F418DD"/>
    <w:rsid w:val="00F41ADA"/>
    <w:rsid w:val="00F41C25"/>
    <w:rsid w:val="00F420D9"/>
    <w:rsid w:val="00F42137"/>
    <w:rsid w:val="00F421E4"/>
    <w:rsid w:val="00F424C8"/>
    <w:rsid w:val="00F425BD"/>
    <w:rsid w:val="00F42718"/>
    <w:rsid w:val="00F42A43"/>
    <w:rsid w:val="00F43954"/>
    <w:rsid w:val="00F43A91"/>
    <w:rsid w:val="00F43C91"/>
    <w:rsid w:val="00F43FF8"/>
    <w:rsid w:val="00F4417A"/>
    <w:rsid w:val="00F447CB"/>
    <w:rsid w:val="00F449ED"/>
    <w:rsid w:val="00F44D00"/>
    <w:rsid w:val="00F4522E"/>
    <w:rsid w:val="00F45908"/>
    <w:rsid w:val="00F45D82"/>
    <w:rsid w:val="00F45D99"/>
    <w:rsid w:val="00F45F4F"/>
    <w:rsid w:val="00F463AF"/>
    <w:rsid w:val="00F46A3F"/>
    <w:rsid w:val="00F46BF9"/>
    <w:rsid w:val="00F4717F"/>
    <w:rsid w:val="00F478FE"/>
    <w:rsid w:val="00F479D7"/>
    <w:rsid w:val="00F47ADC"/>
    <w:rsid w:val="00F50295"/>
    <w:rsid w:val="00F50B53"/>
    <w:rsid w:val="00F51662"/>
    <w:rsid w:val="00F51A13"/>
    <w:rsid w:val="00F51CD5"/>
    <w:rsid w:val="00F51E41"/>
    <w:rsid w:val="00F5203D"/>
    <w:rsid w:val="00F528E3"/>
    <w:rsid w:val="00F52B8F"/>
    <w:rsid w:val="00F52F4F"/>
    <w:rsid w:val="00F52FFB"/>
    <w:rsid w:val="00F53802"/>
    <w:rsid w:val="00F53B53"/>
    <w:rsid w:val="00F543EE"/>
    <w:rsid w:val="00F54A6C"/>
    <w:rsid w:val="00F5612A"/>
    <w:rsid w:val="00F56255"/>
    <w:rsid w:val="00F5627A"/>
    <w:rsid w:val="00F56718"/>
    <w:rsid w:val="00F569C5"/>
    <w:rsid w:val="00F56B78"/>
    <w:rsid w:val="00F56D75"/>
    <w:rsid w:val="00F56FC1"/>
    <w:rsid w:val="00F570FE"/>
    <w:rsid w:val="00F57542"/>
    <w:rsid w:val="00F575EB"/>
    <w:rsid w:val="00F57FA4"/>
    <w:rsid w:val="00F60056"/>
    <w:rsid w:val="00F602AD"/>
    <w:rsid w:val="00F60448"/>
    <w:rsid w:val="00F60887"/>
    <w:rsid w:val="00F611C4"/>
    <w:rsid w:val="00F614A3"/>
    <w:rsid w:val="00F61564"/>
    <w:rsid w:val="00F61716"/>
    <w:rsid w:val="00F617A8"/>
    <w:rsid w:val="00F62398"/>
    <w:rsid w:val="00F62713"/>
    <w:rsid w:val="00F6286C"/>
    <w:rsid w:val="00F629EF"/>
    <w:rsid w:val="00F62A25"/>
    <w:rsid w:val="00F62D64"/>
    <w:rsid w:val="00F63064"/>
    <w:rsid w:val="00F63115"/>
    <w:rsid w:val="00F6387D"/>
    <w:rsid w:val="00F63E61"/>
    <w:rsid w:val="00F643CE"/>
    <w:rsid w:val="00F65128"/>
    <w:rsid w:val="00F65FA0"/>
    <w:rsid w:val="00F6619C"/>
    <w:rsid w:val="00F661D7"/>
    <w:rsid w:val="00F663DB"/>
    <w:rsid w:val="00F66DAA"/>
    <w:rsid w:val="00F67340"/>
    <w:rsid w:val="00F67758"/>
    <w:rsid w:val="00F6783A"/>
    <w:rsid w:val="00F67A68"/>
    <w:rsid w:val="00F70181"/>
    <w:rsid w:val="00F702E4"/>
    <w:rsid w:val="00F70767"/>
    <w:rsid w:val="00F709BE"/>
    <w:rsid w:val="00F70BC1"/>
    <w:rsid w:val="00F70BC5"/>
    <w:rsid w:val="00F7144D"/>
    <w:rsid w:val="00F71542"/>
    <w:rsid w:val="00F71F70"/>
    <w:rsid w:val="00F720BF"/>
    <w:rsid w:val="00F72807"/>
    <w:rsid w:val="00F72ECD"/>
    <w:rsid w:val="00F72F96"/>
    <w:rsid w:val="00F731CA"/>
    <w:rsid w:val="00F734E1"/>
    <w:rsid w:val="00F73654"/>
    <w:rsid w:val="00F73773"/>
    <w:rsid w:val="00F73B23"/>
    <w:rsid w:val="00F73E2B"/>
    <w:rsid w:val="00F74141"/>
    <w:rsid w:val="00F74313"/>
    <w:rsid w:val="00F7472B"/>
    <w:rsid w:val="00F74B90"/>
    <w:rsid w:val="00F74BC1"/>
    <w:rsid w:val="00F74C8B"/>
    <w:rsid w:val="00F74DDB"/>
    <w:rsid w:val="00F75449"/>
    <w:rsid w:val="00F75630"/>
    <w:rsid w:val="00F75C14"/>
    <w:rsid w:val="00F75C8B"/>
    <w:rsid w:val="00F76467"/>
    <w:rsid w:val="00F7647A"/>
    <w:rsid w:val="00F76673"/>
    <w:rsid w:val="00F76751"/>
    <w:rsid w:val="00F767DC"/>
    <w:rsid w:val="00F76904"/>
    <w:rsid w:val="00F76916"/>
    <w:rsid w:val="00F76C83"/>
    <w:rsid w:val="00F76E59"/>
    <w:rsid w:val="00F770CC"/>
    <w:rsid w:val="00F77176"/>
    <w:rsid w:val="00F77332"/>
    <w:rsid w:val="00F7759A"/>
    <w:rsid w:val="00F7785A"/>
    <w:rsid w:val="00F778D1"/>
    <w:rsid w:val="00F77D01"/>
    <w:rsid w:val="00F77F40"/>
    <w:rsid w:val="00F8005B"/>
    <w:rsid w:val="00F802CF"/>
    <w:rsid w:val="00F806C3"/>
    <w:rsid w:val="00F8075C"/>
    <w:rsid w:val="00F8081C"/>
    <w:rsid w:val="00F80B0D"/>
    <w:rsid w:val="00F80B92"/>
    <w:rsid w:val="00F80BC3"/>
    <w:rsid w:val="00F80CFC"/>
    <w:rsid w:val="00F8181D"/>
    <w:rsid w:val="00F81B4B"/>
    <w:rsid w:val="00F822DA"/>
    <w:rsid w:val="00F82901"/>
    <w:rsid w:val="00F82CC2"/>
    <w:rsid w:val="00F83452"/>
    <w:rsid w:val="00F83691"/>
    <w:rsid w:val="00F83779"/>
    <w:rsid w:val="00F83BB4"/>
    <w:rsid w:val="00F83BD4"/>
    <w:rsid w:val="00F83F9B"/>
    <w:rsid w:val="00F8409E"/>
    <w:rsid w:val="00F84552"/>
    <w:rsid w:val="00F847FE"/>
    <w:rsid w:val="00F85242"/>
    <w:rsid w:val="00F85606"/>
    <w:rsid w:val="00F85A18"/>
    <w:rsid w:val="00F85A42"/>
    <w:rsid w:val="00F85D05"/>
    <w:rsid w:val="00F86194"/>
    <w:rsid w:val="00F8688D"/>
    <w:rsid w:val="00F8694E"/>
    <w:rsid w:val="00F86D5F"/>
    <w:rsid w:val="00F86EC8"/>
    <w:rsid w:val="00F86EE1"/>
    <w:rsid w:val="00F87288"/>
    <w:rsid w:val="00F872B5"/>
    <w:rsid w:val="00F8775D"/>
    <w:rsid w:val="00F87A4E"/>
    <w:rsid w:val="00F90247"/>
    <w:rsid w:val="00F90AA7"/>
    <w:rsid w:val="00F90D56"/>
    <w:rsid w:val="00F90FC1"/>
    <w:rsid w:val="00F9102E"/>
    <w:rsid w:val="00F91257"/>
    <w:rsid w:val="00F91576"/>
    <w:rsid w:val="00F918AD"/>
    <w:rsid w:val="00F919AA"/>
    <w:rsid w:val="00F9241A"/>
    <w:rsid w:val="00F9276A"/>
    <w:rsid w:val="00F92FDE"/>
    <w:rsid w:val="00F934B1"/>
    <w:rsid w:val="00F93B33"/>
    <w:rsid w:val="00F93C0A"/>
    <w:rsid w:val="00F9402E"/>
    <w:rsid w:val="00F94471"/>
    <w:rsid w:val="00F945A2"/>
    <w:rsid w:val="00F946CA"/>
    <w:rsid w:val="00F94992"/>
    <w:rsid w:val="00F94B52"/>
    <w:rsid w:val="00F94D1E"/>
    <w:rsid w:val="00F94EE5"/>
    <w:rsid w:val="00F951D2"/>
    <w:rsid w:val="00F95732"/>
    <w:rsid w:val="00F95B2B"/>
    <w:rsid w:val="00F95B39"/>
    <w:rsid w:val="00F95C46"/>
    <w:rsid w:val="00F95E6F"/>
    <w:rsid w:val="00F961BB"/>
    <w:rsid w:val="00F9651D"/>
    <w:rsid w:val="00F96C4A"/>
    <w:rsid w:val="00F96D0F"/>
    <w:rsid w:val="00F96E5E"/>
    <w:rsid w:val="00F9701B"/>
    <w:rsid w:val="00F970D6"/>
    <w:rsid w:val="00F97CAA"/>
    <w:rsid w:val="00FA02AF"/>
    <w:rsid w:val="00FA0465"/>
    <w:rsid w:val="00FA0A6B"/>
    <w:rsid w:val="00FA15E4"/>
    <w:rsid w:val="00FA186C"/>
    <w:rsid w:val="00FA1931"/>
    <w:rsid w:val="00FA1B4B"/>
    <w:rsid w:val="00FA253F"/>
    <w:rsid w:val="00FA2C5F"/>
    <w:rsid w:val="00FA2E63"/>
    <w:rsid w:val="00FA2E86"/>
    <w:rsid w:val="00FA3064"/>
    <w:rsid w:val="00FA30AE"/>
    <w:rsid w:val="00FA33C0"/>
    <w:rsid w:val="00FA35F5"/>
    <w:rsid w:val="00FA3672"/>
    <w:rsid w:val="00FA3B85"/>
    <w:rsid w:val="00FA3E77"/>
    <w:rsid w:val="00FA4184"/>
    <w:rsid w:val="00FA4445"/>
    <w:rsid w:val="00FA4874"/>
    <w:rsid w:val="00FA4BCE"/>
    <w:rsid w:val="00FA4DB0"/>
    <w:rsid w:val="00FA4FF6"/>
    <w:rsid w:val="00FA5B0C"/>
    <w:rsid w:val="00FA5BD4"/>
    <w:rsid w:val="00FA5D6C"/>
    <w:rsid w:val="00FA6257"/>
    <w:rsid w:val="00FA7123"/>
    <w:rsid w:val="00FA7389"/>
    <w:rsid w:val="00FA742B"/>
    <w:rsid w:val="00FA756D"/>
    <w:rsid w:val="00FA763B"/>
    <w:rsid w:val="00FA76D9"/>
    <w:rsid w:val="00FA76F3"/>
    <w:rsid w:val="00FB048C"/>
    <w:rsid w:val="00FB0DD7"/>
    <w:rsid w:val="00FB0F43"/>
    <w:rsid w:val="00FB1417"/>
    <w:rsid w:val="00FB19ED"/>
    <w:rsid w:val="00FB27EE"/>
    <w:rsid w:val="00FB2A52"/>
    <w:rsid w:val="00FB309C"/>
    <w:rsid w:val="00FB32CB"/>
    <w:rsid w:val="00FB3459"/>
    <w:rsid w:val="00FB3541"/>
    <w:rsid w:val="00FB3579"/>
    <w:rsid w:val="00FB36CB"/>
    <w:rsid w:val="00FB3E8A"/>
    <w:rsid w:val="00FB4267"/>
    <w:rsid w:val="00FB436B"/>
    <w:rsid w:val="00FB47B3"/>
    <w:rsid w:val="00FB4D17"/>
    <w:rsid w:val="00FB4F3A"/>
    <w:rsid w:val="00FB5BA1"/>
    <w:rsid w:val="00FB5E97"/>
    <w:rsid w:val="00FB66E3"/>
    <w:rsid w:val="00FB683D"/>
    <w:rsid w:val="00FB70E5"/>
    <w:rsid w:val="00FB723F"/>
    <w:rsid w:val="00FB73D4"/>
    <w:rsid w:val="00FB796A"/>
    <w:rsid w:val="00FB7A5B"/>
    <w:rsid w:val="00FB7C2C"/>
    <w:rsid w:val="00FC070B"/>
    <w:rsid w:val="00FC0B50"/>
    <w:rsid w:val="00FC0DE2"/>
    <w:rsid w:val="00FC10F8"/>
    <w:rsid w:val="00FC1213"/>
    <w:rsid w:val="00FC1240"/>
    <w:rsid w:val="00FC13F7"/>
    <w:rsid w:val="00FC1435"/>
    <w:rsid w:val="00FC1604"/>
    <w:rsid w:val="00FC1666"/>
    <w:rsid w:val="00FC16EC"/>
    <w:rsid w:val="00FC1AA2"/>
    <w:rsid w:val="00FC1B5E"/>
    <w:rsid w:val="00FC1BD4"/>
    <w:rsid w:val="00FC1F37"/>
    <w:rsid w:val="00FC2022"/>
    <w:rsid w:val="00FC26FF"/>
    <w:rsid w:val="00FC3035"/>
    <w:rsid w:val="00FC333D"/>
    <w:rsid w:val="00FC3678"/>
    <w:rsid w:val="00FC38B6"/>
    <w:rsid w:val="00FC4390"/>
    <w:rsid w:val="00FC4456"/>
    <w:rsid w:val="00FC4CA9"/>
    <w:rsid w:val="00FC4D1C"/>
    <w:rsid w:val="00FC4F7C"/>
    <w:rsid w:val="00FC51D7"/>
    <w:rsid w:val="00FC5378"/>
    <w:rsid w:val="00FC57B4"/>
    <w:rsid w:val="00FC5FD5"/>
    <w:rsid w:val="00FC62B2"/>
    <w:rsid w:val="00FC648B"/>
    <w:rsid w:val="00FC6ADE"/>
    <w:rsid w:val="00FC6C0B"/>
    <w:rsid w:val="00FC723C"/>
    <w:rsid w:val="00FC73E9"/>
    <w:rsid w:val="00FC7D6F"/>
    <w:rsid w:val="00FD01EC"/>
    <w:rsid w:val="00FD0268"/>
    <w:rsid w:val="00FD035B"/>
    <w:rsid w:val="00FD05CD"/>
    <w:rsid w:val="00FD06AD"/>
    <w:rsid w:val="00FD088D"/>
    <w:rsid w:val="00FD19D5"/>
    <w:rsid w:val="00FD1F28"/>
    <w:rsid w:val="00FD1FB1"/>
    <w:rsid w:val="00FD1FF6"/>
    <w:rsid w:val="00FD20B6"/>
    <w:rsid w:val="00FD2266"/>
    <w:rsid w:val="00FD22B7"/>
    <w:rsid w:val="00FD28A2"/>
    <w:rsid w:val="00FD2BD9"/>
    <w:rsid w:val="00FD3002"/>
    <w:rsid w:val="00FD321A"/>
    <w:rsid w:val="00FD3396"/>
    <w:rsid w:val="00FD34DA"/>
    <w:rsid w:val="00FD3BF0"/>
    <w:rsid w:val="00FD450E"/>
    <w:rsid w:val="00FD512C"/>
    <w:rsid w:val="00FD52A5"/>
    <w:rsid w:val="00FD5438"/>
    <w:rsid w:val="00FD5840"/>
    <w:rsid w:val="00FD5D57"/>
    <w:rsid w:val="00FD6251"/>
    <w:rsid w:val="00FD6289"/>
    <w:rsid w:val="00FD6382"/>
    <w:rsid w:val="00FD65DC"/>
    <w:rsid w:val="00FD6D69"/>
    <w:rsid w:val="00FD6E00"/>
    <w:rsid w:val="00FD6E39"/>
    <w:rsid w:val="00FD72B5"/>
    <w:rsid w:val="00FD7340"/>
    <w:rsid w:val="00FD750D"/>
    <w:rsid w:val="00FD7607"/>
    <w:rsid w:val="00FD7AB8"/>
    <w:rsid w:val="00FD7B8B"/>
    <w:rsid w:val="00FD7BEE"/>
    <w:rsid w:val="00FE008B"/>
    <w:rsid w:val="00FE14BE"/>
    <w:rsid w:val="00FE150D"/>
    <w:rsid w:val="00FE1D37"/>
    <w:rsid w:val="00FE1D76"/>
    <w:rsid w:val="00FE241C"/>
    <w:rsid w:val="00FE281F"/>
    <w:rsid w:val="00FE29F1"/>
    <w:rsid w:val="00FE2A7B"/>
    <w:rsid w:val="00FE2F5F"/>
    <w:rsid w:val="00FE2FC1"/>
    <w:rsid w:val="00FE347F"/>
    <w:rsid w:val="00FE4429"/>
    <w:rsid w:val="00FE45BD"/>
    <w:rsid w:val="00FE4747"/>
    <w:rsid w:val="00FE4F6B"/>
    <w:rsid w:val="00FE5AA8"/>
    <w:rsid w:val="00FE6372"/>
    <w:rsid w:val="00FE653C"/>
    <w:rsid w:val="00FE6956"/>
    <w:rsid w:val="00FE69F6"/>
    <w:rsid w:val="00FE6DEE"/>
    <w:rsid w:val="00FE7170"/>
    <w:rsid w:val="00FE727B"/>
    <w:rsid w:val="00FE7369"/>
    <w:rsid w:val="00FE73F4"/>
    <w:rsid w:val="00FE74FF"/>
    <w:rsid w:val="00FE7566"/>
    <w:rsid w:val="00FF020F"/>
    <w:rsid w:val="00FF0395"/>
    <w:rsid w:val="00FF048D"/>
    <w:rsid w:val="00FF0A88"/>
    <w:rsid w:val="00FF0D6E"/>
    <w:rsid w:val="00FF0E2F"/>
    <w:rsid w:val="00FF10F3"/>
    <w:rsid w:val="00FF1275"/>
    <w:rsid w:val="00FF176A"/>
    <w:rsid w:val="00FF17D7"/>
    <w:rsid w:val="00FF199E"/>
    <w:rsid w:val="00FF1AA6"/>
    <w:rsid w:val="00FF1B1D"/>
    <w:rsid w:val="00FF276C"/>
    <w:rsid w:val="00FF2829"/>
    <w:rsid w:val="00FF30A6"/>
    <w:rsid w:val="00FF31F8"/>
    <w:rsid w:val="00FF32DD"/>
    <w:rsid w:val="00FF3737"/>
    <w:rsid w:val="00FF37F8"/>
    <w:rsid w:val="00FF397D"/>
    <w:rsid w:val="00FF416F"/>
    <w:rsid w:val="00FF5396"/>
    <w:rsid w:val="00FF53A0"/>
    <w:rsid w:val="00FF5513"/>
    <w:rsid w:val="00FF5882"/>
    <w:rsid w:val="00FF59A6"/>
    <w:rsid w:val="00FF59DE"/>
    <w:rsid w:val="00FF59F6"/>
    <w:rsid w:val="00FF60A6"/>
    <w:rsid w:val="00FF64D3"/>
    <w:rsid w:val="00FF69DA"/>
    <w:rsid w:val="00FF6A9B"/>
    <w:rsid w:val="00FF70F7"/>
    <w:rsid w:val="00FF7269"/>
    <w:rsid w:val="00FF74C1"/>
    <w:rsid w:val="00FF7872"/>
    <w:rsid w:val="0119AE19"/>
    <w:rsid w:val="0122E7D8"/>
    <w:rsid w:val="0129EDF1"/>
    <w:rsid w:val="013E6AC3"/>
    <w:rsid w:val="01508A08"/>
    <w:rsid w:val="015A3057"/>
    <w:rsid w:val="015D4EBF"/>
    <w:rsid w:val="015E21DA"/>
    <w:rsid w:val="018FCA01"/>
    <w:rsid w:val="0192FAFC"/>
    <w:rsid w:val="01A31702"/>
    <w:rsid w:val="01B19A8B"/>
    <w:rsid w:val="01E0EA53"/>
    <w:rsid w:val="01FFD4DD"/>
    <w:rsid w:val="021256E1"/>
    <w:rsid w:val="021C6877"/>
    <w:rsid w:val="02202C10"/>
    <w:rsid w:val="026B00CF"/>
    <w:rsid w:val="02B1CBDB"/>
    <w:rsid w:val="02BC7356"/>
    <w:rsid w:val="02BCD296"/>
    <w:rsid w:val="02C4428F"/>
    <w:rsid w:val="02D613BE"/>
    <w:rsid w:val="02D70175"/>
    <w:rsid w:val="02D8A090"/>
    <w:rsid w:val="02FF6002"/>
    <w:rsid w:val="0305BA96"/>
    <w:rsid w:val="03145CEC"/>
    <w:rsid w:val="03178A23"/>
    <w:rsid w:val="032C77AC"/>
    <w:rsid w:val="0376B8E7"/>
    <w:rsid w:val="03783DFC"/>
    <w:rsid w:val="0384F002"/>
    <w:rsid w:val="0412FDA1"/>
    <w:rsid w:val="043951D2"/>
    <w:rsid w:val="043E7B6D"/>
    <w:rsid w:val="044A6456"/>
    <w:rsid w:val="045F701B"/>
    <w:rsid w:val="04AE9882"/>
    <w:rsid w:val="04AF84A8"/>
    <w:rsid w:val="04FCC976"/>
    <w:rsid w:val="050518B9"/>
    <w:rsid w:val="0517A0EE"/>
    <w:rsid w:val="0559DFD0"/>
    <w:rsid w:val="056864DB"/>
    <w:rsid w:val="0575D233"/>
    <w:rsid w:val="059CF933"/>
    <w:rsid w:val="05A0BEDD"/>
    <w:rsid w:val="05A163D6"/>
    <w:rsid w:val="05B252EB"/>
    <w:rsid w:val="05E2851F"/>
    <w:rsid w:val="05F2C5CF"/>
    <w:rsid w:val="062ECAF1"/>
    <w:rsid w:val="0634ECE4"/>
    <w:rsid w:val="065D1C39"/>
    <w:rsid w:val="065FE9F7"/>
    <w:rsid w:val="067B099B"/>
    <w:rsid w:val="069DEE1A"/>
    <w:rsid w:val="069E3578"/>
    <w:rsid w:val="06C173AE"/>
    <w:rsid w:val="06C196D0"/>
    <w:rsid w:val="06FCFBE4"/>
    <w:rsid w:val="07069317"/>
    <w:rsid w:val="076E8928"/>
    <w:rsid w:val="077B5A8A"/>
    <w:rsid w:val="078BA9A3"/>
    <w:rsid w:val="078DF3BE"/>
    <w:rsid w:val="078FC530"/>
    <w:rsid w:val="0796F5E1"/>
    <w:rsid w:val="07B4CB7D"/>
    <w:rsid w:val="07DF9B2C"/>
    <w:rsid w:val="07E5C481"/>
    <w:rsid w:val="085FD816"/>
    <w:rsid w:val="087161EC"/>
    <w:rsid w:val="08725989"/>
    <w:rsid w:val="087BD899"/>
    <w:rsid w:val="08A7D96F"/>
    <w:rsid w:val="08C04DC5"/>
    <w:rsid w:val="08D37114"/>
    <w:rsid w:val="08D37872"/>
    <w:rsid w:val="08E1B97A"/>
    <w:rsid w:val="08E49DE1"/>
    <w:rsid w:val="08E65F3A"/>
    <w:rsid w:val="08F1D344"/>
    <w:rsid w:val="08F21ADE"/>
    <w:rsid w:val="08F30C8E"/>
    <w:rsid w:val="08F4D22B"/>
    <w:rsid w:val="090613D0"/>
    <w:rsid w:val="09064F71"/>
    <w:rsid w:val="093BB985"/>
    <w:rsid w:val="09651911"/>
    <w:rsid w:val="097365D8"/>
    <w:rsid w:val="097C078D"/>
    <w:rsid w:val="09993ADD"/>
    <w:rsid w:val="09A04D92"/>
    <w:rsid w:val="09A6B61A"/>
    <w:rsid w:val="09EFBCF2"/>
    <w:rsid w:val="0A262965"/>
    <w:rsid w:val="0A354228"/>
    <w:rsid w:val="0A4B48B9"/>
    <w:rsid w:val="0A515D14"/>
    <w:rsid w:val="0A7647AB"/>
    <w:rsid w:val="0AC02000"/>
    <w:rsid w:val="0AC4D4A5"/>
    <w:rsid w:val="0AD4231D"/>
    <w:rsid w:val="0ADC53F1"/>
    <w:rsid w:val="0AEA8C98"/>
    <w:rsid w:val="0AED6B60"/>
    <w:rsid w:val="0AEE0807"/>
    <w:rsid w:val="0AF03C73"/>
    <w:rsid w:val="0B2224D2"/>
    <w:rsid w:val="0B2AD7DA"/>
    <w:rsid w:val="0BD725E6"/>
    <w:rsid w:val="0C6F11D4"/>
    <w:rsid w:val="0C7AEEC0"/>
    <w:rsid w:val="0C889075"/>
    <w:rsid w:val="0CB5A5B9"/>
    <w:rsid w:val="0CB6C021"/>
    <w:rsid w:val="0CBE05A7"/>
    <w:rsid w:val="0CFB5BEB"/>
    <w:rsid w:val="0D3125B6"/>
    <w:rsid w:val="0D330879"/>
    <w:rsid w:val="0D512567"/>
    <w:rsid w:val="0D52AE9C"/>
    <w:rsid w:val="0D5DB421"/>
    <w:rsid w:val="0D68A01B"/>
    <w:rsid w:val="0D7575C0"/>
    <w:rsid w:val="0D8E1F53"/>
    <w:rsid w:val="0D95782D"/>
    <w:rsid w:val="0D98E234"/>
    <w:rsid w:val="0D9AA789"/>
    <w:rsid w:val="0DB1FF54"/>
    <w:rsid w:val="0DC551AB"/>
    <w:rsid w:val="0DD506D7"/>
    <w:rsid w:val="0DE1C72C"/>
    <w:rsid w:val="0DE5DE28"/>
    <w:rsid w:val="0E1147B8"/>
    <w:rsid w:val="0E14AF36"/>
    <w:rsid w:val="0E19136C"/>
    <w:rsid w:val="0E30C0D1"/>
    <w:rsid w:val="0EC49CD6"/>
    <w:rsid w:val="0EE21198"/>
    <w:rsid w:val="0EEA2D36"/>
    <w:rsid w:val="0EEAB41D"/>
    <w:rsid w:val="0EF7D2D4"/>
    <w:rsid w:val="0F2937FE"/>
    <w:rsid w:val="0F35C534"/>
    <w:rsid w:val="0F9C4872"/>
    <w:rsid w:val="0FDF3AC7"/>
    <w:rsid w:val="101F08B9"/>
    <w:rsid w:val="102FA3D6"/>
    <w:rsid w:val="103754C9"/>
    <w:rsid w:val="10380781"/>
    <w:rsid w:val="104F3E59"/>
    <w:rsid w:val="10576637"/>
    <w:rsid w:val="1074A30E"/>
    <w:rsid w:val="10933724"/>
    <w:rsid w:val="10A5C28F"/>
    <w:rsid w:val="10CBD3E4"/>
    <w:rsid w:val="10DB4813"/>
    <w:rsid w:val="10DC8D8E"/>
    <w:rsid w:val="10E5FF06"/>
    <w:rsid w:val="1100E846"/>
    <w:rsid w:val="11173193"/>
    <w:rsid w:val="11226E1C"/>
    <w:rsid w:val="1126B52F"/>
    <w:rsid w:val="115F60B9"/>
    <w:rsid w:val="116D3116"/>
    <w:rsid w:val="1197D958"/>
    <w:rsid w:val="11981305"/>
    <w:rsid w:val="11A7C499"/>
    <w:rsid w:val="11C545A5"/>
    <w:rsid w:val="11D4413A"/>
    <w:rsid w:val="12088794"/>
    <w:rsid w:val="121627FF"/>
    <w:rsid w:val="12219062"/>
    <w:rsid w:val="123A5BFC"/>
    <w:rsid w:val="124AD231"/>
    <w:rsid w:val="125B60A3"/>
    <w:rsid w:val="1263688B"/>
    <w:rsid w:val="1273FEC6"/>
    <w:rsid w:val="12767BAD"/>
    <w:rsid w:val="12824A51"/>
    <w:rsid w:val="129DCBBC"/>
    <w:rsid w:val="12B466D4"/>
    <w:rsid w:val="12B56FC4"/>
    <w:rsid w:val="12D1726E"/>
    <w:rsid w:val="12F3A7A5"/>
    <w:rsid w:val="12F4D1B4"/>
    <w:rsid w:val="13046272"/>
    <w:rsid w:val="130B7EE7"/>
    <w:rsid w:val="13163346"/>
    <w:rsid w:val="1325887D"/>
    <w:rsid w:val="1325FB4D"/>
    <w:rsid w:val="133FFFDD"/>
    <w:rsid w:val="13AE4A66"/>
    <w:rsid w:val="13B3DD23"/>
    <w:rsid w:val="13B73998"/>
    <w:rsid w:val="13B95F0D"/>
    <w:rsid w:val="13ED5A76"/>
    <w:rsid w:val="140441C8"/>
    <w:rsid w:val="1428EB9E"/>
    <w:rsid w:val="143F06B7"/>
    <w:rsid w:val="14A1A905"/>
    <w:rsid w:val="14D59924"/>
    <w:rsid w:val="150C83EC"/>
    <w:rsid w:val="15146119"/>
    <w:rsid w:val="151F242A"/>
    <w:rsid w:val="15225C72"/>
    <w:rsid w:val="1528E9A3"/>
    <w:rsid w:val="1561DFF0"/>
    <w:rsid w:val="15860FCE"/>
    <w:rsid w:val="1595BFC5"/>
    <w:rsid w:val="15965919"/>
    <w:rsid w:val="159A05B3"/>
    <w:rsid w:val="15A4A9D7"/>
    <w:rsid w:val="15ACAB32"/>
    <w:rsid w:val="15BC2532"/>
    <w:rsid w:val="15D4C91E"/>
    <w:rsid w:val="15FF4F83"/>
    <w:rsid w:val="161343B4"/>
    <w:rsid w:val="1619A947"/>
    <w:rsid w:val="16501621"/>
    <w:rsid w:val="1658514E"/>
    <w:rsid w:val="16591912"/>
    <w:rsid w:val="16633DDE"/>
    <w:rsid w:val="1679D69E"/>
    <w:rsid w:val="169964F8"/>
    <w:rsid w:val="169A296F"/>
    <w:rsid w:val="16AA91F0"/>
    <w:rsid w:val="16DC9E2A"/>
    <w:rsid w:val="16DF0012"/>
    <w:rsid w:val="16E36A98"/>
    <w:rsid w:val="17089CDE"/>
    <w:rsid w:val="17135649"/>
    <w:rsid w:val="172491EF"/>
    <w:rsid w:val="17345386"/>
    <w:rsid w:val="1752A7DB"/>
    <w:rsid w:val="176B47CA"/>
    <w:rsid w:val="176CA2F6"/>
    <w:rsid w:val="176D9BC4"/>
    <w:rsid w:val="1773BA8F"/>
    <w:rsid w:val="17745DED"/>
    <w:rsid w:val="1774A638"/>
    <w:rsid w:val="1782BC00"/>
    <w:rsid w:val="17B16F42"/>
    <w:rsid w:val="1811E75A"/>
    <w:rsid w:val="182462D2"/>
    <w:rsid w:val="182C7BB4"/>
    <w:rsid w:val="1833E489"/>
    <w:rsid w:val="1854C84D"/>
    <w:rsid w:val="1868A693"/>
    <w:rsid w:val="18937300"/>
    <w:rsid w:val="189DD02C"/>
    <w:rsid w:val="18A4C517"/>
    <w:rsid w:val="18DE1B05"/>
    <w:rsid w:val="19164BF9"/>
    <w:rsid w:val="195413F1"/>
    <w:rsid w:val="195F2F53"/>
    <w:rsid w:val="19648D4E"/>
    <w:rsid w:val="196E25A8"/>
    <w:rsid w:val="196EF3FD"/>
    <w:rsid w:val="199D2305"/>
    <w:rsid w:val="19C31288"/>
    <w:rsid w:val="19D5D996"/>
    <w:rsid w:val="19D84DEF"/>
    <w:rsid w:val="19EBF9B7"/>
    <w:rsid w:val="1A2075DE"/>
    <w:rsid w:val="1A2AC347"/>
    <w:rsid w:val="1A486A63"/>
    <w:rsid w:val="1A5276F5"/>
    <w:rsid w:val="1A54B0C4"/>
    <w:rsid w:val="1A643681"/>
    <w:rsid w:val="1A70EABF"/>
    <w:rsid w:val="1A90F5E4"/>
    <w:rsid w:val="1AB6E81A"/>
    <w:rsid w:val="1AC09738"/>
    <w:rsid w:val="1AEB2EC7"/>
    <w:rsid w:val="1AFE20FC"/>
    <w:rsid w:val="1B049F84"/>
    <w:rsid w:val="1B1CCB4C"/>
    <w:rsid w:val="1B3B688C"/>
    <w:rsid w:val="1B4145F8"/>
    <w:rsid w:val="1B42EF63"/>
    <w:rsid w:val="1B4BC9B6"/>
    <w:rsid w:val="1B7672BB"/>
    <w:rsid w:val="1BD96256"/>
    <w:rsid w:val="1BDA36DF"/>
    <w:rsid w:val="1BF138E8"/>
    <w:rsid w:val="1C3633BC"/>
    <w:rsid w:val="1C68331D"/>
    <w:rsid w:val="1C82F85F"/>
    <w:rsid w:val="1C9BBD1A"/>
    <w:rsid w:val="1C9E058B"/>
    <w:rsid w:val="1CA422F7"/>
    <w:rsid w:val="1CEB3CEE"/>
    <w:rsid w:val="1CF81D0A"/>
    <w:rsid w:val="1CFE1B42"/>
    <w:rsid w:val="1D1B3CDD"/>
    <w:rsid w:val="1D469ACA"/>
    <w:rsid w:val="1D481B48"/>
    <w:rsid w:val="1D6EDE34"/>
    <w:rsid w:val="1D713F6C"/>
    <w:rsid w:val="1D8D1649"/>
    <w:rsid w:val="1DB3F3D3"/>
    <w:rsid w:val="1DC59C20"/>
    <w:rsid w:val="1E060DD4"/>
    <w:rsid w:val="1E203824"/>
    <w:rsid w:val="1E356881"/>
    <w:rsid w:val="1E3B4354"/>
    <w:rsid w:val="1E5EB44B"/>
    <w:rsid w:val="1E5F6C87"/>
    <w:rsid w:val="1E6C2582"/>
    <w:rsid w:val="1E97680D"/>
    <w:rsid w:val="1EADCBD0"/>
    <w:rsid w:val="1ECADAC1"/>
    <w:rsid w:val="1F2C6944"/>
    <w:rsid w:val="1F5303AC"/>
    <w:rsid w:val="1F757588"/>
    <w:rsid w:val="1FAC4080"/>
    <w:rsid w:val="1FB7788C"/>
    <w:rsid w:val="1FBD82E8"/>
    <w:rsid w:val="1FE4DE13"/>
    <w:rsid w:val="1FF29F28"/>
    <w:rsid w:val="202D571B"/>
    <w:rsid w:val="204BE407"/>
    <w:rsid w:val="20553EB4"/>
    <w:rsid w:val="2057B593"/>
    <w:rsid w:val="2059F30B"/>
    <w:rsid w:val="205AF4A7"/>
    <w:rsid w:val="205CE01B"/>
    <w:rsid w:val="20680F76"/>
    <w:rsid w:val="2070BA93"/>
    <w:rsid w:val="208401A0"/>
    <w:rsid w:val="208FF4FE"/>
    <w:rsid w:val="20C39563"/>
    <w:rsid w:val="20C4FFDB"/>
    <w:rsid w:val="20C9F446"/>
    <w:rsid w:val="20CF61D2"/>
    <w:rsid w:val="20CFE476"/>
    <w:rsid w:val="20D04399"/>
    <w:rsid w:val="21026705"/>
    <w:rsid w:val="213C5ECF"/>
    <w:rsid w:val="21573420"/>
    <w:rsid w:val="2187C628"/>
    <w:rsid w:val="21A3143D"/>
    <w:rsid w:val="21BBA7A7"/>
    <w:rsid w:val="21DB67C4"/>
    <w:rsid w:val="220DFE67"/>
    <w:rsid w:val="22AE7088"/>
    <w:rsid w:val="22D4DEEE"/>
    <w:rsid w:val="22F6323F"/>
    <w:rsid w:val="23259461"/>
    <w:rsid w:val="233C790A"/>
    <w:rsid w:val="23766492"/>
    <w:rsid w:val="23A21E79"/>
    <w:rsid w:val="23AF559E"/>
    <w:rsid w:val="23BEF0E9"/>
    <w:rsid w:val="23C92F2D"/>
    <w:rsid w:val="2416A1DA"/>
    <w:rsid w:val="242514B3"/>
    <w:rsid w:val="2426C808"/>
    <w:rsid w:val="24339361"/>
    <w:rsid w:val="2461A3F9"/>
    <w:rsid w:val="2476A09A"/>
    <w:rsid w:val="247A30F6"/>
    <w:rsid w:val="24B2AF3E"/>
    <w:rsid w:val="24B3C6D7"/>
    <w:rsid w:val="24B846DD"/>
    <w:rsid w:val="24B93234"/>
    <w:rsid w:val="24C02C51"/>
    <w:rsid w:val="24C83BA4"/>
    <w:rsid w:val="24CB02D6"/>
    <w:rsid w:val="251B4A00"/>
    <w:rsid w:val="251F40FC"/>
    <w:rsid w:val="256218C0"/>
    <w:rsid w:val="257ACA47"/>
    <w:rsid w:val="2591595B"/>
    <w:rsid w:val="259A8D42"/>
    <w:rsid w:val="259A8EAD"/>
    <w:rsid w:val="25A2CF25"/>
    <w:rsid w:val="25AC41BC"/>
    <w:rsid w:val="25D7654E"/>
    <w:rsid w:val="25E0D8C1"/>
    <w:rsid w:val="2601EB07"/>
    <w:rsid w:val="26316F21"/>
    <w:rsid w:val="2640D920"/>
    <w:rsid w:val="266125AF"/>
    <w:rsid w:val="266F29E8"/>
    <w:rsid w:val="267A5DB6"/>
    <w:rsid w:val="26816EA0"/>
    <w:rsid w:val="26A87258"/>
    <w:rsid w:val="26AD61F0"/>
    <w:rsid w:val="26B224A8"/>
    <w:rsid w:val="27091DEA"/>
    <w:rsid w:val="270DD8DF"/>
    <w:rsid w:val="272CE274"/>
    <w:rsid w:val="2762C018"/>
    <w:rsid w:val="277A4D58"/>
    <w:rsid w:val="27C0D27B"/>
    <w:rsid w:val="27C8A8FF"/>
    <w:rsid w:val="27CEEABC"/>
    <w:rsid w:val="27D06EB8"/>
    <w:rsid w:val="27D0842E"/>
    <w:rsid w:val="27D6AE98"/>
    <w:rsid w:val="27DFE573"/>
    <w:rsid w:val="27E1947C"/>
    <w:rsid w:val="2805A1C8"/>
    <w:rsid w:val="280D605B"/>
    <w:rsid w:val="281856AD"/>
    <w:rsid w:val="283B8736"/>
    <w:rsid w:val="283F91BF"/>
    <w:rsid w:val="284AA4EC"/>
    <w:rsid w:val="2856C1F7"/>
    <w:rsid w:val="2861A1BD"/>
    <w:rsid w:val="286725FB"/>
    <w:rsid w:val="28D558BE"/>
    <w:rsid w:val="28D6B67B"/>
    <w:rsid w:val="28EF7742"/>
    <w:rsid w:val="290D7E26"/>
    <w:rsid w:val="299063A6"/>
    <w:rsid w:val="29EEE8A9"/>
    <w:rsid w:val="29F5F7AB"/>
    <w:rsid w:val="2A09FADF"/>
    <w:rsid w:val="2A1EE73C"/>
    <w:rsid w:val="2A2D559C"/>
    <w:rsid w:val="2A3C082B"/>
    <w:rsid w:val="2A4A87A9"/>
    <w:rsid w:val="2A7D1A61"/>
    <w:rsid w:val="2AABCC8D"/>
    <w:rsid w:val="2ABB3523"/>
    <w:rsid w:val="2ACAF3FE"/>
    <w:rsid w:val="2AD920FB"/>
    <w:rsid w:val="2B234574"/>
    <w:rsid w:val="2BAD5361"/>
    <w:rsid w:val="2BC07052"/>
    <w:rsid w:val="2BCAD1B7"/>
    <w:rsid w:val="2C02EB6A"/>
    <w:rsid w:val="2C08A2C7"/>
    <w:rsid w:val="2C0DC257"/>
    <w:rsid w:val="2C189C5F"/>
    <w:rsid w:val="2C1AB9A5"/>
    <w:rsid w:val="2C3B6ECD"/>
    <w:rsid w:val="2C6B9397"/>
    <w:rsid w:val="2C7A1449"/>
    <w:rsid w:val="2CB79E06"/>
    <w:rsid w:val="2CE814FC"/>
    <w:rsid w:val="2D05C04E"/>
    <w:rsid w:val="2D186344"/>
    <w:rsid w:val="2D56C708"/>
    <w:rsid w:val="2D5B1592"/>
    <w:rsid w:val="2D664F19"/>
    <w:rsid w:val="2D7D0DF6"/>
    <w:rsid w:val="2D8B69CC"/>
    <w:rsid w:val="2DA604CA"/>
    <w:rsid w:val="2DD0D3E5"/>
    <w:rsid w:val="2DD88281"/>
    <w:rsid w:val="2E260C85"/>
    <w:rsid w:val="2E291382"/>
    <w:rsid w:val="2E603F2F"/>
    <w:rsid w:val="2E791DD4"/>
    <w:rsid w:val="2E79B5ED"/>
    <w:rsid w:val="2E815362"/>
    <w:rsid w:val="2E921A38"/>
    <w:rsid w:val="2EE10AD7"/>
    <w:rsid w:val="2EF60F1E"/>
    <w:rsid w:val="2F0E39EE"/>
    <w:rsid w:val="2F1B2BF3"/>
    <w:rsid w:val="2F374869"/>
    <w:rsid w:val="2F63D392"/>
    <w:rsid w:val="2F6CBC3F"/>
    <w:rsid w:val="2F917D66"/>
    <w:rsid w:val="2FA0E6B5"/>
    <w:rsid w:val="2FD128D2"/>
    <w:rsid w:val="2FFF1917"/>
    <w:rsid w:val="3010E57D"/>
    <w:rsid w:val="302CC4A9"/>
    <w:rsid w:val="3057CD2D"/>
    <w:rsid w:val="306D3402"/>
    <w:rsid w:val="308B1B83"/>
    <w:rsid w:val="309AD3B1"/>
    <w:rsid w:val="30A8A952"/>
    <w:rsid w:val="30AC1834"/>
    <w:rsid w:val="30AFCC55"/>
    <w:rsid w:val="30C6203F"/>
    <w:rsid w:val="30FC1C4B"/>
    <w:rsid w:val="312A9222"/>
    <w:rsid w:val="312C2FF8"/>
    <w:rsid w:val="31421055"/>
    <w:rsid w:val="314B5B3F"/>
    <w:rsid w:val="314EB98C"/>
    <w:rsid w:val="31A9C22F"/>
    <w:rsid w:val="31D52F9D"/>
    <w:rsid w:val="31D61778"/>
    <w:rsid w:val="31E0FCFB"/>
    <w:rsid w:val="31E46719"/>
    <w:rsid w:val="31E4C35A"/>
    <w:rsid w:val="321CF36E"/>
    <w:rsid w:val="3223F2A4"/>
    <w:rsid w:val="3231C2E4"/>
    <w:rsid w:val="32545508"/>
    <w:rsid w:val="328681DB"/>
    <w:rsid w:val="32C20A04"/>
    <w:rsid w:val="32D2F2ED"/>
    <w:rsid w:val="32D9960E"/>
    <w:rsid w:val="32F870C9"/>
    <w:rsid w:val="332D4C17"/>
    <w:rsid w:val="332D577D"/>
    <w:rsid w:val="334C228C"/>
    <w:rsid w:val="339A6273"/>
    <w:rsid w:val="33B355A2"/>
    <w:rsid w:val="33CB45AE"/>
    <w:rsid w:val="33D4E047"/>
    <w:rsid w:val="33F770FF"/>
    <w:rsid w:val="3432A139"/>
    <w:rsid w:val="3441D6D5"/>
    <w:rsid w:val="3447FE6D"/>
    <w:rsid w:val="3465AFCB"/>
    <w:rsid w:val="346AB327"/>
    <w:rsid w:val="347526EA"/>
    <w:rsid w:val="3489AA82"/>
    <w:rsid w:val="34B5AD4B"/>
    <w:rsid w:val="34BABEE1"/>
    <w:rsid w:val="34DBDBB5"/>
    <w:rsid w:val="34FF767F"/>
    <w:rsid w:val="353144E5"/>
    <w:rsid w:val="353CD28D"/>
    <w:rsid w:val="353D1684"/>
    <w:rsid w:val="355DEBE3"/>
    <w:rsid w:val="359D3CC1"/>
    <w:rsid w:val="35B88708"/>
    <w:rsid w:val="35BBE7B8"/>
    <w:rsid w:val="35D824FB"/>
    <w:rsid w:val="35E90971"/>
    <w:rsid w:val="36155F6F"/>
    <w:rsid w:val="362BC7B0"/>
    <w:rsid w:val="3682F2E7"/>
    <w:rsid w:val="368CA5E0"/>
    <w:rsid w:val="36D724BA"/>
    <w:rsid w:val="36F67C8B"/>
    <w:rsid w:val="3706F4CA"/>
    <w:rsid w:val="371FE385"/>
    <w:rsid w:val="373D26F6"/>
    <w:rsid w:val="375A95EE"/>
    <w:rsid w:val="375BAA45"/>
    <w:rsid w:val="375BC26E"/>
    <w:rsid w:val="376070F6"/>
    <w:rsid w:val="3764F015"/>
    <w:rsid w:val="37942286"/>
    <w:rsid w:val="37AB6C8A"/>
    <w:rsid w:val="37AF2771"/>
    <w:rsid w:val="37C8E726"/>
    <w:rsid w:val="37FF668D"/>
    <w:rsid w:val="381076CE"/>
    <w:rsid w:val="38201CC1"/>
    <w:rsid w:val="38419B94"/>
    <w:rsid w:val="38437E0A"/>
    <w:rsid w:val="385F232F"/>
    <w:rsid w:val="387D4A93"/>
    <w:rsid w:val="388F97AE"/>
    <w:rsid w:val="38F39C72"/>
    <w:rsid w:val="38FBF046"/>
    <w:rsid w:val="38FE5A7A"/>
    <w:rsid w:val="395AC522"/>
    <w:rsid w:val="3971854E"/>
    <w:rsid w:val="398ADCB1"/>
    <w:rsid w:val="39E9E85D"/>
    <w:rsid w:val="3A01C4E1"/>
    <w:rsid w:val="3A2BC39B"/>
    <w:rsid w:val="3A325432"/>
    <w:rsid w:val="3A3399F0"/>
    <w:rsid w:val="3A5C628E"/>
    <w:rsid w:val="3A86E197"/>
    <w:rsid w:val="3AB0E697"/>
    <w:rsid w:val="3AB87EDC"/>
    <w:rsid w:val="3ABA6BEC"/>
    <w:rsid w:val="3ABEEA34"/>
    <w:rsid w:val="3B22ACC3"/>
    <w:rsid w:val="3B594449"/>
    <w:rsid w:val="3B6CBA4F"/>
    <w:rsid w:val="3B738F15"/>
    <w:rsid w:val="3B9E7D11"/>
    <w:rsid w:val="3BB1AE51"/>
    <w:rsid w:val="3BBD36F6"/>
    <w:rsid w:val="3BC94A38"/>
    <w:rsid w:val="3BCEB3BD"/>
    <w:rsid w:val="3BD16154"/>
    <w:rsid w:val="3BD927FA"/>
    <w:rsid w:val="3BEB687F"/>
    <w:rsid w:val="3C1C3F28"/>
    <w:rsid w:val="3C34DA19"/>
    <w:rsid w:val="3C4CB114"/>
    <w:rsid w:val="3C56EE31"/>
    <w:rsid w:val="3C66D8A2"/>
    <w:rsid w:val="3C7A3E71"/>
    <w:rsid w:val="3C8C851C"/>
    <w:rsid w:val="3CA51092"/>
    <w:rsid w:val="3CC004BF"/>
    <w:rsid w:val="3CDEAA4D"/>
    <w:rsid w:val="3CE786F9"/>
    <w:rsid w:val="3CEA7EB3"/>
    <w:rsid w:val="3D006C4B"/>
    <w:rsid w:val="3D0E47E9"/>
    <w:rsid w:val="3D1C9E0D"/>
    <w:rsid w:val="3D30CB0D"/>
    <w:rsid w:val="3D5BD5EC"/>
    <w:rsid w:val="3D62E873"/>
    <w:rsid w:val="3D64CD93"/>
    <w:rsid w:val="3D77CA88"/>
    <w:rsid w:val="3DBB47A4"/>
    <w:rsid w:val="3DD00E98"/>
    <w:rsid w:val="3DE5563C"/>
    <w:rsid w:val="3DEBCA01"/>
    <w:rsid w:val="3E171133"/>
    <w:rsid w:val="3E2D661B"/>
    <w:rsid w:val="3E4AA3C7"/>
    <w:rsid w:val="3E58D554"/>
    <w:rsid w:val="3E72F106"/>
    <w:rsid w:val="3E7B4467"/>
    <w:rsid w:val="3E8E893A"/>
    <w:rsid w:val="3E8FB903"/>
    <w:rsid w:val="3E90D0DF"/>
    <w:rsid w:val="3EA5DD10"/>
    <w:rsid w:val="3EE3F83B"/>
    <w:rsid w:val="3EEADA07"/>
    <w:rsid w:val="3EF3B5F1"/>
    <w:rsid w:val="3F38105B"/>
    <w:rsid w:val="3F68BF8B"/>
    <w:rsid w:val="3F7C309A"/>
    <w:rsid w:val="3F8899BB"/>
    <w:rsid w:val="3F96DA52"/>
    <w:rsid w:val="3FDAC0F7"/>
    <w:rsid w:val="3FDF49B8"/>
    <w:rsid w:val="3FF7743A"/>
    <w:rsid w:val="400688DA"/>
    <w:rsid w:val="4019AD09"/>
    <w:rsid w:val="403A60C0"/>
    <w:rsid w:val="404EC613"/>
    <w:rsid w:val="407BD26C"/>
    <w:rsid w:val="4081B348"/>
    <w:rsid w:val="4083D894"/>
    <w:rsid w:val="40840200"/>
    <w:rsid w:val="40D3C7EA"/>
    <w:rsid w:val="410D5740"/>
    <w:rsid w:val="41148C4D"/>
    <w:rsid w:val="413505D8"/>
    <w:rsid w:val="4156503B"/>
    <w:rsid w:val="415C0411"/>
    <w:rsid w:val="418771C3"/>
    <w:rsid w:val="41883635"/>
    <w:rsid w:val="41974E0F"/>
    <w:rsid w:val="41A879AD"/>
    <w:rsid w:val="41D40F53"/>
    <w:rsid w:val="41DEA697"/>
    <w:rsid w:val="41EF0549"/>
    <w:rsid w:val="4233BDC9"/>
    <w:rsid w:val="423E655E"/>
    <w:rsid w:val="4243FFFC"/>
    <w:rsid w:val="426DA11D"/>
    <w:rsid w:val="42792B79"/>
    <w:rsid w:val="42836980"/>
    <w:rsid w:val="428E37FC"/>
    <w:rsid w:val="42A4C9EE"/>
    <w:rsid w:val="42D77834"/>
    <w:rsid w:val="42F0AAA3"/>
    <w:rsid w:val="42FF886B"/>
    <w:rsid w:val="4366E324"/>
    <w:rsid w:val="436C627D"/>
    <w:rsid w:val="43B17749"/>
    <w:rsid w:val="43B56917"/>
    <w:rsid w:val="43F2292F"/>
    <w:rsid w:val="43FE939D"/>
    <w:rsid w:val="443282A5"/>
    <w:rsid w:val="4432AA82"/>
    <w:rsid w:val="4464AFC8"/>
    <w:rsid w:val="44902CE2"/>
    <w:rsid w:val="449127D3"/>
    <w:rsid w:val="44A980D7"/>
    <w:rsid w:val="44F299E0"/>
    <w:rsid w:val="455A7C15"/>
    <w:rsid w:val="45891A9B"/>
    <w:rsid w:val="458D6A35"/>
    <w:rsid w:val="4590BBEF"/>
    <w:rsid w:val="45A404C1"/>
    <w:rsid w:val="45B3CCE4"/>
    <w:rsid w:val="4601B0B6"/>
    <w:rsid w:val="46217C76"/>
    <w:rsid w:val="463BE315"/>
    <w:rsid w:val="4678934A"/>
    <w:rsid w:val="46C16F7A"/>
    <w:rsid w:val="46D30703"/>
    <w:rsid w:val="46EEE636"/>
    <w:rsid w:val="474033E2"/>
    <w:rsid w:val="474ABD59"/>
    <w:rsid w:val="4756D584"/>
    <w:rsid w:val="4759FF1B"/>
    <w:rsid w:val="477DDAB0"/>
    <w:rsid w:val="47BA00D8"/>
    <w:rsid w:val="47D4A77B"/>
    <w:rsid w:val="47F49749"/>
    <w:rsid w:val="4804E9C5"/>
    <w:rsid w:val="480E41D0"/>
    <w:rsid w:val="48126EE0"/>
    <w:rsid w:val="48316AB3"/>
    <w:rsid w:val="48351E9B"/>
    <w:rsid w:val="48829F95"/>
    <w:rsid w:val="489388E4"/>
    <w:rsid w:val="48C720FE"/>
    <w:rsid w:val="48E0B529"/>
    <w:rsid w:val="48FFA3C3"/>
    <w:rsid w:val="490421D4"/>
    <w:rsid w:val="49458F6F"/>
    <w:rsid w:val="4960B62F"/>
    <w:rsid w:val="497234D8"/>
    <w:rsid w:val="49A8EBFD"/>
    <w:rsid w:val="49E0EB80"/>
    <w:rsid w:val="4A2E514F"/>
    <w:rsid w:val="4A6DDA81"/>
    <w:rsid w:val="4A9F8AD9"/>
    <w:rsid w:val="4AD40EDD"/>
    <w:rsid w:val="4B071735"/>
    <w:rsid w:val="4B0D542B"/>
    <w:rsid w:val="4B17B27C"/>
    <w:rsid w:val="4B192E8A"/>
    <w:rsid w:val="4B2411C8"/>
    <w:rsid w:val="4B3D2D98"/>
    <w:rsid w:val="4B5F32DA"/>
    <w:rsid w:val="4B6E68E0"/>
    <w:rsid w:val="4B765AD1"/>
    <w:rsid w:val="4B783C80"/>
    <w:rsid w:val="4BB3532F"/>
    <w:rsid w:val="4BBC00F6"/>
    <w:rsid w:val="4BDDFF7E"/>
    <w:rsid w:val="4C1DF022"/>
    <w:rsid w:val="4C1E049F"/>
    <w:rsid w:val="4C590B24"/>
    <w:rsid w:val="4C72442A"/>
    <w:rsid w:val="4C79B476"/>
    <w:rsid w:val="4CA8107C"/>
    <w:rsid w:val="4CAC0F42"/>
    <w:rsid w:val="4CC6E64A"/>
    <w:rsid w:val="4CE59A2C"/>
    <w:rsid w:val="4CEEC9DB"/>
    <w:rsid w:val="4CF2402E"/>
    <w:rsid w:val="4D0DF832"/>
    <w:rsid w:val="4D4B54E2"/>
    <w:rsid w:val="4D6B1B7B"/>
    <w:rsid w:val="4D7130B1"/>
    <w:rsid w:val="4D951901"/>
    <w:rsid w:val="4DA73BA2"/>
    <w:rsid w:val="4DC63B83"/>
    <w:rsid w:val="4E17B844"/>
    <w:rsid w:val="4E23734D"/>
    <w:rsid w:val="4E3A4898"/>
    <w:rsid w:val="4E468559"/>
    <w:rsid w:val="4E5543F3"/>
    <w:rsid w:val="4E628A30"/>
    <w:rsid w:val="4E69A34A"/>
    <w:rsid w:val="4E8B3C43"/>
    <w:rsid w:val="4E92F369"/>
    <w:rsid w:val="4ECDFE0D"/>
    <w:rsid w:val="4ED85116"/>
    <w:rsid w:val="4EF82122"/>
    <w:rsid w:val="4F3FE2BD"/>
    <w:rsid w:val="4FD279F3"/>
    <w:rsid w:val="4FF2132B"/>
    <w:rsid w:val="4FFB23F8"/>
    <w:rsid w:val="50109F31"/>
    <w:rsid w:val="50239239"/>
    <w:rsid w:val="50583B65"/>
    <w:rsid w:val="5071CAF2"/>
    <w:rsid w:val="50783EE2"/>
    <w:rsid w:val="50860931"/>
    <w:rsid w:val="50B8CC2E"/>
    <w:rsid w:val="50DCF50B"/>
    <w:rsid w:val="50DD09E9"/>
    <w:rsid w:val="50E581A2"/>
    <w:rsid w:val="50F29389"/>
    <w:rsid w:val="511AD603"/>
    <w:rsid w:val="5126E58D"/>
    <w:rsid w:val="51330EF3"/>
    <w:rsid w:val="515AD254"/>
    <w:rsid w:val="516A5417"/>
    <w:rsid w:val="51CD67C1"/>
    <w:rsid w:val="5216F46C"/>
    <w:rsid w:val="52365916"/>
    <w:rsid w:val="52366F9B"/>
    <w:rsid w:val="523A8F88"/>
    <w:rsid w:val="52604076"/>
    <w:rsid w:val="5261D062"/>
    <w:rsid w:val="52649966"/>
    <w:rsid w:val="52B351D1"/>
    <w:rsid w:val="52F5E767"/>
    <w:rsid w:val="533543E1"/>
    <w:rsid w:val="533AC9A3"/>
    <w:rsid w:val="53644CF7"/>
    <w:rsid w:val="53684DE3"/>
    <w:rsid w:val="536BC316"/>
    <w:rsid w:val="537D1B37"/>
    <w:rsid w:val="53AF497B"/>
    <w:rsid w:val="53BC94D8"/>
    <w:rsid w:val="53BDB3E1"/>
    <w:rsid w:val="53D3E5D1"/>
    <w:rsid w:val="53DD3DD0"/>
    <w:rsid w:val="53F96EBA"/>
    <w:rsid w:val="5420337B"/>
    <w:rsid w:val="542CC754"/>
    <w:rsid w:val="5453948B"/>
    <w:rsid w:val="545DFCC4"/>
    <w:rsid w:val="547E8B8F"/>
    <w:rsid w:val="54B3CC20"/>
    <w:rsid w:val="55042B26"/>
    <w:rsid w:val="555F9F20"/>
    <w:rsid w:val="5563AC1B"/>
    <w:rsid w:val="55CE030C"/>
    <w:rsid w:val="55D06DA1"/>
    <w:rsid w:val="55D4E26C"/>
    <w:rsid w:val="56051DB9"/>
    <w:rsid w:val="560B0BF8"/>
    <w:rsid w:val="563DB8B4"/>
    <w:rsid w:val="566F4338"/>
    <w:rsid w:val="56BA95D1"/>
    <w:rsid w:val="56BB7D8A"/>
    <w:rsid w:val="56BB9A6F"/>
    <w:rsid w:val="56D7AC10"/>
    <w:rsid w:val="5750C39A"/>
    <w:rsid w:val="5782BD93"/>
    <w:rsid w:val="57851C4A"/>
    <w:rsid w:val="5799D394"/>
    <w:rsid w:val="57B4A7BA"/>
    <w:rsid w:val="57DF0528"/>
    <w:rsid w:val="57DFF03B"/>
    <w:rsid w:val="57EC58CE"/>
    <w:rsid w:val="57F338AE"/>
    <w:rsid w:val="58018831"/>
    <w:rsid w:val="580A824A"/>
    <w:rsid w:val="582557B8"/>
    <w:rsid w:val="583758DA"/>
    <w:rsid w:val="58376BAC"/>
    <w:rsid w:val="5837A46D"/>
    <w:rsid w:val="58537475"/>
    <w:rsid w:val="585BF739"/>
    <w:rsid w:val="58621D6D"/>
    <w:rsid w:val="587C7063"/>
    <w:rsid w:val="589DAF64"/>
    <w:rsid w:val="58A5FA15"/>
    <w:rsid w:val="58DB5A31"/>
    <w:rsid w:val="58F75327"/>
    <w:rsid w:val="58FDBB55"/>
    <w:rsid w:val="59398080"/>
    <w:rsid w:val="595195CC"/>
    <w:rsid w:val="5958D660"/>
    <w:rsid w:val="59594A4D"/>
    <w:rsid w:val="596B8B3E"/>
    <w:rsid w:val="5972B055"/>
    <w:rsid w:val="598FCB09"/>
    <w:rsid w:val="59CF27AA"/>
    <w:rsid w:val="59D47C6A"/>
    <w:rsid w:val="59F92105"/>
    <w:rsid w:val="5A1E11DC"/>
    <w:rsid w:val="5A327501"/>
    <w:rsid w:val="5A6ABA3E"/>
    <w:rsid w:val="5A72444D"/>
    <w:rsid w:val="5A83862E"/>
    <w:rsid w:val="5A948EE4"/>
    <w:rsid w:val="5A9A039E"/>
    <w:rsid w:val="5AA26212"/>
    <w:rsid w:val="5AC8B57D"/>
    <w:rsid w:val="5B27E533"/>
    <w:rsid w:val="5B56442D"/>
    <w:rsid w:val="5B61AE02"/>
    <w:rsid w:val="5B684ED6"/>
    <w:rsid w:val="5B7C1480"/>
    <w:rsid w:val="5B96EA01"/>
    <w:rsid w:val="5BCA4B50"/>
    <w:rsid w:val="5BDF2A68"/>
    <w:rsid w:val="5BEEDF6F"/>
    <w:rsid w:val="5C0859EB"/>
    <w:rsid w:val="5C321CFE"/>
    <w:rsid w:val="5C8E2EC8"/>
    <w:rsid w:val="5CB4FD85"/>
    <w:rsid w:val="5CCB2388"/>
    <w:rsid w:val="5CDB3CDF"/>
    <w:rsid w:val="5CE79600"/>
    <w:rsid w:val="5D1ABA3F"/>
    <w:rsid w:val="5D1C1C06"/>
    <w:rsid w:val="5D272921"/>
    <w:rsid w:val="5D373FFE"/>
    <w:rsid w:val="5D5AE1EE"/>
    <w:rsid w:val="5DA3C9E7"/>
    <w:rsid w:val="5DF75F5A"/>
    <w:rsid w:val="5DF86B14"/>
    <w:rsid w:val="5E2CC6C7"/>
    <w:rsid w:val="5E3AB1B8"/>
    <w:rsid w:val="5E44E9F8"/>
    <w:rsid w:val="5E7377CA"/>
    <w:rsid w:val="5E76B70F"/>
    <w:rsid w:val="5EDC5BA9"/>
    <w:rsid w:val="5EF20DD9"/>
    <w:rsid w:val="5F04F1A9"/>
    <w:rsid w:val="5F059A70"/>
    <w:rsid w:val="5F547A4D"/>
    <w:rsid w:val="5F6216D0"/>
    <w:rsid w:val="5F7D6C20"/>
    <w:rsid w:val="5F90F689"/>
    <w:rsid w:val="5FA25D0B"/>
    <w:rsid w:val="5FC44F2D"/>
    <w:rsid w:val="5FCB9E32"/>
    <w:rsid w:val="5FFDC324"/>
    <w:rsid w:val="6038AE3A"/>
    <w:rsid w:val="6039A7A5"/>
    <w:rsid w:val="604C123F"/>
    <w:rsid w:val="605B502E"/>
    <w:rsid w:val="6071D5B8"/>
    <w:rsid w:val="60A6A333"/>
    <w:rsid w:val="60AD5BBA"/>
    <w:rsid w:val="60B319F0"/>
    <w:rsid w:val="60DC0EB5"/>
    <w:rsid w:val="60E7F093"/>
    <w:rsid w:val="611364B2"/>
    <w:rsid w:val="615D3B2F"/>
    <w:rsid w:val="6160AB47"/>
    <w:rsid w:val="61801D66"/>
    <w:rsid w:val="61900ACF"/>
    <w:rsid w:val="6198FCDE"/>
    <w:rsid w:val="61B6FA31"/>
    <w:rsid w:val="61C30547"/>
    <w:rsid w:val="62321C60"/>
    <w:rsid w:val="6244D3F2"/>
    <w:rsid w:val="6272DF28"/>
    <w:rsid w:val="6274CEB7"/>
    <w:rsid w:val="627FE030"/>
    <w:rsid w:val="6283B3C7"/>
    <w:rsid w:val="62A0E488"/>
    <w:rsid w:val="62B9805A"/>
    <w:rsid w:val="62CCA5AC"/>
    <w:rsid w:val="62F8E1FD"/>
    <w:rsid w:val="63584103"/>
    <w:rsid w:val="63650762"/>
    <w:rsid w:val="636BB35C"/>
    <w:rsid w:val="63794679"/>
    <w:rsid w:val="63810779"/>
    <w:rsid w:val="638A6ADE"/>
    <w:rsid w:val="63BB6F1B"/>
    <w:rsid w:val="63C79E1C"/>
    <w:rsid w:val="63E1359E"/>
    <w:rsid w:val="63EE1166"/>
    <w:rsid w:val="63F42EFE"/>
    <w:rsid w:val="64034295"/>
    <w:rsid w:val="64626601"/>
    <w:rsid w:val="64633C72"/>
    <w:rsid w:val="6467F102"/>
    <w:rsid w:val="648C5765"/>
    <w:rsid w:val="64A22CD7"/>
    <w:rsid w:val="64A7D471"/>
    <w:rsid w:val="64BA650E"/>
    <w:rsid w:val="64D81E38"/>
    <w:rsid w:val="64DC8269"/>
    <w:rsid w:val="64E0C633"/>
    <w:rsid w:val="64F53634"/>
    <w:rsid w:val="656E8460"/>
    <w:rsid w:val="65702975"/>
    <w:rsid w:val="65823189"/>
    <w:rsid w:val="6589C09E"/>
    <w:rsid w:val="65D2A700"/>
    <w:rsid w:val="65E58DCA"/>
    <w:rsid w:val="65ED0D13"/>
    <w:rsid w:val="663170F4"/>
    <w:rsid w:val="66512130"/>
    <w:rsid w:val="6652704A"/>
    <w:rsid w:val="6664244E"/>
    <w:rsid w:val="666C5F10"/>
    <w:rsid w:val="66AE0D8B"/>
    <w:rsid w:val="66C89A44"/>
    <w:rsid w:val="670B18A8"/>
    <w:rsid w:val="67255F86"/>
    <w:rsid w:val="672F2E71"/>
    <w:rsid w:val="6754185D"/>
    <w:rsid w:val="67890A12"/>
    <w:rsid w:val="67BCBEB3"/>
    <w:rsid w:val="6817FFAB"/>
    <w:rsid w:val="681D8B61"/>
    <w:rsid w:val="684A2950"/>
    <w:rsid w:val="6865D767"/>
    <w:rsid w:val="6866A981"/>
    <w:rsid w:val="687FA4E1"/>
    <w:rsid w:val="6895D1D8"/>
    <w:rsid w:val="6950F1A4"/>
    <w:rsid w:val="697F7F4E"/>
    <w:rsid w:val="698309F2"/>
    <w:rsid w:val="6994EB4C"/>
    <w:rsid w:val="69EC4BE3"/>
    <w:rsid w:val="69F4162F"/>
    <w:rsid w:val="6A0450C7"/>
    <w:rsid w:val="6A083340"/>
    <w:rsid w:val="6A0CA39F"/>
    <w:rsid w:val="6A0FE010"/>
    <w:rsid w:val="6A2D68E5"/>
    <w:rsid w:val="6A2FFBC3"/>
    <w:rsid w:val="6A6AACE3"/>
    <w:rsid w:val="6A6FF765"/>
    <w:rsid w:val="6A9A9016"/>
    <w:rsid w:val="6A9EEACF"/>
    <w:rsid w:val="6AAEB977"/>
    <w:rsid w:val="6ACA9663"/>
    <w:rsid w:val="6ACC77E7"/>
    <w:rsid w:val="6AE76DE3"/>
    <w:rsid w:val="6AFC74A5"/>
    <w:rsid w:val="6B06CF76"/>
    <w:rsid w:val="6B3592FF"/>
    <w:rsid w:val="6B3E482D"/>
    <w:rsid w:val="6B404FDA"/>
    <w:rsid w:val="6B57392E"/>
    <w:rsid w:val="6B758179"/>
    <w:rsid w:val="6B98F10B"/>
    <w:rsid w:val="6BD6B5AD"/>
    <w:rsid w:val="6BDA223A"/>
    <w:rsid w:val="6BF87FE7"/>
    <w:rsid w:val="6C66DDC1"/>
    <w:rsid w:val="6C66F50A"/>
    <w:rsid w:val="6CD29E16"/>
    <w:rsid w:val="6CEE9D44"/>
    <w:rsid w:val="6D23A3C2"/>
    <w:rsid w:val="6D41079A"/>
    <w:rsid w:val="6D4DE012"/>
    <w:rsid w:val="6D6DD881"/>
    <w:rsid w:val="6D7C88BD"/>
    <w:rsid w:val="6D8B94C9"/>
    <w:rsid w:val="6D98A4D7"/>
    <w:rsid w:val="6DC77B05"/>
    <w:rsid w:val="6DF4F8EB"/>
    <w:rsid w:val="6E004CB3"/>
    <w:rsid w:val="6E290C38"/>
    <w:rsid w:val="6E7AA946"/>
    <w:rsid w:val="6E81F071"/>
    <w:rsid w:val="6E8FADEF"/>
    <w:rsid w:val="6E90FC5D"/>
    <w:rsid w:val="6E96AF1F"/>
    <w:rsid w:val="6EA9C982"/>
    <w:rsid w:val="6EABBAE9"/>
    <w:rsid w:val="6EC5B544"/>
    <w:rsid w:val="6ED7828B"/>
    <w:rsid w:val="6ED910EB"/>
    <w:rsid w:val="6EF7B981"/>
    <w:rsid w:val="6EFEEB8D"/>
    <w:rsid w:val="6F17A8E4"/>
    <w:rsid w:val="6F1B2F54"/>
    <w:rsid w:val="6F5FB04B"/>
    <w:rsid w:val="6F74D2FC"/>
    <w:rsid w:val="6F79BE3C"/>
    <w:rsid w:val="6F7F6AD9"/>
    <w:rsid w:val="6F85FAE2"/>
    <w:rsid w:val="6FD49F86"/>
    <w:rsid w:val="6FE2F59D"/>
    <w:rsid w:val="70296BF4"/>
    <w:rsid w:val="70471654"/>
    <w:rsid w:val="706947D2"/>
    <w:rsid w:val="70888070"/>
    <w:rsid w:val="709C4B76"/>
    <w:rsid w:val="70E1838B"/>
    <w:rsid w:val="70E75B92"/>
    <w:rsid w:val="70F9A8CC"/>
    <w:rsid w:val="70FF1F00"/>
    <w:rsid w:val="710CA39E"/>
    <w:rsid w:val="716E243A"/>
    <w:rsid w:val="7186C871"/>
    <w:rsid w:val="71ED5D9A"/>
    <w:rsid w:val="7207E8C3"/>
    <w:rsid w:val="721745B7"/>
    <w:rsid w:val="723383ED"/>
    <w:rsid w:val="725D19D5"/>
    <w:rsid w:val="725DFAEE"/>
    <w:rsid w:val="72B36127"/>
    <w:rsid w:val="72B72839"/>
    <w:rsid w:val="72BC9580"/>
    <w:rsid w:val="72CC0954"/>
    <w:rsid w:val="72CEA6B4"/>
    <w:rsid w:val="72DCB65F"/>
    <w:rsid w:val="72E5AD32"/>
    <w:rsid w:val="7324A705"/>
    <w:rsid w:val="7338751F"/>
    <w:rsid w:val="7350FD1B"/>
    <w:rsid w:val="7358EF48"/>
    <w:rsid w:val="736CF6A1"/>
    <w:rsid w:val="738069BB"/>
    <w:rsid w:val="73D3485B"/>
    <w:rsid w:val="73EE883D"/>
    <w:rsid w:val="740D7897"/>
    <w:rsid w:val="743D06D2"/>
    <w:rsid w:val="7493E609"/>
    <w:rsid w:val="7496E85E"/>
    <w:rsid w:val="74BE5951"/>
    <w:rsid w:val="74C035D0"/>
    <w:rsid w:val="74C3EF44"/>
    <w:rsid w:val="74CBEF1E"/>
    <w:rsid w:val="750BD84A"/>
    <w:rsid w:val="75286680"/>
    <w:rsid w:val="75307C0D"/>
    <w:rsid w:val="7537D459"/>
    <w:rsid w:val="7548F34C"/>
    <w:rsid w:val="754A1565"/>
    <w:rsid w:val="758A5B10"/>
    <w:rsid w:val="758B35DF"/>
    <w:rsid w:val="75AFD4B8"/>
    <w:rsid w:val="75EF1313"/>
    <w:rsid w:val="7619CF6C"/>
    <w:rsid w:val="761C322D"/>
    <w:rsid w:val="76577D13"/>
    <w:rsid w:val="7661C179"/>
    <w:rsid w:val="7667C950"/>
    <w:rsid w:val="7684FEB0"/>
    <w:rsid w:val="7687DF38"/>
    <w:rsid w:val="76C06033"/>
    <w:rsid w:val="76C751D2"/>
    <w:rsid w:val="76ECE360"/>
    <w:rsid w:val="76FEBDA7"/>
    <w:rsid w:val="773AF9F5"/>
    <w:rsid w:val="7741B724"/>
    <w:rsid w:val="777E82E0"/>
    <w:rsid w:val="77A161F7"/>
    <w:rsid w:val="77EB8738"/>
    <w:rsid w:val="77F735FC"/>
    <w:rsid w:val="78011C6D"/>
    <w:rsid w:val="784B2B4F"/>
    <w:rsid w:val="7883A513"/>
    <w:rsid w:val="788B77FE"/>
    <w:rsid w:val="7890D190"/>
    <w:rsid w:val="78D8E1C4"/>
    <w:rsid w:val="78E73598"/>
    <w:rsid w:val="78F39BA0"/>
    <w:rsid w:val="78F3FEAE"/>
    <w:rsid w:val="797A012B"/>
    <w:rsid w:val="7984A2BC"/>
    <w:rsid w:val="798541A7"/>
    <w:rsid w:val="79914FDD"/>
    <w:rsid w:val="79FD64EA"/>
    <w:rsid w:val="7A664D00"/>
    <w:rsid w:val="7ABB45F6"/>
    <w:rsid w:val="7AC15825"/>
    <w:rsid w:val="7AEFE407"/>
    <w:rsid w:val="7B07D66B"/>
    <w:rsid w:val="7B22623D"/>
    <w:rsid w:val="7B446041"/>
    <w:rsid w:val="7B485C61"/>
    <w:rsid w:val="7B56B7F7"/>
    <w:rsid w:val="7B5CBF28"/>
    <w:rsid w:val="7B720F8C"/>
    <w:rsid w:val="7B793077"/>
    <w:rsid w:val="7B9F81A4"/>
    <w:rsid w:val="7BB399F7"/>
    <w:rsid w:val="7BBCD2BE"/>
    <w:rsid w:val="7BE46877"/>
    <w:rsid w:val="7C08BB98"/>
    <w:rsid w:val="7C0D9CA0"/>
    <w:rsid w:val="7C23CE60"/>
    <w:rsid w:val="7C335500"/>
    <w:rsid w:val="7C58E4E2"/>
    <w:rsid w:val="7D009865"/>
    <w:rsid w:val="7D2C2897"/>
    <w:rsid w:val="7D3FE27A"/>
    <w:rsid w:val="7D526323"/>
    <w:rsid w:val="7D92DD52"/>
    <w:rsid w:val="7DD5DAB3"/>
    <w:rsid w:val="7DE7B2DA"/>
    <w:rsid w:val="7E008AFC"/>
    <w:rsid w:val="7E15CB1F"/>
    <w:rsid w:val="7E2CF984"/>
    <w:rsid w:val="7E337841"/>
    <w:rsid w:val="7E4C47C1"/>
    <w:rsid w:val="7E519B55"/>
    <w:rsid w:val="7E9FB3FB"/>
    <w:rsid w:val="7EB807EE"/>
    <w:rsid w:val="7EBF4912"/>
    <w:rsid w:val="7EE403CA"/>
    <w:rsid w:val="7EEB939D"/>
    <w:rsid w:val="7F321BEA"/>
    <w:rsid w:val="7F58D9AE"/>
    <w:rsid w:val="7F5A7181"/>
    <w:rsid w:val="7FA936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20B58"/>
  <w15:chartTrackingRefBased/>
  <w15:docId w15:val="{6854AF61-3872-4F51-9CEE-7E9E1756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C89"/>
    <w:pPr>
      <w:spacing w:before="80" w:after="8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A87D5A"/>
    <w:pPr>
      <w:keepNext/>
      <w:keepLines/>
      <w:numPr>
        <w:numId w:val="12"/>
      </w:numPr>
      <w:spacing w:before="36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F3EA2"/>
    <w:pPr>
      <w:keepNext/>
      <w:keepLines/>
      <w:spacing w:before="160" w:line="278" w:lineRule="auto"/>
      <w:outlineLvl w:val="1"/>
    </w:pPr>
    <w:rPr>
      <w:rFonts w:asciiTheme="majorHAnsi" w:eastAsiaTheme="majorEastAsia" w:hAnsiTheme="majorHAnsi" w:cstheme="majorBidi"/>
      <w:b/>
      <w:color w:val="0F4761" w:themeColor="accent1" w:themeShade="BF"/>
      <w:kern w:val="2"/>
      <w:sz w:val="28"/>
      <w:szCs w:val="32"/>
      <w14:ligatures w14:val="standardContextual"/>
    </w:rPr>
  </w:style>
  <w:style w:type="paragraph" w:styleId="Heading3">
    <w:name w:val="heading 3"/>
    <w:basedOn w:val="Normal"/>
    <w:next w:val="Normal"/>
    <w:link w:val="Heading3Char"/>
    <w:uiPriority w:val="9"/>
    <w:semiHidden/>
    <w:unhideWhenUsed/>
    <w:qFormat/>
    <w:rsid w:val="00A87D5A"/>
    <w:pPr>
      <w:keepNext/>
      <w:keepLines/>
      <w:spacing w:before="16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87D5A"/>
    <w:pPr>
      <w:keepNext/>
      <w:keepLines/>
      <w:spacing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87D5A"/>
    <w:pPr>
      <w:keepNext/>
      <w:keepLines/>
      <w:spacing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87D5A"/>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87D5A"/>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87D5A"/>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87D5A"/>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7D5A"/>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semiHidden/>
    <w:rsid w:val="00A87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5A"/>
    <w:rPr>
      <w:rFonts w:eastAsiaTheme="majorEastAsia" w:cstheme="majorBidi"/>
      <w:color w:val="272727" w:themeColor="text1" w:themeTint="D8"/>
    </w:rPr>
  </w:style>
  <w:style w:type="paragraph" w:styleId="Title">
    <w:name w:val="Title"/>
    <w:basedOn w:val="Normal"/>
    <w:next w:val="Normal"/>
    <w:link w:val="TitleChar"/>
    <w:uiPriority w:val="10"/>
    <w:qFormat/>
    <w:rsid w:val="00A87D5A"/>
    <w:pPr>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87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5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87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5A"/>
    <w:pPr>
      <w:spacing w:before="160" w:after="160" w:line="278" w:lineRule="auto"/>
      <w:jc w:val="center"/>
    </w:pPr>
    <w:rPr>
      <w:rFonts w:eastAsia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87D5A"/>
    <w:rPr>
      <w:i/>
      <w:iCs/>
      <w:color w:val="404040" w:themeColor="text1" w:themeTint="BF"/>
    </w:rPr>
  </w:style>
  <w:style w:type="paragraph" w:styleId="ListParagraph">
    <w:name w:val="List Paragraph"/>
    <w:basedOn w:val="Normal"/>
    <w:uiPriority w:val="34"/>
    <w:qFormat/>
    <w:rsid w:val="00A87D5A"/>
    <w:pPr>
      <w:spacing w:after="160" w:line="278" w:lineRule="auto"/>
      <w:ind w:left="720"/>
      <w:contextualSpacing/>
    </w:pPr>
    <w:rPr>
      <w:rFonts w:eastAsiaTheme="minorHAnsi" w:cstheme="minorBidi"/>
      <w:kern w:val="2"/>
      <w14:ligatures w14:val="standardContextual"/>
    </w:rPr>
  </w:style>
  <w:style w:type="character" w:styleId="IntenseEmphasis">
    <w:name w:val="Intense Emphasis"/>
    <w:basedOn w:val="DefaultParagraphFont"/>
    <w:uiPriority w:val="21"/>
    <w:qFormat/>
    <w:rsid w:val="00A87D5A"/>
    <w:rPr>
      <w:i/>
      <w:iCs/>
      <w:color w:val="0F4761" w:themeColor="accent1" w:themeShade="BF"/>
    </w:rPr>
  </w:style>
  <w:style w:type="paragraph" w:styleId="IntenseQuote">
    <w:name w:val="Intense Quote"/>
    <w:basedOn w:val="Normal"/>
    <w:next w:val="Normal"/>
    <w:link w:val="IntenseQuoteChar"/>
    <w:uiPriority w:val="30"/>
    <w:qFormat/>
    <w:rsid w:val="00A87D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87D5A"/>
    <w:rPr>
      <w:i/>
      <w:iCs/>
      <w:color w:val="0F4761" w:themeColor="accent1" w:themeShade="BF"/>
    </w:rPr>
  </w:style>
  <w:style w:type="character" w:styleId="IntenseReference">
    <w:name w:val="Intense Reference"/>
    <w:basedOn w:val="DefaultParagraphFont"/>
    <w:uiPriority w:val="32"/>
    <w:qFormat/>
    <w:rsid w:val="00A87D5A"/>
    <w:rPr>
      <w:b/>
      <w:bCs/>
      <w:smallCaps/>
      <w:color w:val="0F4761" w:themeColor="accent1" w:themeShade="BF"/>
      <w:spacing w:val="5"/>
    </w:rPr>
  </w:style>
  <w:style w:type="paragraph" w:styleId="Header">
    <w:name w:val="header"/>
    <w:basedOn w:val="Normal"/>
    <w:link w:val="HeaderChar"/>
    <w:uiPriority w:val="99"/>
    <w:unhideWhenUsed/>
    <w:rsid w:val="00182BBA"/>
    <w:pPr>
      <w:tabs>
        <w:tab w:val="center" w:pos="4680"/>
        <w:tab w:val="right" w:pos="9360"/>
      </w:tabs>
    </w:pPr>
  </w:style>
  <w:style w:type="character" w:customStyle="1" w:styleId="HeaderChar">
    <w:name w:val="Header Char"/>
    <w:basedOn w:val="DefaultParagraphFont"/>
    <w:link w:val="Header"/>
    <w:uiPriority w:val="99"/>
    <w:rsid w:val="00182BBA"/>
    <w:rPr>
      <w:rFonts w:ascii="Times New Roman" w:eastAsia="Times New Roman" w:hAnsi="Times New Roman" w:cs="Times New Roman"/>
      <w:kern w:val="0"/>
      <w:sz w:val="20"/>
      <w:szCs w:val="20"/>
      <w:lang w:eastAsia="ja-JP"/>
      <w14:ligatures w14:val="none"/>
    </w:rPr>
  </w:style>
  <w:style w:type="paragraph" w:styleId="Footer">
    <w:name w:val="footer"/>
    <w:basedOn w:val="Normal"/>
    <w:link w:val="FooterChar"/>
    <w:uiPriority w:val="99"/>
    <w:unhideWhenUsed/>
    <w:rsid w:val="00182BBA"/>
    <w:pPr>
      <w:tabs>
        <w:tab w:val="center" w:pos="4680"/>
        <w:tab w:val="right" w:pos="9360"/>
      </w:tabs>
    </w:pPr>
  </w:style>
  <w:style w:type="character" w:customStyle="1" w:styleId="FooterChar">
    <w:name w:val="Footer Char"/>
    <w:basedOn w:val="DefaultParagraphFont"/>
    <w:link w:val="Footer"/>
    <w:uiPriority w:val="99"/>
    <w:rsid w:val="00182BBA"/>
    <w:rPr>
      <w:rFonts w:ascii="Times New Roman" w:eastAsia="Times New Roman" w:hAnsi="Times New Roman" w:cs="Times New Roman"/>
      <w:kern w:val="0"/>
      <w:sz w:val="20"/>
      <w:szCs w:val="20"/>
      <w:lang w:eastAsia="ja-JP"/>
      <w14:ligatures w14:val="none"/>
    </w:rPr>
  </w:style>
  <w:style w:type="character" w:styleId="Hyperlink">
    <w:name w:val="Hyperlink"/>
    <w:basedOn w:val="DefaultParagraphFont"/>
    <w:uiPriority w:val="99"/>
    <w:unhideWhenUsed/>
    <w:rsid w:val="00182BBA"/>
    <w:rPr>
      <w:color w:val="467886" w:themeColor="hyperlink"/>
      <w:u w:val="single"/>
    </w:rPr>
  </w:style>
  <w:style w:type="character" w:styleId="UnresolvedMention">
    <w:name w:val="Unresolved Mention"/>
    <w:basedOn w:val="DefaultParagraphFont"/>
    <w:uiPriority w:val="99"/>
    <w:semiHidden/>
    <w:unhideWhenUsed/>
    <w:rsid w:val="00182BBA"/>
    <w:rPr>
      <w:color w:val="605E5C"/>
      <w:shd w:val="clear" w:color="auto" w:fill="E1DFDD"/>
    </w:rPr>
  </w:style>
  <w:style w:type="paragraph" w:styleId="TOCHeading">
    <w:name w:val="TOC Heading"/>
    <w:basedOn w:val="Heading1"/>
    <w:next w:val="Normal"/>
    <w:uiPriority w:val="39"/>
    <w:unhideWhenUsed/>
    <w:qFormat/>
    <w:rsid w:val="00125FD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51DF6"/>
    <w:pPr>
      <w:spacing w:before="120"/>
    </w:pPr>
    <w:rPr>
      <w:b/>
      <w:bCs/>
      <w:i/>
      <w:iCs/>
    </w:rPr>
  </w:style>
  <w:style w:type="paragraph" w:styleId="TOC2">
    <w:name w:val="toc 2"/>
    <w:basedOn w:val="Normal"/>
    <w:next w:val="Normal"/>
    <w:autoRedefine/>
    <w:uiPriority w:val="39"/>
    <w:unhideWhenUsed/>
    <w:rsid w:val="00125FDB"/>
    <w:pPr>
      <w:spacing w:before="120"/>
      <w:ind w:left="240"/>
    </w:pPr>
    <w:rPr>
      <w:b/>
      <w:bCs/>
      <w:sz w:val="22"/>
      <w:szCs w:val="22"/>
    </w:rPr>
  </w:style>
  <w:style w:type="table" w:styleId="TableGrid">
    <w:name w:val="Table Grid"/>
    <w:aliases w:val="Deloitte,Table Definitions Grid,Deloitte Table Grid,Table Definitions Grid1,tt,Table Definitions Grid2,Table Definitions Grid11,Table Definitions Grid3,Table Definitions Grid12,HED,RFP tab,1 Table Grid,Standard Deloitte Blue/Blue Table/Tablea"/>
    <w:basedOn w:val="TableNormal"/>
    <w:uiPriority w:val="59"/>
    <w:rsid w:val="00162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odycopy">
    <w:name w:val="A_Body_copy"/>
    <w:link w:val="ABodycopyChar"/>
    <w:uiPriority w:val="1"/>
    <w:qFormat/>
    <w:rsid w:val="00024DE9"/>
    <w:pPr>
      <w:spacing w:after="240" w:line="276" w:lineRule="auto"/>
    </w:pPr>
    <w:rPr>
      <w:rFonts w:eastAsia="Times" w:cs="Times New Roman"/>
      <w:color w:val="000000" w:themeColor="text1"/>
      <w:kern w:val="0"/>
      <w:sz w:val="20"/>
      <w:szCs w:val="20"/>
      <w14:ligatures w14:val="none"/>
    </w:rPr>
  </w:style>
  <w:style w:type="character" w:customStyle="1" w:styleId="ABodycopyChar">
    <w:name w:val="A_Body_copy Char"/>
    <w:basedOn w:val="DefaultParagraphFont"/>
    <w:link w:val="ABodycopy"/>
    <w:rsid w:val="00024DE9"/>
    <w:rPr>
      <w:rFonts w:eastAsia="Times" w:cs="Times New Roman"/>
      <w:color w:val="000000" w:themeColor="text1"/>
      <w:kern w:val="0"/>
      <w:sz w:val="20"/>
      <w:szCs w:val="20"/>
      <w14:ligatures w14:val="none"/>
    </w:rPr>
  </w:style>
  <w:style w:type="paragraph" w:customStyle="1" w:styleId="ATablebody">
    <w:name w:val="A_Table_body"/>
    <w:qFormat/>
    <w:rsid w:val="00024DE9"/>
    <w:pPr>
      <w:spacing w:before="60" w:after="60" w:line="240" w:lineRule="auto"/>
    </w:pPr>
    <w:rPr>
      <w:rFonts w:ascii="Open Sans" w:hAnsi="Open Sans" w:cs="Times New Roman"/>
      <w:color w:val="000000"/>
      <w:kern w:val="0"/>
      <w:sz w:val="16"/>
      <w:szCs w:val="18"/>
      <w:lang w:val="en-GB"/>
      <w14:ligatures w14:val="none"/>
    </w:rPr>
  </w:style>
  <w:style w:type="paragraph" w:customStyle="1" w:styleId="ATablecolumnheader">
    <w:name w:val="A_Table_column_header"/>
    <w:basedOn w:val="Normal"/>
    <w:qFormat/>
    <w:rsid w:val="00024DE9"/>
    <w:pPr>
      <w:spacing w:before="60" w:after="60" w:line="276" w:lineRule="auto"/>
    </w:pPr>
    <w:rPr>
      <w:rFonts w:eastAsia="Arial" w:cstheme="minorHAnsi"/>
      <w:b/>
      <w:bCs/>
      <w:color w:val="000000" w:themeColor="text1"/>
      <w:kern w:val="2"/>
      <w:sz w:val="16"/>
      <w:szCs w:val="16"/>
      <w14:ligatures w14:val="standardContextual"/>
    </w:rPr>
  </w:style>
  <w:style w:type="paragraph" w:customStyle="1" w:styleId="AHeading3">
    <w:name w:val="A_Heading_3"/>
    <w:basedOn w:val="Normal"/>
    <w:qFormat/>
    <w:rsid w:val="00024DE9"/>
    <w:pPr>
      <w:spacing w:after="60"/>
      <w:outlineLvl w:val="3"/>
    </w:pPr>
    <w:rPr>
      <w:rFonts w:ascii="Open Sans" w:eastAsiaTheme="majorEastAsia" w:hAnsi="Open Sans" w:cstheme="majorBidi"/>
      <w:b/>
      <w:bCs/>
      <w:color w:val="97999B"/>
      <w:szCs w:val="22"/>
      <w:lang w:val="en-GB"/>
    </w:rPr>
  </w:style>
  <w:style w:type="paragraph" w:customStyle="1" w:styleId="ATablebodybold">
    <w:name w:val="A_Table_body_bold"/>
    <w:basedOn w:val="ATablebody"/>
    <w:qFormat/>
    <w:rsid w:val="00024DE9"/>
    <w:rPr>
      <w:rFonts w:asciiTheme="minorHAnsi" w:hAnsiTheme="minorHAnsi"/>
      <w:b/>
    </w:rPr>
  </w:style>
  <w:style w:type="table" w:customStyle="1" w:styleId="3MtableSoftgray">
    <w:name w:val="3M_table_Soft_gray"/>
    <w:basedOn w:val="TableNormal"/>
    <w:uiPriority w:val="99"/>
    <w:rsid w:val="00024DE9"/>
    <w:pPr>
      <w:spacing w:after="0" w:line="240" w:lineRule="auto"/>
    </w:pPr>
    <w:rPr>
      <w:rFonts w:ascii="Open Sans" w:hAnsi="Open Sans"/>
      <w:kern w:val="0"/>
      <w:sz w:val="22"/>
      <w:szCs w:val="22"/>
      <w:lang w:val="en-GB"/>
      <w14:ligatures w14:val="none"/>
    </w:rPr>
    <w:tblPr>
      <w:tblBorders>
        <w:bottom w:val="single" w:sz="6" w:space="0" w:color="75787B"/>
        <w:insideH w:val="single" w:sz="6" w:space="0" w:color="75787B"/>
      </w:tblBorders>
      <w:tblCellMar>
        <w:top w:w="14" w:type="dxa"/>
        <w:left w:w="0" w:type="dxa"/>
        <w:bottom w:w="14" w:type="dxa"/>
        <w:right w:w="101" w:type="dxa"/>
      </w:tblCellMar>
    </w:tblPr>
    <w:tblStylePr w:type="firstRow">
      <w:tblPr/>
      <w:tcPr>
        <w:tcBorders>
          <w:top w:val="single" w:sz="24" w:space="0" w:color="75787B"/>
        </w:tcBorders>
        <w:shd w:val="clear" w:color="auto" w:fill="F2F2F2" w:themeFill="background1" w:themeFillShade="F2"/>
      </w:tcPr>
    </w:tblStylePr>
  </w:style>
  <w:style w:type="paragraph" w:customStyle="1" w:styleId="ABullet1intro">
    <w:name w:val="A_Bullet_1_intro"/>
    <w:basedOn w:val="Normal"/>
    <w:uiPriority w:val="1"/>
    <w:qFormat/>
    <w:locked/>
    <w:rsid w:val="00024DE9"/>
    <w:pPr>
      <w:spacing w:after="60" w:line="276" w:lineRule="auto"/>
    </w:pPr>
    <w:rPr>
      <w:szCs w:val="19"/>
      <w:lang w:val="en-GB"/>
    </w:rPr>
  </w:style>
  <w:style w:type="paragraph" w:customStyle="1" w:styleId="ATablebodycenter">
    <w:name w:val="A_Table_body_center"/>
    <w:basedOn w:val="ATablebody"/>
    <w:qFormat/>
    <w:rsid w:val="00024DE9"/>
    <w:pPr>
      <w:jc w:val="center"/>
    </w:pPr>
  </w:style>
  <w:style w:type="character" w:styleId="CommentReference">
    <w:name w:val="annotation reference"/>
    <w:basedOn w:val="DefaultParagraphFont"/>
    <w:uiPriority w:val="99"/>
    <w:semiHidden/>
    <w:unhideWhenUsed/>
    <w:rsid w:val="00024DE9"/>
    <w:rPr>
      <w:sz w:val="16"/>
      <w:szCs w:val="16"/>
    </w:rPr>
  </w:style>
  <w:style w:type="paragraph" w:styleId="CommentText">
    <w:name w:val="annotation text"/>
    <w:basedOn w:val="Normal"/>
    <w:link w:val="CommentTextChar"/>
    <w:uiPriority w:val="99"/>
    <w:unhideWhenUsed/>
    <w:rsid w:val="00024DE9"/>
  </w:style>
  <w:style w:type="character" w:customStyle="1" w:styleId="CommentTextChar">
    <w:name w:val="Comment Text Char"/>
    <w:basedOn w:val="DefaultParagraphFont"/>
    <w:link w:val="CommentText"/>
    <w:uiPriority w:val="99"/>
    <w:rsid w:val="00024DE9"/>
    <w:rPr>
      <w:rFonts w:ascii="Times New Roman" w:eastAsia="Times New Roman" w:hAnsi="Times New Roman" w:cs="Times New Roman"/>
      <w:kern w:val="0"/>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024DE9"/>
    <w:rPr>
      <w:b/>
      <w:bCs/>
    </w:rPr>
  </w:style>
  <w:style w:type="character" w:customStyle="1" w:styleId="CommentSubjectChar">
    <w:name w:val="Comment Subject Char"/>
    <w:basedOn w:val="CommentTextChar"/>
    <w:link w:val="CommentSubject"/>
    <w:uiPriority w:val="99"/>
    <w:semiHidden/>
    <w:rsid w:val="00024DE9"/>
    <w:rPr>
      <w:rFonts w:ascii="Times New Roman" w:eastAsia="Times New Roman" w:hAnsi="Times New Roman" w:cs="Times New Roman"/>
      <w:b/>
      <w:bCs/>
      <w:kern w:val="0"/>
      <w:sz w:val="20"/>
      <w:szCs w:val="20"/>
      <w:lang w:eastAsia="ja-JP"/>
      <w14:ligatures w14:val="none"/>
    </w:rPr>
  </w:style>
  <w:style w:type="character" w:styleId="Mention">
    <w:name w:val="Mention"/>
    <w:basedOn w:val="DefaultParagraphFont"/>
    <w:uiPriority w:val="99"/>
    <w:unhideWhenUsed/>
    <w:rsid w:val="00024DE9"/>
    <w:rPr>
      <w:color w:val="2B579A"/>
      <w:shd w:val="clear" w:color="auto" w:fill="E1DFDD"/>
    </w:rPr>
  </w:style>
  <w:style w:type="paragraph" w:customStyle="1" w:styleId="DecimalAligned">
    <w:name w:val="Decimal Aligned"/>
    <w:basedOn w:val="Normal"/>
    <w:uiPriority w:val="40"/>
    <w:qFormat/>
    <w:rsid w:val="005E53C8"/>
    <w:pPr>
      <w:tabs>
        <w:tab w:val="decimal" w:pos="360"/>
      </w:tabs>
      <w:spacing w:after="200" w:line="276" w:lineRule="auto"/>
    </w:pPr>
    <w:rPr>
      <w:rFonts w:eastAsiaTheme="minorEastAsia"/>
      <w:sz w:val="22"/>
      <w:szCs w:val="22"/>
    </w:rPr>
  </w:style>
  <w:style w:type="paragraph" w:styleId="FootnoteText">
    <w:name w:val="footnote text"/>
    <w:basedOn w:val="Normal"/>
    <w:link w:val="FootnoteTextChar"/>
    <w:uiPriority w:val="99"/>
    <w:unhideWhenUsed/>
    <w:rsid w:val="005E53C8"/>
    <w:rPr>
      <w:rFonts w:eastAsiaTheme="minorEastAsia"/>
    </w:rPr>
  </w:style>
  <w:style w:type="character" w:customStyle="1" w:styleId="FootnoteTextChar">
    <w:name w:val="Footnote Text Char"/>
    <w:basedOn w:val="DefaultParagraphFont"/>
    <w:link w:val="FootnoteText"/>
    <w:uiPriority w:val="99"/>
    <w:rsid w:val="005E53C8"/>
    <w:rPr>
      <w:rFonts w:eastAsiaTheme="minorEastAsia" w:cs="Times New Roman"/>
      <w:kern w:val="0"/>
      <w14:ligatures w14:val="none"/>
    </w:rPr>
  </w:style>
  <w:style w:type="character" w:styleId="SubtleEmphasis">
    <w:name w:val="Subtle Emphasis"/>
    <w:basedOn w:val="DefaultParagraphFont"/>
    <w:uiPriority w:val="19"/>
    <w:qFormat/>
    <w:rsid w:val="005E53C8"/>
    <w:rPr>
      <w:i/>
      <w:iCs/>
    </w:rPr>
  </w:style>
  <w:style w:type="table" w:styleId="LightShading-Accent1">
    <w:name w:val="Light Shading Accent 1"/>
    <w:basedOn w:val="TableNormal"/>
    <w:uiPriority w:val="60"/>
    <w:rsid w:val="005E53C8"/>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Default">
    <w:name w:val="Default"/>
    <w:rsid w:val="00755266"/>
    <w:pPr>
      <w:autoSpaceDE w:val="0"/>
      <w:autoSpaceDN w:val="0"/>
      <w:adjustRightInd w:val="0"/>
      <w:spacing w:after="0" w:line="240" w:lineRule="auto"/>
    </w:pPr>
    <w:rPr>
      <w:rFonts w:ascii="Aptos" w:hAnsi="Aptos" w:cs="Aptos"/>
      <w:color w:val="000000"/>
      <w:kern w:val="0"/>
    </w:rPr>
  </w:style>
  <w:style w:type="paragraph" w:styleId="NormalWeb">
    <w:name w:val="Normal (Web)"/>
    <w:basedOn w:val="Normal"/>
    <w:uiPriority w:val="99"/>
    <w:unhideWhenUsed/>
    <w:rsid w:val="00551748"/>
    <w:pPr>
      <w:spacing w:before="100" w:beforeAutospacing="1" w:after="100" w:afterAutospacing="1"/>
    </w:pPr>
  </w:style>
  <w:style w:type="character" w:styleId="Strong">
    <w:name w:val="Strong"/>
    <w:basedOn w:val="DefaultParagraphFont"/>
    <w:uiPriority w:val="22"/>
    <w:qFormat/>
    <w:rsid w:val="00281ED2"/>
    <w:rPr>
      <w:rFonts w:asciiTheme="minorHAnsi" w:hAnsiTheme="minorHAnsi"/>
      <w:b/>
      <w:bCs/>
      <w:sz w:val="24"/>
    </w:rPr>
  </w:style>
  <w:style w:type="character" w:styleId="Emphasis">
    <w:name w:val="Emphasis"/>
    <w:basedOn w:val="DefaultParagraphFont"/>
    <w:uiPriority w:val="20"/>
    <w:qFormat/>
    <w:rsid w:val="00DC4BC3"/>
    <w:rPr>
      <w:i/>
      <w:iCs/>
    </w:rPr>
  </w:style>
  <w:style w:type="table" w:styleId="GridTable4">
    <w:name w:val="Grid Table 4"/>
    <w:basedOn w:val="TableNormal"/>
    <w:uiPriority w:val="49"/>
    <w:rsid w:val="00DC4BC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C4BC3"/>
    <w:pPr>
      <w:spacing w:after="0" w:line="240" w:lineRule="auto"/>
    </w:pPr>
    <w:rPr>
      <w:rFonts w:ascii="Times New Roman" w:eastAsia="Times New Roman" w:hAnsi="Times New Roman" w:cs="Times New Roman"/>
      <w:kern w:val="0"/>
      <w:sz w:val="20"/>
      <w:szCs w:val="20"/>
      <w:lang w:eastAsia="ja-JP"/>
      <w14:ligatures w14:val="none"/>
    </w:rPr>
  </w:style>
  <w:style w:type="paragraph" w:customStyle="1" w:styleId="font-claude-response-body">
    <w:name w:val="font-claude-response-body"/>
    <w:basedOn w:val="Normal"/>
    <w:rsid w:val="00833186"/>
    <w:pPr>
      <w:spacing w:before="100" w:beforeAutospacing="1" w:after="100" w:afterAutospacing="1"/>
    </w:pPr>
  </w:style>
  <w:style w:type="paragraph" w:styleId="BodyText">
    <w:name w:val="Body Text"/>
    <w:basedOn w:val="Normal"/>
    <w:link w:val="BodyTextChar"/>
    <w:uiPriority w:val="1"/>
    <w:qFormat/>
    <w:rsid w:val="00DC4BC3"/>
    <w:pPr>
      <w:widowControl w:val="0"/>
      <w:autoSpaceDE w:val="0"/>
      <w:autoSpaceDN w:val="0"/>
    </w:pPr>
    <w:rPr>
      <w:rFonts w:ascii="Open Sans" w:eastAsia="Open Sans" w:hAnsi="Open Sans" w:cs="Open Sans"/>
      <w:sz w:val="19"/>
      <w:szCs w:val="19"/>
    </w:rPr>
  </w:style>
  <w:style w:type="character" w:customStyle="1" w:styleId="BodyTextChar">
    <w:name w:val="Body Text Char"/>
    <w:basedOn w:val="DefaultParagraphFont"/>
    <w:link w:val="BodyText"/>
    <w:uiPriority w:val="1"/>
    <w:rsid w:val="00DC4BC3"/>
    <w:rPr>
      <w:rFonts w:ascii="Open Sans" w:eastAsia="Open Sans" w:hAnsi="Open Sans" w:cs="Open Sans"/>
      <w:kern w:val="0"/>
      <w:sz w:val="19"/>
      <w:szCs w:val="19"/>
      <w14:ligatures w14:val="none"/>
    </w:rPr>
  </w:style>
  <w:style w:type="paragraph" w:customStyle="1" w:styleId="TableParagraph">
    <w:name w:val="Table Paragraph"/>
    <w:basedOn w:val="Normal"/>
    <w:uiPriority w:val="1"/>
    <w:qFormat/>
    <w:rsid w:val="00DC4BC3"/>
    <w:pPr>
      <w:widowControl w:val="0"/>
      <w:autoSpaceDE w:val="0"/>
      <w:autoSpaceDN w:val="0"/>
    </w:pPr>
    <w:rPr>
      <w:rFonts w:ascii="Open Sans" w:eastAsia="Open Sans" w:hAnsi="Open Sans" w:cs="Open Sans"/>
      <w:sz w:val="22"/>
      <w:szCs w:val="22"/>
    </w:rPr>
  </w:style>
  <w:style w:type="table" w:customStyle="1" w:styleId="Deloittetable">
    <w:name w:val="Deloitte table"/>
    <w:basedOn w:val="TableNormal"/>
    <w:uiPriority w:val="99"/>
    <w:rsid w:val="00A05D03"/>
    <w:pPr>
      <w:spacing w:after="0" w:line="240" w:lineRule="auto"/>
    </w:pPr>
    <w:rPr>
      <w:kern w:val="0"/>
      <w:sz w:val="17"/>
      <w:szCs w:val="22"/>
      <w:lang w:val="en-GB"/>
      <w14:ligatures w14:val="none"/>
    </w:rPr>
    <w:tblPr>
      <w:tblInd w:w="0" w:type="nil"/>
      <w:tblBorders>
        <w:top w:val="single" w:sz="4" w:space="0" w:color="595959"/>
        <w:bottom w:val="single" w:sz="4" w:space="0" w:color="595959"/>
        <w:insideH w:val="single" w:sz="4" w:space="0" w:color="auto"/>
      </w:tblBorders>
      <w:tblCellMar>
        <w:top w:w="57" w:type="dxa"/>
        <w:left w:w="58" w:type="dxa"/>
        <w:bottom w:w="57" w:type="dxa"/>
        <w:right w:w="58" w:type="dxa"/>
      </w:tblCellMar>
    </w:tblPr>
    <w:tblStylePr w:type="firstRow">
      <w:pPr>
        <w:jc w:val="left"/>
      </w:pPr>
      <w:rPr>
        <w:rFonts w:ascii="Yu Gothic Light" w:hAnsi="Yu Gothic Light"/>
        <w:sz w:val="17"/>
      </w:rPr>
      <w:tblPr/>
      <w:tcPr>
        <w:tcBorders>
          <w:top w:val="thinThickSmallGap" w:sz="36" w:space="0" w:color="62B5E5"/>
        </w:tcBorders>
      </w:tcPr>
    </w:tblStylePr>
    <w:tblStylePr w:type="lastRow">
      <w:tblPr/>
      <w:tcPr>
        <w:tcBorders>
          <w:top w:val="nil"/>
          <w:left w:val="nil"/>
          <w:bottom w:val="nil"/>
          <w:right w:val="nil"/>
          <w:insideH w:val="nil"/>
          <w:insideV w:val="nil"/>
          <w:tl2br w:val="nil"/>
          <w:tr2bl w:val="nil"/>
        </w:tcBorders>
      </w:tcPr>
    </w:tblStylePr>
  </w:style>
  <w:style w:type="table" w:customStyle="1" w:styleId="DeloitteTable1">
    <w:name w:val="Deloitte Table 1"/>
    <w:basedOn w:val="TableNormal"/>
    <w:uiPriority w:val="99"/>
    <w:rsid w:val="00A05D03"/>
    <w:pPr>
      <w:spacing w:after="0" w:line="240" w:lineRule="auto"/>
    </w:pPr>
    <w:rPr>
      <w:kern w:val="0"/>
      <w:sz w:val="19"/>
      <w:szCs w:val="22"/>
      <w:lang w:val="en-GB"/>
      <w14:ligatures w14:val="none"/>
    </w:rPr>
    <w:tblPr>
      <w:tblStyleRowBandSize w:val="1"/>
      <w:tblInd w:w="0" w:type="nil"/>
      <w:tblBorders>
        <w:top w:val="single" w:sz="24" w:space="0" w:color="auto"/>
        <w:bottom w:val="single" w:sz="4" w:space="0" w:color="8DD873"/>
        <w:insideH w:val="single" w:sz="4" w:space="0" w:color="8DD873"/>
      </w:tblBorders>
      <w:tblCellMar>
        <w:left w:w="58" w:type="dxa"/>
        <w:right w:w="58" w:type="dxa"/>
      </w:tblCellMar>
    </w:tblPr>
    <w:tcPr>
      <w:shd w:val="clear" w:color="auto" w:fill="FFFFFF"/>
    </w:tcPr>
    <w:tblStylePr w:type="firstRow">
      <w:rPr>
        <w:rFonts w:ascii="Segoe UI Variable Text Semiligh" w:hAnsi="Segoe UI Variable Text Semiligh"/>
        <w:sz w:val="19"/>
      </w:rPr>
      <w:tblPr/>
      <w:tcPr>
        <w:tcBorders>
          <w:top w:val="single" w:sz="24" w:space="0" w:color="000000"/>
        </w:tcBorders>
        <w:shd w:val="clear" w:color="auto" w:fill="FFFFFF"/>
      </w:tcPr>
    </w:tblStylePr>
    <w:tblStylePr w:type="band1Horz">
      <w:tblPr/>
      <w:tcPr>
        <w:shd w:val="clear" w:color="auto" w:fill="FFFFFF"/>
      </w:tcPr>
    </w:tblStylePr>
  </w:style>
  <w:style w:type="table" w:styleId="ListTable3">
    <w:name w:val="List Table 3"/>
    <w:basedOn w:val="TableNormal"/>
    <w:uiPriority w:val="48"/>
    <w:rsid w:val="00DC4BC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BodyCopy">
    <w:name w:val="_Body Copy"/>
    <w:basedOn w:val="Normal"/>
    <w:link w:val="BodyCopyChar"/>
    <w:autoRedefine/>
    <w:qFormat/>
    <w:rsid w:val="00943736"/>
    <w:pPr>
      <w:spacing w:after="120" w:line="276" w:lineRule="auto"/>
      <w:ind w:left="720"/>
    </w:pPr>
    <w:rPr>
      <w:rFonts w:eastAsiaTheme="minorHAnsi" w:cstheme="majorHAnsi"/>
      <w:noProof/>
      <w:color w:val="000000" w:themeColor="text1"/>
      <w:sz w:val="22"/>
      <w:szCs w:val="22"/>
    </w:rPr>
  </w:style>
  <w:style w:type="character" w:customStyle="1" w:styleId="BodyCopyChar">
    <w:name w:val="_Body Copy Char"/>
    <w:basedOn w:val="DefaultParagraphFont"/>
    <w:link w:val="BodyCopy"/>
    <w:rsid w:val="0067073E"/>
    <w:rPr>
      <w:rFonts w:cstheme="majorHAnsi"/>
      <w:noProof/>
      <w:color w:val="000000" w:themeColor="text1"/>
      <w:kern w:val="0"/>
      <w:sz w:val="22"/>
      <w:szCs w:val="22"/>
      <w14:ligatures w14:val="none"/>
    </w:rPr>
  </w:style>
  <w:style w:type="paragraph" w:customStyle="1" w:styleId="Bullet1">
    <w:name w:val="_Bullet 1"/>
    <w:basedOn w:val="BodyCopy"/>
    <w:link w:val="Bullet1Char"/>
    <w:qFormat/>
    <w:rsid w:val="00732275"/>
    <w:pPr>
      <w:numPr>
        <w:numId w:val="1"/>
      </w:numPr>
    </w:pPr>
  </w:style>
  <w:style w:type="character" w:customStyle="1" w:styleId="Bullet1Char">
    <w:name w:val="_Bullet 1 Char"/>
    <w:basedOn w:val="BodyCopyChar"/>
    <w:link w:val="Bullet1"/>
    <w:rsid w:val="00101065"/>
    <w:rPr>
      <w:rFonts w:cstheme="majorHAnsi"/>
      <w:noProof/>
      <w:color w:val="000000" w:themeColor="text1"/>
      <w:kern w:val="0"/>
      <w:sz w:val="22"/>
      <w:szCs w:val="22"/>
      <w14:ligatures w14:val="none"/>
    </w:rPr>
  </w:style>
  <w:style w:type="paragraph" w:customStyle="1" w:styleId="Bullet2">
    <w:name w:val="_Bullet 2"/>
    <w:basedOn w:val="Bullet1"/>
    <w:link w:val="Bullet2Char"/>
    <w:qFormat/>
    <w:rsid w:val="00732275"/>
    <w:pPr>
      <w:numPr>
        <w:numId w:val="2"/>
      </w:numPr>
    </w:pPr>
  </w:style>
  <w:style w:type="character" w:customStyle="1" w:styleId="Bullet2Char">
    <w:name w:val="_Bullet 2 Char"/>
    <w:basedOn w:val="Bullet1Char"/>
    <w:link w:val="Bullet2"/>
    <w:rsid w:val="00101065"/>
    <w:rPr>
      <w:rFonts w:cstheme="majorHAnsi"/>
      <w:noProof/>
      <w:color w:val="000000" w:themeColor="text1"/>
      <w:kern w:val="0"/>
      <w:sz w:val="22"/>
      <w:szCs w:val="22"/>
      <w14:ligatures w14:val="none"/>
    </w:rPr>
  </w:style>
  <w:style w:type="paragraph" w:customStyle="1" w:styleId="DBulletlevel1">
    <w:name w:val="D_Bullet level 1"/>
    <w:link w:val="DBulletlevel1Char"/>
    <w:uiPriority w:val="1"/>
    <w:qFormat/>
    <w:rsid w:val="00732275"/>
    <w:pPr>
      <w:numPr>
        <w:numId w:val="3"/>
      </w:numPr>
      <w:spacing w:after="120" w:line="280" w:lineRule="exact"/>
      <w:contextualSpacing/>
    </w:pPr>
    <w:rPr>
      <w:rFonts w:ascii="Open Sans" w:hAnsi="Open Sans" w:cs="Open Sans"/>
      <w:kern w:val="0"/>
      <w:sz w:val="19"/>
      <w:szCs w:val="22"/>
      <w14:ligatures w14:val="none"/>
    </w:rPr>
  </w:style>
  <w:style w:type="paragraph" w:customStyle="1" w:styleId="DBodycopy">
    <w:name w:val="D_Body copy"/>
    <w:link w:val="DBodycopyChar"/>
    <w:uiPriority w:val="67"/>
    <w:qFormat/>
    <w:rsid w:val="00CD0596"/>
    <w:pPr>
      <w:spacing w:after="120" w:line="280" w:lineRule="exact"/>
    </w:pPr>
    <w:rPr>
      <w:rFonts w:ascii="Open Sans" w:eastAsia="Times" w:hAnsi="Open Sans" w:cs="Times New Roman"/>
      <w:color w:val="000000" w:themeColor="text1"/>
      <w:kern w:val="0"/>
      <w:sz w:val="19"/>
      <w:szCs w:val="20"/>
      <w14:ligatures w14:val="none"/>
    </w:rPr>
  </w:style>
  <w:style w:type="character" w:customStyle="1" w:styleId="DBodycopyChar">
    <w:name w:val="D_Body copy Char"/>
    <w:basedOn w:val="DefaultParagraphFont"/>
    <w:link w:val="DBodycopy"/>
    <w:uiPriority w:val="67"/>
    <w:rsid w:val="00CD0596"/>
    <w:rPr>
      <w:rFonts w:ascii="Open Sans" w:eastAsia="Times" w:hAnsi="Open Sans" w:cs="Times New Roman"/>
      <w:color w:val="000000" w:themeColor="text1"/>
      <w:kern w:val="0"/>
      <w:sz w:val="19"/>
      <w:szCs w:val="20"/>
      <w14:ligatures w14:val="none"/>
    </w:rPr>
  </w:style>
  <w:style w:type="character" w:customStyle="1" w:styleId="DBulletlevel1Char">
    <w:name w:val="D_Bullet level 1 Char"/>
    <w:basedOn w:val="DefaultParagraphFont"/>
    <w:link w:val="DBulletlevel1"/>
    <w:uiPriority w:val="1"/>
    <w:rsid w:val="00CD0596"/>
    <w:rPr>
      <w:rFonts w:ascii="Open Sans" w:hAnsi="Open Sans" w:cs="Open Sans"/>
      <w:kern w:val="0"/>
      <w:sz w:val="19"/>
      <w:szCs w:val="22"/>
      <w14:ligatures w14:val="none"/>
    </w:rPr>
  </w:style>
  <w:style w:type="paragraph" w:customStyle="1" w:styleId="DTablebullet1">
    <w:name w:val="D_Table bullet 1"/>
    <w:link w:val="DTablebullet1Char"/>
    <w:qFormat/>
    <w:rsid w:val="00732275"/>
    <w:pPr>
      <w:numPr>
        <w:numId w:val="4"/>
      </w:numPr>
      <w:spacing w:before="40" w:after="40" w:line="240" w:lineRule="auto"/>
    </w:pPr>
    <w:rPr>
      <w:rFonts w:eastAsia="Times" w:cs="Times New Roman"/>
      <w:color w:val="000000" w:themeColor="text1"/>
      <w:kern w:val="0"/>
      <w:sz w:val="17"/>
      <w:szCs w:val="20"/>
      <w:lang w:eastAsia="zh-CN"/>
      <w14:ligatures w14:val="none"/>
    </w:rPr>
  </w:style>
  <w:style w:type="character" w:customStyle="1" w:styleId="DTablebullet1Char">
    <w:name w:val="D_Table bullet 1 Char"/>
    <w:basedOn w:val="DefaultParagraphFont"/>
    <w:link w:val="DTablebullet1"/>
    <w:rsid w:val="00CD0596"/>
    <w:rPr>
      <w:rFonts w:eastAsia="Times" w:cs="Times New Roman"/>
      <w:color w:val="000000" w:themeColor="text1"/>
      <w:kern w:val="0"/>
      <w:sz w:val="17"/>
      <w:szCs w:val="20"/>
      <w:lang w:eastAsia="zh-CN"/>
      <w14:ligatures w14:val="none"/>
    </w:rPr>
  </w:style>
  <w:style w:type="paragraph" w:customStyle="1" w:styleId="DTablesection">
    <w:name w:val="D_Table section"/>
    <w:qFormat/>
    <w:rsid w:val="00CD0596"/>
    <w:pPr>
      <w:spacing w:after="120" w:line="240" w:lineRule="auto"/>
    </w:pPr>
    <w:rPr>
      <w:rFonts w:ascii="Open Sans" w:eastAsia="Times" w:hAnsi="Open Sans" w:cs="Times New Roman"/>
      <w:b/>
      <w:color w:val="000000"/>
      <w:kern w:val="0"/>
      <w:sz w:val="17"/>
      <w:szCs w:val="17"/>
      <w14:ligatures w14:val="none"/>
    </w:rPr>
  </w:style>
  <w:style w:type="paragraph" w:customStyle="1" w:styleId="DH4">
    <w:name w:val="D_H4"/>
    <w:next w:val="DBodycopy"/>
    <w:link w:val="DH4Char"/>
    <w:uiPriority w:val="66"/>
    <w:qFormat/>
    <w:rsid w:val="00CD0596"/>
    <w:pPr>
      <w:spacing w:before="240" w:after="120" w:line="280" w:lineRule="exact"/>
      <w:outlineLvl w:val="1"/>
    </w:pPr>
    <w:rPr>
      <w:rFonts w:ascii="Open Sans" w:eastAsia="Times" w:hAnsi="Open Sans" w:cs="Open Sans"/>
      <w:b/>
      <w:color w:val="595959" w:themeColor="text1" w:themeTint="A6"/>
      <w:kern w:val="1"/>
      <w:sz w:val="22"/>
      <w:lang w:val="en-GB"/>
      <w14:ligatures w14:val="none"/>
    </w:rPr>
  </w:style>
  <w:style w:type="character" w:customStyle="1" w:styleId="DH4Char">
    <w:name w:val="D_H4 Char"/>
    <w:basedOn w:val="DefaultParagraphFont"/>
    <w:link w:val="DH4"/>
    <w:uiPriority w:val="66"/>
    <w:rsid w:val="00CD0596"/>
    <w:rPr>
      <w:rFonts w:ascii="Open Sans" w:eastAsia="Times" w:hAnsi="Open Sans" w:cs="Open Sans"/>
      <w:b/>
      <w:color w:val="595959" w:themeColor="text1" w:themeTint="A6"/>
      <w:kern w:val="1"/>
      <w:sz w:val="22"/>
      <w:lang w:val="en-GB"/>
      <w14:ligatures w14:val="none"/>
    </w:rPr>
  </w:style>
  <w:style w:type="paragraph" w:customStyle="1" w:styleId="DTablebullet2">
    <w:name w:val="D_Table bullet 2"/>
    <w:qFormat/>
    <w:rsid w:val="00732275"/>
    <w:pPr>
      <w:numPr>
        <w:ilvl w:val="1"/>
        <w:numId w:val="4"/>
      </w:numPr>
      <w:tabs>
        <w:tab w:val="num" w:pos="360"/>
        <w:tab w:val="num" w:pos="1440"/>
      </w:tabs>
      <w:spacing w:before="40" w:after="40" w:line="240" w:lineRule="auto"/>
    </w:pPr>
    <w:rPr>
      <w:rFonts w:eastAsia="Times" w:cs="Times New Roman"/>
      <w:color w:val="000000" w:themeColor="text1"/>
      <w:kern w:val="0"/>
      <w:sz w:val="17"/>
      <w:szCs w:val="20"/>
      <w14:ligatures w14:val="none"/>
    </w:rPr>
  </w:style>
  <w:style w:type="paragraph" w:customStyle="1" w:styleId="CHVBodyText">
    <w:name w:val="__CHV Body Text"/>
    <w:qFormat/>
    <w:rsid w:val="008A59AB"/>
    <w:pPr>
      <w:spacing w:after="240" w:line="240" w:lineRule="auto"/>
    </w:pPr>
    <w:rPr>
      <w:rFonts w:ascii="Open Sans" w:hAnsi="Open Sans"/>
      <w:kern w:val="0"/>
      <w:sz w:val="19"/>
      <w:szCs w:val="22"/>
      <w14:ligatures w14:val="none"/>
    </w:rPr>
  </w:style>
  <w:style w:type="paragraph" w:customStyle="1" w:styleId="CHVBullet01">
    <w:name w:val="__CHV Bullet 01"/>
    <w:qFormat/>
    <w:rsid w:val="00732275"/>
    <w:pPr>
      <w:numPr>
        <w:numId w:val="7"/>
      </w:numPr>
      <w:spacing w:after="80" w:line="240" w:lineRule="auto"/>
    </w:pPr>
    <w:rPr>
      <w:rFonts w:ascii="Open Sans" w:hAnsi="Open Sans"/>
      <w:kern w:val="0"/>
      <w:sz w:val="19"/>
      <w:szCs w:val="22"/>
      <w14:ligatures w14:val="none"/>
    </w:rPr>
  </w:style>
  <w:style w:type="paragraph" w:customStyle="1" w:styleId="CHVBulletLast">
    <w:name w:val="__CHV Bullet Last"/>
    <w:basedOn w:val="CHVBullet01"/>
    <w:qFormat/>
    <w:rsid w:val="00732275"/>
    <w:pPr>
      <w:numPr>
        <w:numId w:val="6"/>
      </w:numPr>
      <w:spacing w:after="240"/>
    </w:pPr>
  </w:style>
  <w:style w:type="paragraph" w:customStyle="1" w:styleId="CHVBullet02">
    <w:name w:val="__CHV Bullet 02"/>
    <w:basedOn w:val="CHVBodyText"/>
    <w:qFormat/>
    <w:rsid w:val="00732275"/>
    <w:pPr>
      <w:numPr>
        <w:ilvl w:val="1"/>
        <w:numId w:val="5"/>
      </w:numPr>
      <w:tabs>
        <w:tab w:val="num" w:pos="360"/>
      </w:tabs>
      <w:spacing w:after="80"/>
    </w:pPr>
  </w:style>
  <w:style w:type="paragraph" w:customStyle="1" w:styleId="CHVHeading02">
    <w:name w:val="__CHV Heading_02"/>
    <w:basedOn w:val="Normal"/>
    <w:qFormat/>
    <w:rsid w:val="004021C5"/>
    <w:pPr>
      <w:keepNext/>
      <w:adjustRightInd w:val="0"/>
      <w:spacing w:before="200" w:after="120" w:line="264" w:lineRule="auto"/>
    </w:pPr>
    <w:rPr>
      <w:rFonts w:ascii="Open Sans" w:eastAsiaTheme="minorHAnsi" w:hAnsi="Open Sans" w:cs="Open Sans"/>
      <w:b/>
      <w:bCs/>
      <w:kern w:val="2"/>
      <w14:ligatures w14:val="standardContextual"/>
    </w:rPr>
  </w:style>
  <w:style w:type="paragraph" w:customStyle="1" w:styleId="CHVBulletintro">
    <w:name w:val="__CHV Bullet intro"/>
    <w:basedOn w:val="CHVBodyText"/>
    <w:qFormat/>
    <w:rsid w:val="008A59AB"/>
    <w:pPr>
      <w:keepNext/>
      <w:spacing w:after="80"/>
    </w:pPr>
  </w:style>
  <w:style w:type="paragraph" w:customStyle="1" w:styleId="DH1">
    <w:name w:val="D_H1"/>
    <w:qFormat/>
    <w:rsid w:val="009116B1"/>
    <w:pPr>
      <w:spacing w:before="240" w:after="120" w:line="240" w:lineRule="auto"/>
    </w:pPr>
    <w:rPr>
      <w:rFonts w:ascii="Aptos" w:eastAsiaTheme="majorEastAsia" w:hAnsi="Aptos" w:cstheme="majorBidi"/>
      <w:b/>
      <w:bCs/>
      <w:color w:val="4EA72E" w:themeColor="accent6"/>
      <w:kern w:val="0"/>
      <w:sz w:val="20"/>
      <w:lang w:bidi="mr-IN"/>
      <w14:ligatures w14:val="none"/>
    </w:rPr>
  </w:style>
  <w:style w:type="table" w:styleId="GridTable4-Accent1">
    <w:name w:val="Grid Table 4 Accent 1"/>
    <w:basedOn w:val="TableNormal"/>
    <w:uiPriority w:val="49"/>
    <w:rsid w:val="00EF54EB"/>
    <w:pPr>
      <w:spacing w:after="0" w:line="240" w:lineRule="auto"/>
    </w:pPr>
    <w:rPr>
      <w:rFonts w:eastAsiaTheme="minorEastAsia"/>
      <w:kern w:val="0"/>
      <w:lang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Bullet">
    <w:name w:val="List Bullet"/>
    <w:basedOn w:val="Normal"/>
    <w:uiPriority w:val="99"/>
    <w:qFormat/>
    <w:rsid w:val="00561787"/>
    <w:pPr>
      <w:numPr>
        <w:numId w:val="10"/>
      </w:numPr>
      <w:spacing w:after="240"/>
      <w:contextualSpacing/>
    </w:pPr>
    <w:rPr>
      <w:rFonts w:eastAsiaTheme="minorHAnsi" w:cstheme="minorBidi"/>
    </w:rPr>
  </w:style>
  <w:style w:type="paragraph" w:styleId="ListBullet2">
    <w:name w:val="List Bullet 2"/>
    <w:basedOn w:val="Normal"/>
    <w:uiPriority w:val="99"/>
    <w:qFormat/>
    <w:rsid w:val="00561787"/>
    <w:pPr>
      <w:numPr>
        <w:numId w:val="8"/>
      </w:numPr>
      <w:spacing w:after="240"/>
      <w:contextualSpacing/>
    </w:pPr>
    <w:rPr>
      <w:rFonts w:eastAsiaTheme="minorHAnsi" w:cstheme="minorBidi"/>
    </w:rPr>
  </w:style>
  <w:style w:type="paragraph" w:customStyle="1" w:styleId="ListRoman3">
    <w:name w:val="List Roman 3"/>
    <w:basedOn w:val="Normal"/>
    <w:qFormat/>
    <w:rsid w:val="00561787"/>
    <w:pPr>
      <w:numPr>
        <w:numId w:val="9"/>
      </w:numPr>
      <w:spacing w:after="240"/>
      <w:contextualSpacing/>
    </w:pPr>
    <w:rPr>
      <w:rFonts w:eastAsiaTheme="minorHAnsi" w:cstheme="minorBidi"/>
    </w:rPr>
  </w:style>
  <w:style w:type="table" w:customStyle="1" w:styleId="Deloittetable10">
    <w:name w:val="Deloitte table1"/>
    <w:basedOn w:val="TableNormal"/>
    <w:uiPriority w:val="99"/>
    <w:rsid w:val="00C81FDD"/>
    <w:pPr>
      <w:spacing w:after="0" w:line="240" w:lineRule="auto"/>
    </w:pPr>
    <w:rPr>
      <w:kern w:val="0"/>
      <w:sz w:val="18"/>
      <w:szCs w:val="20"/>
      <w:lang w:val="en-GB"/>
      <w14:ligatures w14:val="none"/>
    </w:rPr>
    <w:tblPr>
      <w:tblInd w:w="0" w:type="nil"/>
      <w:tblBorders>
        <w:top w:val="single" w:sz="2" w:space="0" w:color="808080"/>
        <w:bottom w:val="single" w:sz="2" w:space="0" w:color="808080"/>
        <w:insideH w:val="single" w:sz="2" w:space="0" w:color="808080"/>
      </w:tblBorders>
      <w:tblCellMar>
        <w:left w:w="58" w:type="dxa"/>
        <w:right w:w="58" w:type="dxa"/>
      </w:tblCellMar>
    </w:tblPr>
    <w:tblStylePr w:type="firstRow">
      <w:tblPr/>
      <w:tcPr>
        <w:tcBorders>
          <w:top w:val="single" w:sz="24" w:space="0" w:color="43B02A"/>
        </w:tcBorders>
      </w:tcPr>
    </w:tblStylePr>
  </w:style>
  <w:style w:type="paragraph" w:styleId="ListBullet3">
    <w:name w:val="List Bullet 3"/>
    <w:basedOn w:val="Normal"/>
    <w:uiPriority w:val="99"/>
    <w:semiHidden/>
    <w:unhideWhenUsed/>
    <w:rsid w:val="00561787"/>
    <w:pPr>
      <w:numPr>
        <w:numId w:val="11"/>
      </w:numPr>
      <w:tabs>
        <w:tab w:val="num" w:pos="360"/>
      </w:tabs>
      <w:contextualSpacing/>
    </w:pPr>
  </w:style>
  <w:style w:type="paragraph" w:customStyle="1" w:styleId="Tabletext">
    <w:name w:val="Table text"/>
    <w:basedOn w:val="Normal"/>
    <w:qFormat/>
    <w:rsid w:val="00B474B9"/>
    <w:pPr>
      <w:spacing w:before="60" w:after="60"/>
    </w:pPr>
    <w:rPr>
      <w:rFonts w:eastAsiaTheme="minorHAnsi" w:cstheme="minorBidi"/>
      <w:sz w:val="18"/>
    </w:rPr>
  </w:style>
  <w:style w:type="paragraph" w:customStyle="1" w:styleId="Tabletitle">
    <w:name w:val="Table title"/>
    <w:basedOn w:val="Tabletext"/>
    <w:qFormat/>
    <w:rsid w:val="00C45FCA"/>
    <w:rPr>
      <w:rFonts w:asciiTheme="majorHAnsi" w:hAnsiTheme="majorHAnsi"/>
      <w:b/>
      <w:color w:val="FFFFFF" w:themeColor="background1"/>
      <w:sz w:val="20"/>
    </w:rPr>
  </w:style>
  <w:style w:type="paragraph" w:customStyle="1" w:styleId="Tabletextbold">
    <w:name w:val="Table text bold"/>
    <w:basedOn w:val="Tabletext"/>
    <w:next w:val="Tabletext"/>
    <w:qFormat/>
    <w:rsid w:val="00E30AAB"/>
    <w:rPr>
      <w:rFonts w:asciiTheme="majorHAnsi" w:hAnsiTheme="majorHAnsi"/>
      <w:b/>
      <w:sz w:val="20"/>
    </w:rPr>
  </w:style>
  <w:style w:type="paragraph" w:customStyle="1" w:styleId="p1">
    <w:name w:val="p1"/>
    <w:basedOn w:val="Normal"/>
    <w:rsid w:val="00B474B9"/>
    <w:rPr>
      <w:rFonts w:ascii="Helvetica" w:hAnsi="Helvetica"/>
      <w:color w:val="000000"/>
      <w:sz w:val="15"/>
      <w:szCs w:val="15"/>
    </w:rPr>
  </w:style>
  <w:style w:type="character" w:customStyle="1" w:styleId="s1">
    <w:name w:val="s1"/>
    <w:basedOn w:val="DefaultParagraphFont"/>
    <w:rsid w:val="00C330E8"/>
    <w:rPr>
      <w:rFonts w:ascii="Arial" w:hAnsi="Arial" w:cs="Arial" w:hint="default"/>
      <w:sz w:val="15"/>
      <w:szCs w:val="15"/>
    </w:rPr>
  </w:style>
  <w:style w:type="character" w:customStyle="1" w:styleId="s2">
    <w:name w:val="s2"/>
    <w:basedOn w:val="DefaultParagraphFont"/>
    <w:rsid w:val="00C330E8"/>
    <w:rPr>
      <w:rFonts w:ascii="Open Sans" w:hAnsi="Open Sans" w:cs="Open Sans" w:hint="default"/>
      <w:sz w:val="15"/>
      <w:szCs w:val="15"/>
    </w:rPr>
  </w:style>
  <w:style w:type="paragraph" w:customStyle="1" w:styleId="p2">
    <w:name w:val="p2"/>
    <w:basedOn w:val="Normal"/>
    <w:rsid w:val="00B474B9"/>
    <w:rPr>
      <w:rFonts w:ascii="Helvetica" w:hAnsi="Helvetica"/>
      <w:color w:val="000000"/>
      <w:sz w:val="15"/>
      <w:szCs w:val="15"/>
    </w:rPr>
  </w:style>
  <w:style w:type="paragraph" w:styleId="TOC3">
    <w:name w:val="toc 3"/>
    <w:basedOn w:val="Normal"/>
    <w:next w:val="Normal"/>
    <w:autoRedefine/>
    <w:uiPriority w:val="39"/>
    <w:unhideWhenUsed/>
    <w:rsid w:val="00B474B9"/>
    <w:pPr>
      <w:ind w:left="480"/>
    </w:pPr>
  </w:style>
  <w:style w:type="paragraph" w:styleId="TOC4">
    <w:name w:val="toc 4"/>
    <w:basedOn w:val="Normal"/>
    <w:next w:val="Normal"/>
    <w:autoRedefine/>
    <w:uiPriority w:val="39"/>
    <w:semiHidden/>
    <w:unhideWhenUsed/>
    <w:rsid w:val="00B474B9"/>
    <w:pPr>
      <w:ind w:left="720"/>
    </w:pPr>
  </w:style>
  <w:style w:type="paragraph" w:styleId="TOC5">
    <w:name w:val="toc 5"/>
    <w:basedOn w:val="Normal"/>
    <w:next w:val="Normal"/>
    <w:autoRedefine/>
    <w:uiPriority w:val="39"/>
    <w:semiHidden/>
    <w:unhideWhenUsed/>
    <w:rsid w:val="00B474B9"/>
    <w:pPr>
      <w:ind w:left="960"/>
    </w:pPr>
  </w:style>
  <w:style w:type="paragraph" w:styleId="TOC6">
    <w:name w:val="toc 6"/>
    <w:basedOn w:val="Normal"/>
    <w:next w:val="Normal"/>
    <w:autoRedefine/>
    <w:uiPriority w:val="39"/>
    <w:semiHidden/>
    <w:unhideWhenUsed/>
    <w:rsid w:val="00B474B9"/>
    <w:pPr>
      <w:ind w:left="1200"/>
    </w:pPr>
  </w:style>
  <w:style w:type="paragraph" w:styleId="TOC7">
    <w:name w:val="toc 7"/>
    <w:basedOn w:val="Normal"/>
    <w:next w:val="Normal"/>
    <w:autoRedefine/>
    <w:uiPriority w:val="39"/>
    <w:semiHidden/>
    <w:unhideWhenUsed/>
    <w:rsid w:val="00B474B9"/>
    <w:pPr>
      <w:ind w:left="1440"/>
    </w:pPr>
  </w:style>
  <w:style w:type="paragraph" w:styleId="TOC8">
    <w:name w:val="toc 8"/>
    <w:basedOn w:val="Normal"/>
    <w:next w:val="Normal"/>
    <w:autoRedefine/>
    <w:uiPriority w:val="39"/>
    <w:semiHidden/>
    <w:unhideWhenUsed/>
    <w:rsid w:val="00B474B9"/>
    <w:pPr>
      <w:ind w:left="1680"/>
    </w:pPr>
  </w:style>
  <w:style w:type="paragraph" w:styleId="TOC9">
    <w:name w:val="toc 9"/>
    <w:basedOn w:val="Normal"/>
    <w:next w:val="Normal"/>
    <w:autoRedefine/>
    <w:uiPriority w:val="39"/>
    <w:semiHidden/>
    <w:unhideWhenUsed/>
    <w:rsid w:val="00B474B9"/>
    <w:pPr>
      <w:ind w:left="1920"/>
    </w:pPr>
  </w:style>
  <w:style w:type="numbering" w:customStyle="1" w:styleId="CurrentList1">
    <w:name w:val="Current List1"/>
    <w:uiPriority w:val="99"/>
    <w:rsid w:val="002B5AE7"/>
    <w:pPr>
      <w:numPr>
        <w:numId w:val="18"/>
      </w:numPr>
    </w:pPr>
  </w:style>
  <w:style w:type="paragraph" w:styleId="ListNumber">
    <w:name w:val="List Number"/>
    <w:basedOn w:val="Normal"/>
    <w:uiPriority w:val="99"/>
    <w:unhideWhenUsed/>
    <w:rsid w:val="00B474B9"/>
    <w:pPr>
      <w:tabs>
        <w:tab w:val="num" w:pos="360"/>
      </w:tabs>
      <w:ind w:left="360" w:hanging="360"/>
      <w:contextualSpacing/>
    </w:pPr>
  </w:style>
  <w:style w:type="numbering" w:customStyle="1" w:styleId="CurrentList2">
    <w:name w:val="Current List2"/>
    <w:uiPriority w:val="99"/>
    <w:rsid w:val="002B5AE7"/>
    <w:pPr>
      <w:numPr>
        <w:numId w:val="16"/>
      </w:numPr>
    </w:pPr>
  </w:style>
  <w:style w:type="paragraph" w:styleId="ListNumber2">
    <w:name w:val="List Number 2"/>
    <w:basedOn w:val="Normal"/>
    <w:uiPriority w:val="99"/>
    <w:semiHidden/>
    <w:unhideWhenUsed/>
    <w:rsid w:val="002B5AE7"/>
    <w:pPr>
      <w:numPr>
        <w:numId w:val="14"/>
      </w:numPr>
      <w:contextualSpacing/>
    </w:pPr>
  </w:style>
  <w:style w:type="paragraph" w:customStyle="1" w:styleId="Documenttitle">
    <w:name w:val="Document title"/>
    <w:next w:val="Documentsubtitle"/>
    <w:qFormat/>
    <w:rsid w:val="00E679C9"/>
    <w:pPr>
      <w:spacing w:after="0" w:line="440" w:lineRule="atLeast"/>
    </w:pPr>
    <w:rPr>
      <w:rFonts w:ascii="Aptos" w:eastAsiaTheme="majorEastAsia" w:hAnsi="Aptos" w:cstheme="majorBidi"/>
      <w:bCs/>
      <w:color w:val="196B24" w:themeColor="accent3"/>
      <w:kern w:val="0"/>
      <w:sz w:val="42"/>
      <w:szCs w:val="28"/>
      <w:lang w:val="en-GB"/>
      <w14:ligatures w14:val="none"/>
    </w:rPr>
  </w:style>
  <w:style w:type="paragraph" w:customStyle="1" w:styleId="Documentdate">
    <w:name w:val="Document date"/>
    <w:qFormat/>
    <w:rsid w:val="00E679C9"/>
    <w:pPr>
      <w:spacing w:after="0" w:line="240" w:lineRule="atLeast"/>
    </w:pPr>
    <w:rPr>
      <w:rFonts w:ascii="Aptos" w:hAnsi="Aptos"/>
      <w:kern w:val="0"/>
      <w:sz w:val="32"/>
      <w:szCs w:val="22"/>
      <w14:ligatures w14:val="none"/>
    </w:rPr>
  </w:style>
  <w:style w:type="paragraph" w:customStyle="1" w:styleId="Documentsubtitle">
    <w:name w:val="Document subtitle"/>
    <w:basedOn w:val="Normal"/>
    <w:qFormat/>
    <w:rsid w:val="00B474B9"/>
    <w:pPr>
      <w:spacing w:after="120" w:line="440" w:lineRule="atLeast"/>
    </w:pPr>
    <w:rPr>
      <w:rFonts w:ascii="Aptos" w:eastAsiaTheme="minorHAnsi" w:hAnsi="Aptos" w:cstheme="minorBidi"/>
      <w:sz w:val="42"/>
      <w:szCs w:val="22"/>
    </w:rPr>
  </w:style>
  <w:style w:type="paragraph" w:customStyle="1" w:styleId="Tablenumbered">
    <w:name w:val="Table numbered"/>
    <w:basedOn w:val="Normal"/>
    <w:qFormat/>
    <w:rsid w:val="002B5AE7"/>
    <w:pPr>
      <w:numPr>
        <w:numId w:val="15"/>
      </w:numPr>
      <w:spacing w:line="200" w:lineRule="atLeast"/>
    </w:pPr>
    <w:rPr>
      <w:rFonts w:ascii="Aptos" w:eastAsiaTheme="minorHAnsi" w:hAnsi="Aptos" w:cstheme="minorBidi"/>
      <w:sz w:val="17"/>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medeloitte.sharepoint.com/:p:/r/sites/AESCorporation/_layouts/15/Doc.aspx?sourcedoc=%7B60D6D8F3-044F-4455-8635-D0894AED4CDE%7D&amp;file=Project%203%20-%20Program%20SAP%20PM%20RFP%20-%20Graphics.pptx&amp;action=edit&amp;mobileredirect=true&amp;DefaultItemOpen=1"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mail]" TargetMode="External"/><Relationship Id="rId18" Type="http://schemas.microsoft.com/office/2018/08/relationships/commentsExtensible" Target="commentsExtensible.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3.png"/><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sv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6.png"/><Relationship Id="rId58" Type="http://schemas.microsoft.com/office/2011/relationships/people" Target="people.xml"/><Relationship Id="rId5" Type="http://schemas.openxmlformats.org/officeDocument/2006/relationships/numbering" Target="numbering.xml"/><Relationship Id="rId61" Type="http://schemas.microsoft.com/office/2020/10/relationships/intelligence" Target="intelligence2.xml"/><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svg"/><Relationship Id="rId27" Type="http://schemas.openxmlformats.org/officeDocument/2006/relationships/image" Target="media/image12.png"/><Relationship Id="rId30" Type="http://schemas.openxmlformats.org/officeDocument/2006/relationships/image" Target="media/image15.sv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1.xml"/><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svg"/><Relationship Id="rId41" Type="http://schemas.openxmlformats.org/officeDocument/2006/relationships/image" Target="media/image26.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8.jp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oter" Target="footer1.xm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5.emf"/><Relationship Id="rId60"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s>
</file>

<file path=word/documenttasks/documenttasks1.xml><?xml version="1.0" encoding="utf-8"?>
<t:Tasks xmlns:t="http://schemas.microsoft.com/office/tasks/2019/documenttasks" xmlns:oel="http://schemas.microsoft.com/office/2019/extlst">
  <t:Task id="{F8BDFCEA-FC0C-424F-8EFA-F9E5C69825F5}">
    <t:Anchor>
      <t:Comment id="192719942"/>
    </t:Anchor>
    <t:History>
      <t:Event id="{38293BD0-9FA8-401B-9150-505CCE889C8C}" time="2026-07-07T00:00:55.711Z">
        <t:Attribution userId="S::[email]::7da28ba8-186b-484b-b661-3f77e29e5072" userProvider="AD" userName="Author 12"/>
        <t:Anchor>
          <t:Comment id="192719942"/>
        </t:Anchor>
        <t:Create/>
      </t:Event>
      <t:Event id="{3135AB3F-2C7D-4235-ABC8-65C53F70B14F}" time="2026-07-07T00:00:55.711Z">
        <t:Attribution userId="S::[email]::7da28ba8-186b-484b-b661-3f77e29e5072" userProvider="AD" userName="Author 12"/>
        <t:Anchor>
          <t:Comment id="192719942"/>
        </t:Anchor>
        <t:Assign userId="S::[email]::1c1f1453-9c79-4e5f-9269-909c1d214a5a" userProvider="AD" userName="Author 11"/>
      </t:Event>
      <t:Event id="{36D3F3BB-0067-4859-AF01-FA5128D3F47F}" time="2026-07-07T00:00:55.711Z">
        <t:Attribution userId="S::[email]::7da28ba8-186b-484b-b661-3f77e29e5072" userProvider="AD" userName="Author 12"/>
        <t:Anchor>
          <t:Comment id="192719942"/>
        </t:Anchor>
        <t:SetTitle title="@Author 11 "/>
      </t:Event>
      <t:Event id="{4951D151-4901-4FAD-90B5-802B5A7F876C}" time="2026-07-09T16:59:41.497Z">
        <t:Attribution userId="S::[email]::8ccd81ab-c44e-4f96-8af4-b4abc9637323" userProvider="AD" userName="Author 3"/>
        <t:Progress percentComplete="100"/>
      </t:Event>
    </t:History>
  </t:Task>
  <t:Task id="{A5AD4696-E09F-408E-B02E-F5C1BDB62426}">
    <t:Anchor>
      <t:Comment id="1558810223"/>
    </t:Anchor>
    <t:History>
      <t:Event id="{57C3EF61-F449-4B7C-98B3-FDCA8A024194}" time="2026-07-10T03:53:16.268Z">
        <t:Attribution userId="S::[email]::e81c9794-084a-4563-8101-7ceab84568ad" userProvider="AD" userName="Author 6"/>
        <t:Anchor>
          <t:Comment id="1558810223"/>
        </t:Anchor>
        <t:Create/>
      </t:Event>
      <t:Event id="{281052CE-3A52-4B95-8750-829ED3822C8E}" time="2026-07-10T03:53:16.268Z">
        <t:Attribution userId="S::[email]::e81c9794-084a-4563-8101-7ceab84568ad" userProvider="AD" userName="Author 6"/>
        <t:Anchor>
          <t:Comment id="1558810223"/>
        </t:Anchor>
        <t:Assign userId="S::[email]::87d168ad-2a11-46ec-b5b5-9bd24b415100" userProvider="AD" userName="Saswade, Mahesh"/>
      </t:Event>
      <t:Event id="{FA94ED31-CD5F-412E-BB96-8890AA3B0279}" time="2026-07-10T03:53:16.268Z">
        <t:Attribution userId="S::[email]::e81c9794-084a-4563-8101-7ceab84568ad" userProvider="AD" userName="Author 6"/>
        <t:Anchor>
          <t:Comment id="1558810223"/>
        </t:Anchor>
        <t:SetTitle title="@Saswade, Mahesh @Kichloo, Sumit - This image doesn't seem right. Please check."/>
      </t:Event>
    </t:History>
  </t:Task>
  <t:Task id="{8DD3A62E-20D2-48EF-87D2-D92472C7A1E7}">
    <t:Anchor>
      <t:Comment id="1880331279"/>
    </t:Anchor>
    <t:History>
      <t:Event id="{3191FF83-BAB6-4E45-B9CF-EE269AF1EFCC}" time="2026-07-09T04:04:30.637Z">
        <t:Attribution userId="S::[email]::e81c9794-084a-4563-8101-7ceab84568ad" userProvider="AD" userName="Author 6"/>
        <t:Anchor>
          <t:Comment id="1880331279"/>
        </t:Anchor>
        <t:Create/>
      </t:Event>
      <t:Event id="{26164347-CA19-4EBB-AA71-82CB4F9EC814}" time="2026-07-09T04:04:30.637Z">
        <t:Attribution userId="S::[email]::e81c9794-084a-4563-8101-7ceab84568ad" userProvider="AD" userName="Author 6"/>
        <t:Anchor>
          <t:Comment id="1880331279"/>
        </t:Anchor>
        <t:Assign userId="S::[email]::6d021cbf-4a4b-46c7-85cb-c175c2352995" userProvider="AD" userName="Author 13"/>
      </t:Event>
      <t:Event id="{2762BC6C-0AC4-4524-8BBF-AB33F20F7E53}" time="2026-07-09T04:04:30.637Z">
        <t:Attribution userId="S::[email]::e81c9794-084a-4563-8101-7ceab84568ad" userProvider="AD" userName="Author 6"/>
        <t:Anchor>
          <t:Comment id="1880331279"/>
        </t:Anchor>
        <t:SetTitle title="@Author 13 - can you review if this aligns with Project 3 methodology?"/>
      </t:Event>
    </t:History>
  </t:Task>
  <t:Task id="{BC62B1D4-4241-458B-A08E-D29838505615}">
    <t:Anchor>
      <t:Comment id="115439346"/>
    </t:Anchor>
    <t:History>
      <t:Event id="{CB5286A1-8E28-477D-8107-A857FBA60361}" time="2026-07-13T12:45:51.657Z">
        <t:Attribution userId="S::[email]::7da28ba8-186b-484b-b661-3f77e29e5072" userProvider="AD" userName="Author 12"/>
        <t:Anchor>
          <t:Comment id="716511289"/>
        </t:Anchor>
        <t:Create/>
      </t:Event>
      <t:Event id="{2CAEFF33-5102-4684-B2E4-C27654997DF9}" time="2026-07-13T12:45:51.657Z">
        <t:Attribution userId="S::[email]::7da28ba8-186b-484b-b661-3f77e29e5072" userProvider="AD" userName="Author 12"/>
        <t:Anchor>
          <t:Comment id="716511289"/>
        </t:Anchor>
        <t:Assign userId="S::[email]::1c1f1453-9c79-4e5f-9269-909c1d214a5a" userProvider="AD" userName="Author 11"/>
      </t:Event>
      <t:Event id="{09875149-2A9C-4D47-9888-DB8431D1BEE1}" time="2026-07-13T12:45:51.657Z">
        <t:Attribution userId="S::[email]::7da28ba8-186b-484b-b661-3f77e29e5072" userProvider="AD" userName="Author 12"/>
        <t:Anchor>
          <t:Comment id="716511289"/>
        </t:Anchor>
        <t:SetTitle title="@Author 11 do we have a repository of images started?"/>
      </t:Event>
    </t:History>
  </t:Task>
  <t:Task id="{AAA7951B-D6FE-4C31-8D76-AD9D13A2F278}">
    <t:Anchor>
      <t:Comment id="870154545"/>
    </t:Anchor>
    <t:History>
      <t:Event id="{1C5F775C-9EDC-475F-8A8A-56A46F029364}" time="2026-07-13T16:30:52.548Z">
        <t:Attribution userId="S::[email]::6a2c8c3f-73e0-462b-bfca-605e3dc57f90" userProvider="AD" userName="Author 7"/>
        <t:Anchor>
          <t:Comment id="1591033647"/>
        </t:Anchor>
        <t:Create/>
      </t:Event>
      <t:Event id="{0E688694-48F9-46F8-A1FB-CF37EA8EC021}" time="2026-07-13T16:30:52.548Z">
        <t:Attribution userId="S::[email]::6a2c8c3f-73e0-462b-bfca-605e3dc57f90" userProvider="AD" userName="Author 7"/>
        <t:Anchor>
          <t:Comment id="1591033647"/>
        </t:Anchor>
        <t:Assign userId="S::[email]::e81c9794-084a-4563-8101-7ceab84568ad" userProvider="AD" userName="Author 6"/>
      </t:Event>
      <t:Event id="{DC17FC05-A6C6-4AEB-9AA0-6FB3B905B393}" time="2026-07-13T16:30:52.548Z">
        <t:Attribution userId="S::[email]::6a2c8c3f-73e0-462b-bfca-605e3dc57f90" userProvider="AD" userName="Author 7"/>
        <t:Anchor>
          <t:Comment id="1591033647"/>
        </t:Anchor>
        <t:SetTitle title="@Author 6 I guess this is little conflicting as they say that the design should cover entire IPSECA. However, the idea behind this is to say, Project 3 will have a FSM agnostic scheduling where we keep it out of the box as a foundation and they …"/>
      </t:Event>
    </t:History>
  </t:Task>
  <t:Task id="{4E5E1FCB-E887-4A26-BB59-8BFCA0E5C93F}">
    <t:Anchor>
      <t:Comment id="202912831"/>
    </t:Anchor>
    <t:History>
      <t:Event id="{2D7A5B96-47D2-498F-A05D-08DB9FA5ED14}" time="2026-07-12T17:24:31.333Z">
        <t:Attribution userId="S::[email]::e81c9794-084a-4563-8101-7ceab84568ad" userProvider="AD" userName="Author 6"/>
        <t:Anchor>
          <t:Comment id="202912831"/>
        </t:Anchor>
        <t:Create/>
      </t:Event>
      <t:Event id="{57E93263-26AF-45B6-9019-0044D25368B7}" time="2026-07-12T17:24:31.333Z">
        <t:Attribution userId="S::[email]::e81c9794-084a-4563-8101-7ceab84568ad" userProvider="AD" userName="Author 6"/>
        <t:Anchor>
          <t:Comment id="202912831"/>
        </t:Anchor>
        <t:Assign userId="S::[email]::eb513b6c-9008-4a8f-82bf-80d476687290" userProvider="AD" userName="Author 2"/>
      </t:Event>
      <t:Event id="{92CB5802-A0FD-4A52-B7C6-C20B8AA084E3}" time="2026-07-12T17:24:31.333Z">
        <t:Attribution userId="S::[email]::e81c9794-084a-4563-8101-7ceab84568ad" userProvider="AD" userName="Author 6"/>
        <t:Anchor>
          <t:Comment id="202912831"/>
        </t:Anchor>
        <t:SetTitle title="@Author 2 - do we need to add asset 360 in our accelerator section?"/>
      </t:Event>
    </t:History>
  </t:Task>
  <t:Task id="{25F18484-9A2D-4989-88F7-7C6D06F5FA6C}">
    <t:Anchor>
      <t:Comment id="1335981340"/>
    </t:Anchor>
    <t:History>
      <t:Event id="{91E0576C-8310-4A2F-96A6-B638807856BD}" time="2026-07-08T22:23:53.593Z">
        <t:Attribution userId="S::[email]::8ccd81ab-c44e-4f96-8af4-b4abc9637323" userProvider="AD" userName="Author 3"/>
        <t:Anchor>
          <t:Comment id="1335981340"/>
        </t:Anchor>
        <t:Create/>
      </t:Event>
      <t:Event id="{2E24420E-FC5B-4F49-816E-F5B97EEB76DB}" time="2026-07-08T22:23:53.593Z">
        <t:Attribution userId="S::[email]::8ccd81ab-c44e-4f96-8af4-b4abc9637323" userProvider="AD" userName="Author 3"/>
        <t:Anchor>
          <t:Comment id="1335981340"/>
        </t:Anchor>
        <t:Assign userId="S::[email]::44baa1b1-4cc1-44f8-b412-b5666647aa5f" userProvider="AD" userName="Author 1"/>
      </t:Event>
      <t:Event id="{D9DFBEE5-F887-450C-813D-D6583F86E465}" time="2026-07-08T22:23:53.593Z">
        <t:Attribution userId="S::[email]::8ccd81ab-c44e-4f96-8af4-b4abc9637323" userProvider="AD" userName="Author 3"/>
        <t:Anchor>
          <t:Comment id="1335981340"/>
        </t:Anchor>
        <t:SetTitle title="@Author 1 2Can you please plug in ChangeScout content "/>
      </t:Event>
      <t:Event id="{91B6015B-D2E2-4189-94D9-C933252B4AF2}" time="2026-07-09T17:24:53.864Z">
        <t:Attribution userId="S::[email]::8ccd81ab-c44e-4f96-8af4-b4abc9637323" userProvider="AD" userName="Author 3"/>
        <t:Progress percentComplete="100"/>
      </t:Event>
    </t:History>
  </t:Task>
  <t:Task id="{34D7667F-FC90-4CF3-B89C-30E27CFAD1CF}">
    <t:Anchor>
      <t:Comment id="50782416"/>
    </t:Anchor>
    <t:History>
      <t:Event id="{45C5BC63-A0E3-44C9-BCEA-66373D986BF8}" time="2026-07-07T20:33:07.131Z">
        <t:Attribution userId="S::[email]::bff85812-6ea9-4be1-a61e-bd546d038da7" userProvider="AD" userName="Author 8"/>
        <t:Anchor>
          <t:Comment id="50782416"/>
        </t:Anchor>
        <t:Create/>
      </t:Event>
      <t:Event id="{0BCF6C07-9A1D-4B84-B051-7CFE00F88543}" time="2026-07-07T20:33:07.131Z">
        <t:Attribution userId="S::[email]::bff85812-6ea9-4be1-a61e-bd546d038da7" userProvider="AD" userName="Author 8"/>
        <t:Anchor>
          <t:Comment id="50782416"/>
        </t:Anchor>
        <t:Assign userId="S::[email]::8a0c4cde-afac-4ce9-bd88-10300744f724" userProvider="AD" userName="Author 10"/>
      </t:Event>
      <t:Event id="{AC4A9250-B782-4A1F-841D-D82E1C7611AD}" time="2026-07-07T20:33:07.131Z">
        <t:Attribution userId="S::[email]::bff85812-6ea9-4be1-a61e-bd546d038da7" userProvider="AD" userName="Author 8"/>
        <t:Anchor>
          <t:Comment id="50782416"/>
        </t:Anchor>
        <t:SetTitle title="@Author 10 for your review"/>
      </t:Event>
    </t:History>
  </t:Task>
  <t:Task id="{003B3F72-A9DC-4251-B7EB-C54164A05F56}">
    <t:Anchor>
      <t:Comment id="561745040"/>
    </t:Anchor>
    <t:History>
      <t:Event id="{05B5E6DD-C058-4CE5-AC88-865656D5C89C}" time="2026-07-11T21:02:33.094Z">
        <t:Attribution userId="S::[email]::eb513b6c-9008-4a8f-82bf-80d476687290" userProvider="AD" userName="Author 2"/>
        <t:Anchor>
          <t:Comment id="561745040"/>
        </t:Anchor>
        <t:Create/>
      </t:Event>
      <t:Event id="{0C1BF665-8F37-49D5-80D0-D05041AB68E3}" time="2026-07-11T21:02:33.094Z">
        <t:Attribution userId="S::[email]::eb513b6c-9008-4a8f-82bf-80d476687290" userProvider="AD" userName="Author 2"/>
        <t:Anchor>
          <t:Comment id="561745040"/>
        </t:Anchor>
        <t:Assign userId="S::[email]::e81c9794-084a-4563-8101-7ceab84568ad" userProvider="AD" userName="Author 6"/>
      </t:Event>
      <t:Event id="{A4B8DD31-7E3D-428A-AB75-3CC2DFE20CBF}" time="2026-07-11T21:02:33.094Z">
        <t:Attribution userId="S::[email]::eb513b6c-9008-4a8f-82bf-80d476687290" userProvider="AD" userName="Author 2"/>
        <t:Anchor>
          <t:Comment id="561745040"/>
        </t:Anchor>
        <t:SetTitle title="@Author 6 - Please review this response and provide feedback. "/>
      </t:Event>
    </t:History>
  </t:Task>
  <t:Task id="{F471F1E4-328E-4C65-B030-CF12DA04114C}">
    <t:Anchor>
      <t:Comment id="734935105"/>
    </t:Anchor>
    <t:History>
      <t:Event id="{2FAB7002-2231-450A-BDDF-A37396A40115}" time="2026-07-10T16:13:04.973Z">
        <t:Attribution userId="S::[email]::eb513b6c-9008-4a8f-82bf-80d476687290" userProvider="AD" userName="Author 2"/>
        <t:Anchor>
          <t:Comment id="734935105"/>
        </t:Anchor>
        <t:Create/>
      </t:Event>
      <t:Event id="{24E418CA-C53B-4E2B-A454-0000198E5AB8}" time="2026-07-10T16:13:04.973Z">
        <t:Attribution userId="S::[email]::eb513b6c-9008-4a8f-82bf-80d476687290" userProvider="AD" userName="Author 2"/>
        <t:Anchor>
          <t:Comment id="734935105"/>
        </t:Anchor>
        <t:Assign userId="S::[email]::e3dde807-631e-4d43-b2fd-0833b4043f5a" userProvider="AD" userName="Mehta, Manisha"/>
      </t:Event>
      <t:Event id="{2125F62D-459A-41CD-98BB-52DE8C213332}" time="2026-07-10T16:13:04.973Z">
        <t:Attribution userId="S::[email]::eb513b6c-9008-4a8f-82bf-80d476687290" userProvider="AD" userName="Author 2"/>
        <t:Anchor>
          <t:Comment id="734935105"/>
        </t:Anchor>
        <t:SetTitle title="This needs update. DDS is one platform for both sites not separate. Also, can we add PowerPlan upgrade also in this graphic. Lastly, OMS Ohio go live also should be called out. @Mehta, Manisha "/>
      </t:Event>
    </t:History>
  </t:Task>
  <t:Task id="{AF0934AA-9DFF-47D1-BA64-A64FF605E6F0}">
    <t:Anchor>
      <t:Comment id="416946158"/>
    </t:Anchor>
    <t:History>
      <t:Event id="{284BB66A-4E0B-4B68-8C91-909B0D31FCFC}" time="2026-07-09T04:15:49.88Z">
        <t:Attribution userId="S::[email]::e81c9794-084a-4563-8101-7ceab84568ad" userProvider="AD" userName="Author 6"/>
        <t:Anchor>
          <t:Comment id="416946158"/>
        </t:Anchor>
        <t:Create/>
      </t:Event>
      <t:Event id="{C835B25C-F8C2-4A19-B1D3-43CF5152D411}" time="2026-07-09T04:15:49.88Z">
        <t:Attribution userId="S::[email]::e81c9794-084a-4563-8101-7ceab84568ad" userProvider="AD" userName="Author 6"/>
        <t:Anchor>
          <t:Comment id="416946158"/>
        </t:Anchor>
        <t:Assign userId="S::[email]::87d168ad-2a11-46ec-b5b5-9bd24b415100" userProvider="AD" userName="Saswade, Mahesh"/>
      </t:Event>
      <t:Event id="{96804068-4666-4AED-A02E-2FB1E8506E6A}" time="2026-07-09T04:15:49.88Z">
        <t:Attribution userId="S::[email]::e81c9794-084a-4563-8101-7ceab84568ad" userProvider="AD" userName="Author 6"/>
        <t:Anchor>
          <t:Comment id="416946158"/>
        </t:Anchor>
        <t:SetTitle title="@Saswade, Mahesh - can you review this section and confirm if we plan to use all these technical accelerators?"/>
      </t:Event>
    </t:History>
  </t:Task>
  <t:Task id="{818C7CC1-B628-407C-8E13-50E96C38A409}">
    <t:Anchor>
      <t:Comment id="1601707080"/>
    </t:Anchor>
    <t:History>
      <t:Event id="{1D5D873E-099F-4201-AD37-764AD1F538C0}" time="2026-07-12T17:09:07.515Z">
        <t:Attribution userId="S::[email]::e81c9794-084a-4563-8101-7ceab84568ad" userProvider="AD" userName="Author 6"/>
        <t:Anchor>
          <t:Comment id="1601707080"/>
        </t:Anchor>
        <t:Create/>
      </t:Event>
      <t:Event id="{D7F45225-D9F2-4315-A133-C0E010B0F3A5}" time="2026-07-12T17:09:07.515Z">
        <t:Attribution userId="S::[email]::e81c9794-084a-4563-8101-7ceab84568ad" userProvider="AD" userName="Author 6"/>
        <t:Anchor>
          <t:Comment id="1601707080"/>
        </t:Anchor>
        <t:Assign userId="S::[email]::eb513b6c-9008-4a8f-82bf-80d476687290" userProvider="AD" userName="Author 2"/>
      </t:Event>
      <t:Event id="{120C0612-B7D9-4A1E-9D66-E7D2F801E62C}" time="2026-07-12T17:09:07.515Z">
        <t:Attribution userId="S::[email]::e81c9794-084a-4563-8101-7ceab84568ad" userProvider="AD" userName="Author 6"/>
        <t:Anchor>
          <t:Comment id="1601707080"/>
        </t:Anchor>
        <t:SetTitle title="@Author 2 - do we have these accelerators - autonomous security, SAP security accelerator toolkit in the accelerator section? We need to update section 12 if we are proposing this."/>
      </t:Event>
    </t:History>
  </t:Task>
  <t:Task id="{04338212-C64B-4FED-933B-9B56CFEA4D70}">
    <t:Anchor>
      <t:Comment id="544861951"/>
    </t:Anchor>
    <t:History>
      <t:Event id="{522E96C1-BA67-4F1F-8BF4-8A075431017F}" time="2026-07-13T16:25:21.625Z">
        <t:Attribution userId="S::[email]::6a2c8c3f-73e0-462b-bfca-605e3dc57f90" userProvider="AD" userName="Author 7"/>
        <t:Anchor>
          <t:Comment id="1335205460"/>
        </t:Anchor>
        <t:Create/>
      </t:Event>
      <t:Event id="{46D50442-CB75-40DE-B85E-DCA967DCE227}" time="2026-07-13T16:25:21.625Z">
        <t:Attribution userId="S::[email]::6a2c8c3f-73e0-462b-bfca-605e3dc57f90" userProvider="AD" userName="Author 7"/>
        <t:Anchor>
          <t:Comment id="1335205460"/>
        </t:Anchor>
        <t:Assign userId="S::[email]::66dfcf92-5447-4af2-a2a1-59e651097b8e" userProvider="AD" userName="Author 4"/>
      </t:Event>
      <t:Event id="{2455CF92-97AC-4188-BDC1-49D2550B5793}" time="2026-07-13T16:25:21.625Z">
        <t:Attribution userId="S::[email]::6a2c8c3f-73e0-462b-bfca-605e3dc57f90" userProvider="AD" userName="Author 7"/>
        <t:Anchor>
          <t:Comment id="1335205460"/>
        </t:Anchor>
        <t:SetTitle title="@Author 4 As I understand from last call, we plan to keep this as there may be processes where a design may be required."/>
      </t:Event>
    </t:History>
  </t:Task>
  <t:Task id="{FB31FC4B-6301-4D37-BC2F-CE95E2A970DB}">
    <t:Anchor>
      <t:Comment id="1287573253"/>
    </t:Anchor>
    <t:History>
      <t:Event id="{0E7E963E-15CB-484D-BBC5-6E351F1247C1}" time="2026-07-13T16:27:14.256Z">
        <t:Attribution userId="S::[email]::6a2c8c3f-73e0-462b-bfca-605e3dc57f90" userProvider="AD" userName="Author 7"/>
        <t:Anchor>
          <t:Comment id="272427657"/>
        </t:Anchor>
        <t:Create/>
      </t:Event>
      <t:Event id="{75695E38-CE03-42AE-A7B7-18BBD609DBB1}" time="2026-07-13T16:27:14.256Z">
        <t:Attribution userId="S::[email]::6a2c8c3f-73e0-462b-bfca-605e3dc57f90" userProvider="AD" userName="Author 7"/>
        <t:Anchor>
          <t:Comment id="272427657"/>
        </t:Anchor>
        <t:Assign userId="S::[email]::e81c9794-084a-4563-8101-7ceab84568ad" userProvider="AD" userName="Author 6"/>
      </t:Event>
      <t:Event id="{FB6D6B09-37C6-49BA-A631-92C375718148}" time="2026-07-13T16:27:14.256Z">
        <t:Attribution userId="S::[email]::6a2c8c3f-73e0-462b-bfca-605e3dc57f90" userProvider="AD" userName="Author 7"/>
        <t:Anchor>
          <t:Comment id="272427657"/>
        </t:Anchor>
        <t:SetTitle title="@Author 6 This is added just to give a flavor of our experience implementing a similar solution as remaining all is at a high level. Having said that, we can remove it as needed."/>
      </t:Event>
    </t:History>
  </t:Task>
  <t:Task id="{BF681F64-2AD6-432C-A13E-0DC48B43973A}">
    <t:Anchor>
      <t:Comment id="1492356665"/>
    </t:Anchor>
    <t:History>
      <t:Event id="{2B0AC6C6-1FE4-4EBA-B010-A49BBEC6C3C4}" time="2026-07-13T18:46:55.636Z">
        <t:Attribution userId="S::[email]::7da28ba8-186b-484b-b661-3f77e29e5072" userProvider="AD" userName="Author 12"/>
        <t:Anchor>
          <t:Comment id="1492356665"/>
        </t:Anchor>
        <t:Create/>
      </t:Event>
      <t:Event id="{5527DC35-5C1D-414A-A6EC-4A312A3B6DFB}" time="2026-07-13T18:46:55.636Z">
        <t:Attribution userId="S::[email]::7da28ba8-186b-484b-b661-3f77e29e5072" userProvider="AD" userName="Author 12"/>
        <t:Anchor>
          <t:Comment id="1492356665"/>
        </t:Anchor>
        <t:Assign userId="S::[email]::c37e6229-f324-48c6-b7c1-be2e5cb9ca26" userProvider="AD" userName="Pasari, Rupali"/>
      </t:Event>
      <t:Event id="{EDD04A92-89FB-449C-9758-0B6BD3FEFFEC}" time="2026-07-13T18:46:55.636Z">
        <t:Attribution userId="S::[email]::7da28ba8-186b-484b-b661-3f77e29e5072" userProvider="AD" userName="Author 12"/>
        <t:Anchor>
          <t:Comment id="1492356665"/>
        </t:Anchor>
        <t:SetTitle title="@Pasari, Rupali out of all the training components why is TNA specifically listed here?"/>
      </t:Event>
    </t:History>
  </t:Task>
  <t:Task id="{91E3FB79-CCB8-4DE8-AC0B-47EF76E78342}">
    <t:Anchor>
      <t:Comment id="1754759834"/>
    </t:Anchor>
    <t:History>
      <t:Event id="{354AF094-723D-4795-9F18-0EB521D79CB0}" time="2026-07-13T19:33:38.019Z">
        <t:Attribution userId="S::[email]::7da28ba8-186b-484b-b661-3f77e29e5072" userProvider="AD" userName="Author 12"/>
        <t:Anchor>
          <t:Comment id="1754759834"/>
        </t:Anchor>
        <t:Create/>
      </t:Event>
      <t:Event id="{417419D9-429F-4C07-BCCE-33D06262BD0C}" time="2026-07-13T19:33:38.019Z">
        <t:Attribution userId="S::[email]::7da28ba8-186b-484b-b661-3f77e29e5072" userProvider="AD" userName="Author 12"/>
        <t:Anchor>
          <t:Comment id="1754759834"/>
        </t:Anchor>
        <t:Assign userId="S::[email]::c37e6229-f324-48c6-b7c1-be2e5cb9ca26" userProvider="AD" userName="Pasari, Rupali"/>
      </t:Event>
      <t:Event id="{19DF1638-B217-4F42-8E56-97E3249232C5}" time="2026-07-13T19:33:38.019Z">
        <t:Attribution userId="S::[email]::7da28ba8-186b-484b-b661-3f77e29e5072" userProvider="AD" userName="Author 12"/>
        <t:Anchor>
          <t:Comment id="1754759834"/>
        </t:Anchor>
        <t:SetTitle title="@Pasari, Rupali pls rewrite this section. Let’s be clear training dev is SI led not delivery. Use the reference material I sent you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002ec59-bd86-4fad-91aa-d46cd002d394">
      <Terms xmlns="http://schemas.microsoft.com/office/infopath/2007/PartnerControls"/>
    </lcf76f155ced4ddcb4097134ff3c332f>
    <TaxCatchAll xmlns="087c1e97-94d3-479c-9c22-3770e384fca5" xsi:nil="true"/>
    <Email_x0020_ID xmlns="9002ec59-bd86-4fad-91aa-d46cd002d394"/>
    <Full_x0020_Name xmlns="9002ec59-bd86-4fad-91aa-d46cd002d394"/>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757DFA308F81E499B3B9902D4984A33" ma:contentTypeVersion="19" ma:contentTypeDescription="Create a new document." ma:contentTypeScope="" ma:versionID="02ffbb7983745c27758667a546594e5c">
  <xsd:schema xmlns:xsd="http://www.w3.org/2001/XMLSchema" xmlns:xs="http://www.w3.org/2001/XMLSchema" xmlns:p="http://schemas.microsoft.com/office/2006/metadata/properties" xmlns:ns2="9002ec59-bd86-4fad-91aa-d46cd002d394" xmlns:ns3="087c1e97-94d3-479c-9c22-3770e384fca5" targetNamespace="http://schemas.microsoft.com/office/2006/metadata/properties" ma:root="true" ma:fieldsID="7706a187e41cba0220fc8f3976f06bcf" ns2:_="" ns3:_="">
    <xsd:import namespace="9002ec59-bd86-4fad-91aa-d46cd002d394"/>
    <xsd:import namespace="087c1e97-94d3-479c-9c22-3770e384fc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MediaServiceBillingMetadata" minOccurs="0"/>
                <xsd:element ref="ns2:lcf76f155ced4ddcb4097134ff3c332f" minOccurs="0"/>
                <xsd:element ref="ns3:TaxCatchAll" minOccurs="0"/>
                <xsd:element ref="ns2:MediaServiceOCR" minOccurs="0"/>
                <xsd:element ref="ns2:Full_x0020_Name"/>
                <xsd:element ref="ns2:Email_x0020_I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02ec59-bd86-4fad-91aa-d46cd002d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Full_x0020_Name" ma:index="25" ma:displayName="Full Name" ma:internalName="Full_x0020_Name">
      <xsd:simpleType>
        <xsd:restriction base="dms:Text"/>
      </xsd:simpleType>
    </xsd:element>
    <xsd:element name="Email_x0020_ID" ma:index="26" ma:displayName="Email ID" ma:internalName="Email_x0020_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7c1e97-94d3-479c-9c22-3770e384fc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5b441d-30e3-4e18-a971-7f324cac4785}" ma:internalName="TaxCatchAll" ma:showField="CatchAllData" ma:web="087c1e97-94d3-479c-9c22-3770e384fc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2429-35F8-49D9-9FD8-B0024AFF8873}">
  <ds:schemaRefs>
    <ds:schemaRef ds:uri="http://schemas.microsoft.com/office/2006/metadata/properties"/>
    <ds:schemaRef ds:uri="http://schemas.microsoft.com/office/infopath/2007/PartnerControls"/>
    <ds:schemaRef ds:uri="f978684f-868b-49cf-aa68-ae51962cbb43"/>
    <ds:schemaRef ds:uri="11b76730-83b7-4f17-9e77-5b89b87a0e81"/>
  </ds:schemaRefs>
</ds:datastoreItem>
</file>

<file path=customXml/itemProps2.xml><?xml version="1.0" encoding="utf-8"?>
<ds:datastoreItem xmlns:ds="http://schemas.openxmlformats.org/officeDocument/2006/customXml" ds:itemID="{5DC21187-6142-4052-89F9-570D4470BEB2}">
  <ds:schemaRefs>
    <ds:schemaRef ds:uri="http://schemas.openxmlformats.org/officeDocument/2006/bibliography"/>
  </ds:schemaRefs>
</ds:datastoreItem>
</file>

<file path=customXml/itemProps3.xml><?xml version="1.0" encoding="utf-8"?>
<ds:datastoreItem xmlns:ds="http://schemas.openxmlformats.org/officeDocument/2006/customXml" ds:itemID="{23F7216C-7CFC-45FF-A15B-BE31CA959561}"/>
</file>

<file path=customXml/itemProps4.xml><?xml version="1.0" encoding="utf-8"?>
<ds:datastoreItem xmlns:ds="http://schemas.openxmlformats.org/officeDocument/2006/customXml" ds:itemID="{747F6CB4-59B7-41A2-9DFF-E188D790B28A}">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4398</TotalTime>
  <Pages>1</Pages>
  <Words>19858</Words>
  <Characters>113195</Characters>
  <Application>Microsoft Office Word</Application>
  <DocSecurity>4</DocSecurity>
  <Lines>943</Lines>
  <Paragraphs>265</Paragraphs>
  <ScaleCrop>false</ScaleCrop>
  <Company/>
  <LinksUpToDate>false</LinksUpToDate>
  <CharactersWithSpaces>132788</CharactersWithSpaces>
  <SharedDoc>false</SharedDoc>
  <HLinks>
    <vt:vector size="300" baseType="variant">
      <vt:variant>
        <vt:i4>1703984</vt:i4>
      </vt:variant>
      <vt:variant>
        <vt:i4>113</vt:i4>
      </vt:variant>
      <vt:variant>
        <vt:i4>0</vt:i4>
      </vt:variant>
      <vt:variant>
        <vt:i4>5</vt:i4>
      </vt:variant>
      <vt:variant>
        <vt:lpwstr/>
      </vt:variant>
      <vt:variant>
        <vt:lpwstr>_Toc234865035</vt:lpwstr>
      </vt:variant>
      <vt:variant>
        <vt:i4>1703984</vt:i4>
      </vt:variant>
      <vt:variant>
        <vt:i4>107</vt:i4>
      </vt:variant>
      <vt:variant>
        <vt:i4>0</vt:i4>
      </vt:variant>
      <vt:variant>
        <vt:i4>5</vt:i4>
      </vt:variant>
      <vt:variant>
        <vt:lpwstr/>
      </vt:variant>
      <vt:variant>
        <vt:lpwstr>_Toc234865034</vt:lpwstr>
      </vt:variant>
      <vt:variant>
        <vt:i4>1703984</vt:i4>
      </vt:variant>
      <vt:variant>
        <vt:i4>101</vt:i4>
      </vt:variant>
      <vt:variant>
        <vt:i4>0</vt:i4>
      </vt:variant>
      <vt:variant>
        <vt:i4>5</vt:i4>
      </vt:variant>
      <vt:variant>
        <vt:lpwstr/>
      </vt:variant>
      <vt:variant>
        <vt:lpwstr>_Toc234865033</vt:lpwstr>
      </vt:variant>
      <vt:variant>
        <vt:i4>1703984</vt:i4>
      </vt:variant>
      <vt:variant>
        <vt:i4>95</vt:i4>
      </vt:variant>
      <vt:variant>
        <vt:i4>0</vt:i4>
      </vt:variant>
      <vt:variant>
        <vt:i4>5</vt:i4>
      </vt:variant>
      <vt:variant>
        <vt:lpwstr/>
      </vt:variant>
      <vt:variant>
        <vt:lpwstr>_Toc234865032</vt:lpwstr>
      </vt:variant>
      <vt:variant>
        <vt:i4>1703984</vt:i4>
      </vt:variant>
      <vt:variant>
        <vt:i4>89</vt:i4>
      </vt:variant>
      <vt:variant>
        <vt:i4>0</vt:i4>
      </vt:variant>
      <vt:variant>
        <vt:i4>5</vt:i4>
      </vt:variant>
      <vt:variant>
        <vt:lpwstr/>
      </vt:variant>
      <vt:variant>
        <vt:lpwstr>_Toc234865031</vt:lpwstr>
      </vt:variant>
      <vt:variant>
        <vt:i4>1703984</vt:i4>
      </vt:variant>
      <vt:variant>
        <vt:i4>83</vt:i4>
      </vt:variant>
      <vt:variant>
        <vt:i4>0</vt:i4>
      </vt:variant>
      <vt:variant>
        <vt:i4>5</vt:i4>
      </vt:variant>
      <vt:variant>
        <vt:lpwstr/>
      </vt:variant>
      <vt:variant>
        <vt:lpwstr>_Toc234865030</vt:lpwstr>
      </vt:variant>
      <vt:variant>
        <vt:i4>1769520</vt:i4>
      </vt:variant>
      <vt:variant>
        <vt:i4>77</vt:i4>
      </vt:variant>
      <vt:variant>
        <vt:i4>0</vt:i4>
      </vt:variant>
      <vt:variant>
        <vt:i4>5</vt:i4>
      </vt:variant>
      <vt:variant>
        <vt:lpwstr/>
      </vt:variant>
      <vt:variant>
        <vt:lpwstr>_Toc234865029</vt:lpwstr>
      </vt:variant>
      <vt:variant>
        <vt:i4>1769520</vt:i4>
      </vt:variant>
      <vt:variant>
        <vt:i4>71</vt:i4>
      </vt:variant>
      <vt:variant>
        <vt:i4>0</vt:i4>
      </vt:variant>
      <vt:variant>
        <vt:i4>5</vt:i4>
      </vt:variant>
      <vt:variant>
        <vt:lpwstr/>
      </vt:variant>
      <vt:variant>
        <vt:lpwstr>_Toc234865028</vt:lpwstr>
      </vt:variant>
      <vt:variant>
        <vt:i4>1769520</vt:i4>
      </vt:variant>
      <vt:variant>
        <vt:i4>65</vt:i4>
      </vt:variant>
      <vt:variant>
        <vt:i4>0</vt:i4>
      </vt:variant>
      <vt:variant>
        <vt:i4>5</vt:i4>
      </vt:variant>
      <vt:variant>
        <vt:lpwstr/>
      </vt:variant>
      <vt:variant>
        <vt:lpwstr>_Toc234865027</vt:lpwstr>
      </vt:variant>
      <vt:variant>
        <vt:i4>1769520</vt:i4>
      </vt:variant>
      <vt:variant>
        <vt:i4>59</vt:i4>
      </vt:variant>
      <vt:variant>
        <vt:i4>0</vt:i4>
      </vt:variant>
      <vt:variant>
        <vt:i4>5</vt:i4>
      </vt:variant>
      <vt:variant>
        <vt:lpwstr/>
      </vt:variant>
      <vt:variant>
        <vt:lpwstr>_Toc234865026</vt:lpwstr>
      </vt:variant>
      <vt:variant>
        <vt:i4>1769520</vt:i4>
      </vt:variant>
      <vt:variant>
        <vt:i4>53</vt:i4>
      </vt:variant>
      <vt:variant>
        <vt:i4>0</vt:i4>
      </vt:variant>
      <vt:variant>
        <vt:i4>5</vt:i4>
      </vt:variant>
      <vt:variant>
        <vt:lpwstr/>
      </vt:variant>
      <vt:variant>
        <vt:lpwstr>_Toc234865025</vt:lpwstr>
      </vt:variant>
      <vt:variant>
        <vt:i4>1769520</vt:i4>
      </vt:variant>
      <vt:variant>
        <vt:i4>47</vt:i4>
      </vt:variant>
      <vt:variant>
        <vt:i4>0</vt:i4>
      </vt:variant>
      <vt:variant>
        <vt:i4>5</vt:i4>
      </vt:variant>
      <vt:variant>
        <vt:lpwstr/>
      </vt:variant>
      <vt:variant>
        <vt:lpwstr>_Toc234865024</vt:lpwstr>
      </vt:variant>
      <vt:variant>
        <vt:i4>1769520</vt:i4>
      </vt:variant>
      <vt:variant>
        <vt:i4>41</vt:i4>
      </vt:variant>
      <vt:variant>
        <vt:i4>0</vt:i4>
      </vt:variant>
      <vt:variant>
        <vt:i4>5</vt:i4>
      </vt:variant>
      <vt:variant>
        <vt:lpwstr/>
      </vt:variant>
      <vt:variant>
        <vt:lpwstr>_Toc234865023</vt:lpwstr>
      </vt:variant>
      <vt:variant>
        <vt:i4>1769520</vt:i4>
      </vt:variant>
      <vt:variant>
        <vt:i4>35</vt:i4>
      </vt:variant>
      <vt:variant>
        <vt:i4>0</vt:i4>
      </vt:variant>
      <vt:variant>
        <vt:i4>5</vt:i4>
      </vt:variant>
      <vt:variant>
        <vt:lpwstr/>
      </vt:variant>
      <vt:variant>
        <vt:lpwstr>_Toc234865022</vt:lpwstr>
      </vt:variant>
      <vt:variant>
        <vt:i4>1769520</vt:i4>
      </vt:variant>
      <vt:variant>
        <vt:i4>29</vt:i4>
      </vt:variant>
      <vt:variant>
        <vt:i4>0</vt:i4>
      </vt:variant>
      <vt:variant>
        <vt:i4>5</vt:i4>
      </vt:variant>
      <vt:variant>
        <vt:lpwstr/>
      </vt:variant>
      <vt:variant>
        <vt:lpwstr>_Toc234865021</vt:lpwstr>
      </vt:variant>
      <vt:variant>
        <vt:i4>1769520</vt:i4>
      </vt:variant>
      <vt:variant>
        <vt:i4>23</vt:i4>
      </vt:variant>
      <vt:variant>
        <vt:i4>0</vt:i4>
      </vt:variant>
      <vt:variant>
        <vt:i4>5</vt:i4>
      </vt:variant>
      <vt:variant>
        <vt:lpwstr/>
      </vt:variant>
      <vt:variant>
        <vt:lpwstr>_Toc234865020</vt:lpwstr>
      </vt:variant>
      <vt:variant>
        <vt:i4>1572912</vt:i4>
      </vt:variant>
      <vt:variant>
        <vt:i4>17</vt:i4>
      </vt:variant>
      <vt:variant>
        <vt:i4>0</vt:i4>
      </vt:variant>
      <vt:variant>
        <vt:i4>5</vt:i4>
      </vt:variant>
      <vt:variant>
        <vt:lpwstr/>
      </vt:variant>
      <vt:variant>
        <vt:lpwstr>_Toc234865019</vt:lpwstr>
      </vt:variant>
      <vt:variant>
        <vt:i4>1572912</vt:i4>
      </vt:variant>
      <vt:variant>
        <vt:i4>11</vt:i4>
      </vt:variant>
      <vt:variant>
        <vt:i4>0</vt:i4>
      </vt:variant>
      <vt:variant>
        <vt:i4>5</vt:i4>
      </vt:variant>
      <vt:variant>
        <vt:lpwstr/>
      </vt:variant>
      <vt:variant>
        <vt:lpwstr>_Toc234865018</vt:lpwstr>
      </vt:variant>
      <vt:variant>
        <vt:i4>1572912</vt:i4>
      </vt:variant>
      <vt:variant>
        <vt:i4>5</vt:i4>
      </vt:variant>
      <vt:variant>
        <vt:i4>0</vt:i4>
      </vt:variant>
      <vt:variant>
        <vt:i4>5</vt:i4>
      </vt:variant>
      <vt:variant>
        <vt:lpwstr/>
      </vt:variant>
      <vt:variant>
        <vt:lpwstr>_Toc234865017</vt:lpwstr>
      </vt:variant>
      <vt:variant>
        <vt:i4>2097167</vt:i4>
      </vt:variant>
      <vt:variant>
        <vt:i4>0</vt:i4>
      </vt:variant>
      <vt:variant>
        <vt:i4>0</vt:i4>
      </vt:variant>
      <vt:variant>
        <vt:i4>5</vt:i4>
      </vt:variant>
      <vt:variant>
        <vt:lpwstr>mailto:[email]</vt:lpwstr>
      </vt:variant>
      <vt:variant>
        <vt:lpwstr/>
      </vt:variant>
      <vt:variant>
        <vt:i4>4194420</vt:i4>
      </vt:variant>
      <vt:variant>
        <vt:i4>87</vt:i4>
      </vt:variant>
      <vt:variant>
        <vt:i4>0</vt:i4>
      </vt:variant>
      <vt:variant>
        <vt:i4>5</vt:i4>
      </vt:variant>
      <vt:variant>
        <vt:lpwstr>mailto:[email]</vt:lpwstr>
      </vt:variant>
      <vt:variant>
        <vt:lpwstr/>
      </vt:variant>
      <vt:variant>
        <vt:i4>4194420</vt:i4>
      </vt:variant>
      <vt:variant>
        <vt:i4>84</vt:i4>
      </vt:variant>
      <vt:variant>
        <vt:i4>0</vt:i4>
      </vt:variant>
      <vt:variant>
        <vt:i4>5</vt:i4>
      </vt:variant>
      <vt:variant>
        <vt:lpwstr>mailto:[email]</vt:lpwstr>
      </vt:variant>
      <vt:variant>
        <vt:lpwstr/>
      </vt:variant>
      <vt:variant>
        <vt:i4>3276809</vt:i4>
      </vt:variant>
      <vt:variant>
        <vt:i4>81</vt:i4>
      </vt:variant>
      <vt:variant>
        <vt:i4>0</vt:i4>
      </vt:variant>
      <vt:variant>
        <vt:i4>5</vt:i4>
      </vt:variant>
      <vt:variant>
        <vt:lpwstr>mailto:[email]</vt:lpwstr>
      </vt:variant>
      <vt:variant>
        <vt:lpwstr/>
      </vt:variant>
      <vt:variant>
        <vt:i4>5505150</vt:i4>
      </vt:variant>
      <vt:variant>
        <vt:i4>78</vt:i4>
      </vt:variant>
      <vt:variant>
        <vt:i4>0</vt:i4>
      </vt:variant>
      <vt:variant>
        <vt:i4>5</vt:i4>
      </vt:variant>
      <vt:variant>
        <vt:lpwstr>mailto:[email]</vt:lpwstr>
      </vt:variant>
      <vt:variant>
        <vt:lpwstr/>
      </vt:variant>
      <vt:variant>
        <vt:i4>2621466</vt:i4>
      </vt:variant>
      <vt:variant>
        <vt:i4>75</vt:i4>
      </vt:variant>
      <vt:variant>
        <vt:i4>0</vt:i4>
      </vt:variant>
      <vt:variant>
        <vt:i4>5</vt:i4>
      </vt:variant>
      <vt:variant>
        <vt:lpwstr>mailto:[email]</vt:lpwstr>
      </vt:variant>
      <vt:variant>
        <vt:lpwstr/>
      </vt:variant>
      <vt:variant>
        <vt:i4>5832818</vt:i4>
      </vt:variant>
      <vt:variant>
        <vt:i4>72</vt:i4>
      </vt:variant>
      <vt:variant>
        <vt:i4>0</vt:i4>
      </vt:variant>
      <vt:variant>
        <vt:i4>5</vt:i4>
      </vt:variant>
      <vt:variant>
        <vt:lpwstr>mailto:[email]</vt:lpwstr>
      </vt:variant>
      <vt:variant>
        <vt:lpwstr/>
      </vt:variant>
      <vt:variant>
        <vt:i4>2949123</vt:i4>
      </vt:variant>
      <vt:variant>
        <vt:i4>69</vt:i4>
      </vt:variant>
      <vt:variant>
        <vt:i4>0</vt:i4>
      </vt:variant>
      <vt:variant>
        <vt:i4>5</vt:i4>
      </vt:variant>
      <vt:variant>
        <vt:lpwstr>mailto:[email]</vt:lpwstr>
      </vt:variant>
      <vt:variant>
        <vt:lpwstr/>
      </vt:variant>
      <vt:variant>
        <vt:i4>2949123</vt:i4>
      </vt:variant>
      <vt:variant>
        <vt:i4>66</vt:i4>
      </vt:variant>
      <vt:variant>
        <vt:i4>0</vt:i4>
      </vt:variant>
      <vt:variant>
        <vt:i4>5</vt:i4>
      </vt:variant>
      <vt:variant>
        <vt:lpwstr>mailto:[email]</vt:lpwstr>
      </vt:variant>
      <vt:variant>
        <vt:lpwstr/>
      </vt:variant>
      <vt:variant>
        <vt:i4>4980862</vt:i4>
      </vt:variant>
      <vt:variant>
        <vt:i4>63</vt:i4>
      </vt:variant>
      <vt:variant>
        <vt:i4>0</vt:i4>
      </vt:variant>
      <vt:variant>
        <vt:i4>5</vt:i4>
      </vt:variant>
      <vt:variant>
        <vt:lpwstr>mailto:[email]</vt:lpwstr>
      </vt:variant>
      <vt:variant>
        <vt:lpwstr/>
      </vt:variant>
      <vt:variant>
        <vt:i4>2949123</vt:i4>
      </vt:variant>
      <vt:variant>
        <vt:i4>60</vt:i4>
      </vt:variant>
      <vt:variant>
        <vt:i4>0</vt:i4>
      </vt:variant>
      <vt:variant>
        <vt:i4>5</vt:i4>
      </vt:variant>
      <vt:variant>
        <vt:lpwstr>mailto:[email]</vt:lpwstr>
      </vt:variant>
      <vt:variant>
        <vt:lpwstr/>
      </vt:variant>
      <vt:variant>
        <vt:i4>4980862</vt:i4>
      </vt:variant>
      <vt:variant>
        <vt:i4>57</vt:i4>
      </vt:variant>
      <vt:variant>
        <vt:i4>0</vt:i4>
      </vt:variant>
      <vt:variant>
        <vt:i4>5</vt:i4>
      </vt:variant>
      <vt:variant>
        <vt:lpwstr>mailto:[email]</vt:lpwstr>
      </vt:variant>
      <vt:variant>
        <vt:lpwstr/>
      </vt:variant>
      <vt:variant>
        <vt:i4>2293787</vt:i4>
      </vt:variant>
      <vt:variant>
        <vt:i4>54</vt:i4>
      </vt:variant>
      <vt:variant>
        <vt:i4>0</vt:i4>
      </vt:variant>
      <vt:variant>
        <vt:i4>5</vt:i4>
      </vt:variant>
      <vt:variant>
        <vt:lpwstr>mailto:[email]</vt:lpwstr>
      </vt:variant>
      <vt:variant>
        <vt:lpwstr/>
      </vt:variant>
      <vt:variant>
        <vt:i4>1572985</vt:i4>
      </vt:variant>
      <vt:variant>
        <vt:i4>51</vt:i4>
      </vt:variant>
      <vt:variant>
        <vt:i4>0</vt:i4>
      </vt:variant>
      <vt:variant>
        <vt:i4>5</vt:i4>
      </vt:variant>
      <vt:variant>
        <vt:lpwstr>mailto:[email]</vt:lpwstr>
      </vt:variant>
      <vt:variant>
        <vt:lpwstr/>
      </vt:variant>
      <vt:variant>
        <vt:i4>5898336</vt:i4>
      </vt:variant>
      <vt:variant>
        <vt:i4>48</vt:i4>
      </vt:variant>
      <vt:variant>
        <vt:i4>0</vt:i4>
      </vt:variant>
      <vt:variant>
        <vt:i4>5</vt:i4>
      </vt:variant>
      <vt:variant>
        <vt:lpwstr>mailto:[email]</vt:lpwstr>
      </vt:variant>
      <vt:variant>
        <vt:lpwstr/>
      </vt:variant>
      <vt:variant>
        <vt:i4>4980862</vt:i4>
      </vt:variant>
      <vt:variant>
        <vt:i4>45</vt:i4>
      </vt:variant>
      <vt:variant>
        <vt:i4>0</vt:i4>
      </vt:variant>
      <vt:variant>
        <vt:i4>5</vt:i4>
      </vt:variant>
      <vt:variant>
        <vt:lpwstr>mailto:[email]</vt:lpwstr>
      </vt:variant>
      <vt:variant>
        <vt:lpwstr/>
      </vt:variant>
      <vt:variant>
        <vt:i4>5898336</vt:i4>
      </vt:variant>
      <vt:variant>
        <vt:i4>42</vt:i4>
      </vt:variant>
      <vt:variant>
        <vt:i4>0</vt:i4>
      </vt:variant>
      <vt:variant>
        <vt:i4>5</vt:i4>
      </vt:variant>
      <vt:variant>
        <vt:lpwstr>mailto:[email]</vt:lpwstr>
      </vt:variant>
      <vt:variant>
        <vt:lpwstr/>
      </vt:variant>
      <vt:variant>
        <vt:i4>4980862</vt:i4>
      </vt:variant>
      <vt:variant>
        <vt:i4>39</vt:i4>
      </vt:variant>
      <vt:variant>
        <vt:i4>0</vt:i4>
      </vt:variant>
      <vt:variant>
        <vt:i4>5</vt:i4>
      </vt:variant>
      <vt:variant>
        <vt:lpwstr>mailto:[email]</vt:lpwstr>
      </vt:variant>
      <vt:variant>
        <vt:lpwstr/>
      </vt:variant>
      <vt:variant>
        <vt:i4>1572985</vt:i4>
      </vt:variant>
      <vt:variant>
        <vt:i4>36</vt:i4>
      </vt:variant>
      <vt:variant>
        <vt:i4>0</vt:i4>
      </vt:variant>
      <vt:variant>
        <vt:i4>5</vt:i4>
      </vt:variant>
      <vt:variant>
        <vt:lpwstr>mailto:[email]</vt:lpwstr>
      </vt:variant>
      <vt:variant>
        <vt:lpwstr/>
      </vt:variant>
      <vt:variant>
        <vt:i4>4915319</vt:i4>
      </vt:variant>
      <vt:variant>
        <vt:i4>33</vt:i4>
      </vt:variant>
      <vt:variant>
        <vt:i4>0</vt:i4>
      </vt:variant>
      <vt:variant>
        <vt:i4>5</vt:i4>
      </vt:variant>
      <vt:variant>
        <vt:lpwstr>mailto:[email]</vt:lpwstr>
      </vt:variant>
      <vt:variant>
        <vt:lpwstr/>
      </vt:variant>
      <vt:variant>
        <vt:i4>4915319</vt:i4>
      </vt:variant>
      <vt:variant>
        <vt:i4>30</vt:i4>
      </vt:variant>
      <vt:variant>
        <vt:i4>0</vt:i4>
      </vt:variant>
      <vt:variant>
        <vt:i4>5</vt:i4>
      </vt:variant>
      <vt:variant>
        <vt:lpwstr>mailto:[email]</vt:lpwstr>
      </vt:variant>
      <vt:variant>
        <vt:lpwstr/>
      </vt:variant>
      <vt:variant>
        <vt:i4>4194420</vt:i4>
      </vt:variant>
      <vt:variant>
        <vt:i4>27</vt:i4>
      </vt:variant>
      <vt:variant>
        <vt:i4>0</vt:i4>
      </vt:variant>
      <vt:variant>
        <vt:i4>5</vt:i4>
      </vt:variant>
      <vt:variant>
        <vt:lpwstr>mailto:[email]</vt:lpwstr>
      </vt:variant>
      <vt:variant>
        <vt:lpwstr/>
      </vt:variant>
      <vt:variant>
        <vt:i4>4718715</vt:i4>
      </vt:variant>
      <vt:variant>
        <vt:i4>24</vt:i4>
      </vt:variant>
      <vt:variant>
        <vt:i4>0</vt:i4>
      </vt:variant>
      <vt:variant>
        <vt:i4>5</vt:i4>
      </vt:variant>
      <vt:variant>
        <vt:lpwstr>mailto:[email]</vt:lpwstr>
      </vt:variant>
      <vt:variant>
        <vt:lpwstr/>
      </vt:variant>
      <vt:variant>
        <vt:i4>4194420</vt:i4>
      </vt:variant>
      <vt:variant>
        <vt:i4>21</vt:i4>
      </vt:variant>
      <vt:variant>
        <vt:i4>0</vt:i4>
      </vt:variant>
      <vt:variant>
        <vt:i4>5</vt:i4>
      </vt:variant>
      <vt:variant>
        <vt:lpwstr>mailto:[email]</vt:lpwstr>
      </vt:variant>
      <vt:variant>
        <vt:lpwstr/>
      </vt:variant>
      <vt:variant>
        <vt:i4>3276829</vt:i4>
      </vt:variant>
      <vt:variant>
        <vt:i4>18</vt:i4>
      </vt:variant>
      <vt:variant>
        <vt:i4>0</vt:i4>
      </vt:variant>
      <vt:variant>
        <vt:i4>5</vt:i4>
      </vt:variant>
      <vt:variant>
        <vt:lpwstr>mailto:[email]</vt:lpwstr>
      </vt:variant>
      <vt:variant>
        <vt:lpwstr/>
      </vt:variant>
      <vt:variant>
        <vt:i4>5177443</vt:i4>
      </vt:variant>
      <vt:variant>
        <vt:i4>15</vt:i4>
      </vt:variant>
      <vt:variant>
        <vt:i4>0</vt:i4>
      </vt:variant>
      <vt:variant>
        <vt:i4>5</vt:i4>
      </vt:variant>
      <vt:variant>
        <vt:lpwstr>mailto:[email]</vt:lpwstr>
      </vt:variant>
      <vt:variant>
        <vt:lpwstr/>
      </vt:variant>
      <vt:variant>
        <vt:i4>5046391</vt:i4>
      </vt:variant>
      <vt:variant>
        <vt:i4>12</vt:i4>
      </vt:variant>
      <vt:variant>
        <vt:i4>0</vt:i4>
      </vt:variant>
      <vt:variant>
        <vt:i4>5</vt:i4>
      </vt:variant>
      <vt:variant>
        <vt:lpwstr>mailto:[email]</vt:lpwstr>
      </vt:variant>
      <vt:variant>
        <vt:lpwstr/>
      </vt:variant>
      <vt:variant>
        <vt:i4>5046391</vt:i4>
      </vt:variant>
      <vt:variant>
        <vt:i4>9</vt:i4>
      </vt:variant>
      <vt:variant>
        <vt:i4>0</vt:i4>
      </vt:variant>
      <vt:variant>
        <vt:i4>5</vt:i4>
      </vt:variant>
      <vt:variant>
        <vt:lpwstr>mailto:[email]</vt:lpwstr>
      </vt:variant>
      <vt:variant>
        <vt:lpwstr/>
      </vt:variant>
      <vt:variant>
        <vt:i4>2490387</vt:i4>
      </vt:variant>
      <vt:variant>
        <vt:i4>6</vt:i4>
      </vt:variant>
      <vt:variant>
        <vt:i4>0</vt:i4>
      </vt:variant>
      <vt:variant>
        <vt:i4>5</vt:i4>
      </vt:variant>
      <vt:variant>
        <vt:lpwstr>https://amedeloitte.sharepoint.com/:p:/r/sites/AESCorporation/_layouts/15/Doc.aspx?sourcedoc=%7B60D6D8F3-044F-4455-8635-D0894AED4CDE%7D&amp;file=Project%203%20-%20Program%20SAP%20PM%20RFP%20-%20Graphics.pptx&amp;action=edit&amp;mobileredirect=true&amp;DefaultItemOpen=1</vt:lpwstr>
      </vt:variant>
      <vt:variant>
        <vt:lpwstr/>
      </vt:variant>
      <vt:variant>
        <vt:i4>4915319</vt:i4>
      </vt:variant>
      <vt:variant>
        <vt:i4>3</vt:i4>
      </vt:variant>
      <vt:variant>
        <vt:i4>0</vt:i4>
      </vt:variant>
      <vt:variant>
        <vt:i4>5</vt:i4>
      </vt:variant>
      <vt:variant>
        <vt:lpwstr>mailto:[email]</vt:lpwstr>
      </vt:variant>
      <vt:variant>
        <vt:lpwstr/>
      </vt:variant>
      <vt:variant>
        <vt:i4>4194420</vt:i4>
      </vt:variant>
      <vt:variant>
        <vt:i4>0</vt:i4>
      </vt:variant>
      <vt:variant>
        <vt:i4>0</vt:i4>
      </vt:variant>
      <vt:variant>
        <vt:i4>5</vt:i4>
      </vt:variant>
      <vt:variant>
        <vt:lpwstr>mailto:[email]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 1</dc:creator>
  <cp:keywords/>
  <dc:description/>
  <cp:lastModifiedBy>Author 2</cp:lastModifiedBy>
  <cp:revision>1304</cp:revision>
  <dcterms:created xsi:type="dcterms:W3CDTF">2026-07-04T07:59:00Z</dcterms:created>
  <dcterms:modified xsi:type="dcterms:W3CDTF">2026-07-14T04:08:00Z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0x0101005757DFA308F81E499B3B9902D4984A33</vt:lpwstr>
  </property>
  <property fmtid="{D5CDD505-2E9C-101B-9397-08002B2CF9AE}" pid="3" name="MediaServiceImageTags">
    <vt:lpwstr/>
  </property>
</Properties>
</file>