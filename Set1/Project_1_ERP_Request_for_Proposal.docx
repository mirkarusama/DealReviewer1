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1766400"/>
        <w:docPartObj>
          <w:docPartGallery w:val="Cover Pages"/>
          <w:docPartUnique/>
        </w:docPartObj>
      </w:sdtPr>
      <w:sdtEndPr>
        <w:rPr>
          <w:b/>
          <w:bCs/>
        </w:rPr>
      </w:sdtEndPr>
      <w:sdtContent>
        <w:p w14:paraId="66DE86D9" w14:textId="52261EDA" w:rsidR="001662AD" w:rsidRDefault="000930C8">
          <w:r>
            <w:rPr>
              <w:b/>
              <w:bCs/>
              <w:sz w:val="56"/>
              <w:szCs w:val="56"/>
            </w:rPr>
            <w:t>Project 1</w:t>
          </w:r>
        </w:p>
        <w:p w14:paraId="162B58F1" w14:textId="640821E4" w:rsidR="001662AD" w:rsidRDefault="001662AD">
          <w:pPr>
            <w:rPr>
              <w:b/>
              <w:bCs/>
            </w:rPr>
          </w:pPr>
          <w:r>
            <w:rPr>
              <w:noProof/>
            </w:rPr>
            <mc:AlternateContent>
              <mc:Choice Requires="wps">
                <w:drawing>
                  <wp:anchor distT="0" distB="0" distL="182880" distR="182880" simplePos="0" relativeHeight="251660288" behindDoc="0" locked="0" layoutInCell="1" allowOverlap="1" wp14:anchorId="3F37E8C7" wp14:editId="5EE9E24D">
                    <wp:simplePos x="0" y="0"/>
                    <mc:AlternateContent>
                      <mc:Choice Requires="wp14">
                        <wp:positionH relativeFrom="margin">
                          <wp14:pctPosHOffset>7700</wp14:pctPosHOffset>
                        </wp:positionH>
                      </mc:Choice>
                      <mc:Fallback>
                        <wp:positionH relativeFrom="page">
                          <wp:posOffset>1371600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541D44" w14:textId="47CD693C" w:rsidR="001662AD" w:rsidRPr="007231BF" w:rsidRDefault="00E40633" w:rsidP="00E40633">
                                <w:pPr>
                                  <w:pStyle w:val="NoSpacing"/>
                                  <w:spacing w:before="40" w:after="560" w:line="216" w:lineRule="auto"/>
                                  <w:rPr>
                                    <w:color w:val="156082" w:themeColor="accent1"/>
                                    <w:sz w:val="48"/>
                                    <w:szCs w:val="48"/>
                                  </w:rPr>
                                </w:pPr>
                                <w:r>
                                  <w:rPr>
                                    <w:color w:val="156082" w:themeColor="accent1"/>
                                    <w:sz w:val="48"/>
                                    <w:szCs w:val="48"/>
                                  </w:rPr>
                                  <w:t xml:space="preserve">Project 1 SAP Implementation Services</w:t>
                                </w:r>
                              </w:p>
                              <w:p w14:paraId="74F39556" w14:textId="12D5086C" w:rsidR="001662AD" w:rsidRDefault="002517D7">
                                <w:pPr>
                                  <w:pStyle w:val="NoSpacing"/>
                                  <w:spacing w:before="40" w:after="40"/>
                                  <w:rPr>
                                    <w:caps/>
                                    <w:color w:val="501549" w:themeColor="accent5" w:themeShade="80"/>
                                    <w:sz w:val="28"/>
                                    <w:szCs w:val="28"/>
                                  </w:rPr>
                                </w:pPr>
                                <w:r>
                                  <w:rPr>
                                    <w:caps/>
                                    <w:color w:val="C00000"/>
                                    <w:sz w:val="28"/>
                                    <w:szCs w:val="28"/>
                                  </w:rPr>
                                  <w:t>Request for Proposal</w:t>
                                </w:r>
                              </w:p>
                              <w:p w14:paraId="3FB50A11" w14:textId="46FE661F" w:rsidR="001662AD" w:rsidRDefault="001662AD">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F37E8C7" id="_x0000_t202" coordsize="21600,21600" o:spt="202" path="m,l,21600r21600,l21600,xe">
                    <v:stroke joinstyle="miter"/>
                    <v:path gradientshapeok="t" o:connecttype="rect"/>
                  </v:shapetype>
                  <v:shape id="Text Box 32"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BzapXgIAAC4FAAAOAAAAZHJzL2Uyb0RvYy54bWysVN9v2jAQfp+0/8Hy+0igHUOooWKtOk1C bTU69dk4donm+Dz7IGF//c5OAhXbS6e9OBff7+++89V1Wxu2Vz5UYAs+HuWcKSuhrOxLwb8/3X2Y cRZQ2FIYsKrgBxX49eL9u6vGzdUEtmBK5RkFsWHeuIJvEd08y4LcqlqEEThlSanB1wLp179kpRcN Ra9NNsnzadaAL50HqUKg29tOyRcpvtZK4oPWQSEzBafaMJ0+nZt4ZosrMX/xwm0r2Zch/qGKWlSW kh5D3QoUbOerP0LVlfQQQONIQp2B1pVUqQfqZpyfdbPeCqdSLwROcEeYwv8LK+/3a/foGbafoaUB RkAaF+aBLmM/rfZ1/FKljPQE4eEIm2qRSbq8nM6mFzmpJOmmnyb57DIBm53cnQ/4RUHNolBwT3NJ cIn9KiClJNPBJGazcFcZk2ZjLGso6sXHPDkcNeRhbLRVacp9mFPpScKDUdHG2G9Ks6pMHcSLxC91 YzzbC2KGkFJZTM2nuGQdrTQV8RbH3v5U1Vucuz6GzGDx6FxXFnzq/qzs8sdQsu7sCchXfUcR203b j3QD5YEm7aFbguDkXUXTWImAj8IT62mCtMn4QIc2QKhDL3G2Bf/rb/fRnshIWs4a2qKCh5874RVn 5qslmsaVGwQ/CJtBsLv6Bgj+Mb0RTiaRHDyaQdQe6mda8GXMQiphJeUqOA7iDXa7TA+EVMtlMqLF cgJXdu1kDB2nEbn11D4L73oCInH3Hob9EvMzHna2iShuuUNiYyJpBLRDsQealjJxt39A4ta//k9W p2du8RsAAP//AwBQSwMEFAAGAAgAAAAhAPPACkPdAAAABgEAAA8AAABkcnMvZG93bnJldi54bWxM j09LxDAQxe+C3yGM4M1N1r+lNl1EEZVFwbWwPWab2bbYTEqS3a3f3tGLXgYe7/Hm94rF5AaxxxB7 TxrmMwUCqfG2p1ZD9fF4loGIyZA1gyfU8IURFuXxUWFy6w/0jvtVagWXUMyNhi6lMZcyNh06E2d+ RGJv64MziWVopQ3mwOVukOdKXUtneuIPnRnxvsPmc7VzGmpVvdbrt/W2fupkNX+h5fNDHbQ+PZnu bkEknNJfGH7wGR1KZtr4HdkoBg08JP1e9m4uMpYbDqmr7BJkWcj/+OU3AAAA//8DAFBLAQItABQA BgAIAAAAIQC2gziS/gAAAOEBAAATAAAAAAAAAAAAAAAAAAAAAABbQ29udGVudF9UeXBlc10ueG1s UEsBAi0AFAAGAAgAAAAhADj9If/WAAAAlAEAAAsAAAAAAAAAAAAAAAAALwEAAF9yZWxzLy5yZWxz UEsBAi0AFAAGAAgAAAAhAOoHNqleAgAALgUAAA4AAAAAAAAAAAAAAAAALgIAAGRycy9lMm9Eb2Mu eG1sUEsBAi0AFAAGAAgAAAAhAPPACkPdAAAABgEAAA8AAAAAAAAAAAAAAAAAuAQAAGRycy9kb3du cmV2LnhtbFBLBQYAAAAABAAEAPMAAADCBQAAAAA= " filled="f" stroked="f" strokeweight=".5pt">
                    <v:textbox style="mso-fit-shape-to-text:t" inset="0,0,0,0">
                      <w:txbxContent>
                        <w:p w14:paraId="4B541D44" w14:textId="47CD693C" w:rsidR="001662AD" w:rsidRPr="007231BF" w:rsidRDefault="00E40633" w:rsidP="00E40633">
                          <w:pPr>
                            <w:pStyle w:val="NoSpacing"/>
                            <w:spacing w:before="40" w:after="560" w:line="216" w:lineRule="auto"/>
                            <w:rPr>
                              <w:color w:val="156082" w:themeColor="accent1"/>
                              <w:sz w:val="48"/>
                              <w:szCs w:val="48"/>
                            </w:rPr>
                          </w:pPr>
                          <w:r>
                            <w:rPr>
                              <w:color w:val="156082" w:themeColor="accent1"/>
                              <w:sz w:val="48"/>
                              <w:szCs w:val="48"/>
                            </w:rPr>
                            <w:t xml:space="preserve">Project 1 SAP Implementation Services</w:t>
                          </w:r>
                        </w:p>
                        <w:p w14:paraId="74F39556" w14:textId="12D5086C" w:rsidR="001662AD" w:rsidRDefault="002517D7">
                          <w:pPr>
                            <w:pStyle w:val="NoSpacing"/>
                            <w:spacing w:before="40" w:after="40"/>
                            <w:rPr>
                              <w:caps/>
                              <w:color w:val="501549" w:themeColor="accent5" w:themeShade="80"/>
                              <w:sz w:val="28"/>
                              <w:szCs w:val="28"/>
                            </w:rPr>
                          </w:pPr>
                          <w:r>
                            <w:rPr>
                              <w:caps/>
                              <w:color w:val="C00000"/>
                              <w:sz w:val="28"/>
                              <w:szCs w:val="28"/>
                            </w:rPr>
                            <w:t>Request for Proposal</w:t>
                          </w:r>
                        </w:p>
                        <w:p w14:paraId="3FB50A11" w14:textId="46FE661F" w:rsidR="001662AD" w:rsidRDefault="001662AD">
                          <w:pPr>
                            <w:pStyle w:val="NoSpacing"/>
                            <w:spacing w:before="80" w:after="40"/>
                            <w:rPr>
                              <w:caps/>
                              <w:color w:val="A02B93" w:themeColor="accent5"/>
                              <w:sz w:val="24"/>
                              <w:szCs w:val="24"/>
                            </w:rPr>
                          </w:pPr>
                        </w:p>
                      </w:txbxContent>
                    </v:textbox>
                    <w10:wrap type="square" anchorx="margin" anchory="page"/>
                  </v:shape>
                </w:pict>
              </mc:Fallback>
            </mc:AlternateContent>
            <mc:AlternateContent>
              <mc:Choice Requires="wps">
                <w:drawing>
                  <wp:anchor distT="0" distB="0" distL="114300" distR="114300" simplePos="0" relativeHeight="251659264" behindDoc="0" locked="0" layoutInCell="1" allowOverlap="1" wp14:anchorId="4D9B83CE" wp14:editId="621C5BE3">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F1F9EC" w14:textId="0F297B1D" w:rsidR="001662AD" w:rsidRDefault="000930C8">
                                <w:pPr>
                                  <w:pStyle w:val="NoSpacing"/>
                                  <w:jc w:val="right"/>
                                  <w:rPr>
                                    <w:color w:val="FFFFFF" w:themeColor="background1"/>
                                    <w:sz w:val="24"/>
                                    <w:szCs w:val="24"/>
                                  </w:rPr>
                                </w:pPr>
                                <w:r>
                                  <w:rPr>
                                    <w:color w:val="FFFFFF" w:themeColor="background1"/>
                                    <w:sz w:val="24"/>
                                    <w:szCs w:val="24"/>
                                  </w:rPr>
                                  <w:t xml:space="preserve">April 2026</w:t>
                                </w: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D9B83CE" id="Rectangle 33"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E3r5hAIAAGYFAAAOAAAAZHJzL2Uyb0RvYy54bWysVE1v2zAMvQ/YfxB0X51kTT+MOEWQIsOA oC3aDj0rshQbk0VNUmJnv36U5LhBW+wwTAdBFMlH6onk7KZrFNkL62rQBR2fjSgRmkNZ621Bfzyv vlxR4jzTJVOgRUEPwtGb+edPs9bkYgIVqFJYgiDa5a0paOW9ybPM8Uo0zJ2BERqVEmzDPIp2m5WW tYjeqGwyGl1kLdjSWODCOby9TUo6j/hSCu7vpXTCE1VQzM3H3cZ9E/ZsPmP51jJT1bxPg/1DFg2r NQYdoG6ZZ2Rn63dQTc0tOJD+jEOTgZQ1F/EN+Jrx6M1rnipmRHwLkuPMQJP7f7D8bv9kHmxI3Zk1 8J+OaFhWTG/FwhmkDz81kJS1xuWDcRBc79ZJ2wR3fAvpIrGHgVjRecLxcnp9/vUC6eeour66nE4n EZPlR2djnf8moCHhUFCLgSOdbL92PoRn+dEkxFI67BpWtVJJG25ijimtmKA/KJGsH4UkdYmJTCJq rC6xVJbsGdYF41xoP06qipUiXU9HuPo8B4+YitIIGJAlxh+we4BQue+xU5a9fXAVsTgH59HfEkvO g0eMDNoPzk2twX4EoPBVfeRkfyQpURNY8t2mQ276bw43GygPD5ZYSM3iDF/V+Ctr5vwDs9gd+JHY 8f4eN6mgLSj0J0oqsL8/ug/2WLSopaTFbiuo+7VjVlCivmss5/Pp5SS056lgT4XNqaB3zRLw48Y4 WwyPR3S2Xh2P0kLzgoNhEaKiimmOsQu6OR6XPs0AHCxcLBbRCBvSML/WT4YH6MByqLnn7oVZ0xem x4q+g2NfsvxNfSbb4KlhsfMg61i8r6z2/GMzx0LqB0+YFqdytHodj/M/AAAA//8DAFBLAwQUAAYA CAAAACEAXM709NsAAAAEAQAADwAAAGRycy9kb3ducmV2LnhtbEyPQUvDQBCF74L/YRnBm920klZj NkUEkSK0Wut9mx2TYHY2ZKdJ/PeOXvTyYHiP977J15Nv1YB9bAIZmM8SUEhlcA1VBg5vj1c3oCJb crYNhAa+MMK6OD/LbebCSK847LlSUkIxswZq5i7TOpY1ehtnoUMS7yP03rKcfaVdb0cp961eJMlS e9uQLNS2w4cay8/9yRvYpsP7OLmn7ctuc5hvVvS848XKmMuL6f4OFOPEf2H4wRd0KITpGE7komoN yCP8q+LdXi9BHSWTpinoItf/4YtvAAAA//8DAFBLAQItABQABgAIAAAAIQC2gziS/gAAAOEBAAAT AAAAAAAAAAAAAAAAAAAAAABbQ29udGVudF9UeXBlc10ueG1sUEsBAi0AFAAGAAgAAAAhADj9If/W AAAAlAEAAAsAAAAAAAAAAAAAAAAALwEAAF9yZWxzLy5yZWxzUEsBAi0AFAAGAAgAAAAhABkTevmE AgAAZgUAAA4AAAAAAAAAAAAAAAAALgIAAGRycy9lMm9Eb2MueG1sUEsBAi0AFAAGAAgAAAAhAFzO 9PTbAAAABAEAAA8AAAAAAAAAAAAAAAAA3gQAAGRycy9kb3ducmV2LnhtbFBLBQYAAAAABAAEAPMA AADmBQAAAAA= " fillcolor="#156082 [3204]" stroked="f" strokeweight="1.5pt">
                    <o:lock v:ext="edit" aspectratio="t"/>
                    <v:textbox inset="3.6pt,,3.6pt">
                      <w:txbxContent>
                        <w:p w14:paraId="58F1F9EC" w14:textId="0F297B1D" w:rsidR="001662AD" w:rsidRDefault="000930C8">
                          <w:pPr>
                            <w:pStyle w:val="NoSpacing"/>
                            <w:jc w:val="right"/>
                            <w:rPr>
                              <w:color w:val="FFFFFF" w:themeColor="background1"/>
                              <w:sz w:val="24"/>
                              <w:szCs w:val="24"/>
                            </w:rPr>
                          </w:pPr>
                          <w:r>
                            <w:rPr>
                              <w:color w:val="FFFFFF" w:themeColor="background1"/>
                              <w:sz w:val="24"/>
                              <w:szCs w:val="24"/>
                            </w:rPr>
                            <w:t xml:space="preserve">April 2026</w:t>
                          </w:r>
                        </w:p>
                      </w:txbxContent>
                    </v:textbox>
                    <w10:wrap anchorx="margin" anchory="page"/>
                  </v:rect>
                </w:pict>
              </mc:Fallback>
            </mc:AlternateContent>
          </w:r>
          <w:r>
            <w:rPr>
              <w:b/>
              <w:bCs/>
            </w:rPr>
            <w:br w:type="page"/>
          </w:r>
        </w:p>
      </w:sdtContent>
    </w:sdt>
    <w:p w14:paraId="1381202B" w14:textId="77777777" w:rsidR="00BC61D8" w:rsidRPr="00E4711C" w:rsidRDefault="00BC61D8" w:rsidP="00BC61D8">
      <w:pPr>
        <w:pStyle w:val="StyleBodyTextTimesNewRoman11ptBold"/>
        <w:rPr>
          <w:rFonts w:asciiTheme="minorHAnsi" w:hAnsiTheme="minorHAnsi"/>
          <w:lang w:val="en-CA"/>
        </w:rPr>
      </w:pPr>
      <w:r>
        <w:rPr>
          <w:rFonts w:asciiTheme="minorHAnsi" w:hAnsiTheme="minorHAnsi"/>
          <w:lang w:val="en-CA"/>
        </w:rPr>
        <w:lastRenderedPageBreak/>
        <w:t xml:space="preserve">Private and confidential </w:t>
      </w:r>
    </w:p>
    <w:p w14:paraId="5BBBDFC5" w14:textId="77777777" w:rsidR="00BC61D8" w:rsidRPr="00E4711C" w:rsidRDefault="00BC61D8" w:rsidP="00BC61D8">
      <w:pPr>
        <w:pStyle w:val="StyleBodyTextTimesNewRoman11pt"/>
        <w:rPr>
          <w:rFonts w:asciiTheme="minorHAnsi" w:hAnsiTheme="minorHAnsi"/>
          <w:szCs w:val="22"/>
          <w:lang w:val="en-CA"/>
        </w:rPr>
      </w:pPr>
    </w:p>
    <w:p w14:paraId="518473B7" w14:textId="77777777" w:rsidR="00BC61D8" w:rsidRPr="00E4711C" w:rsidRDefault="00BC61D8" w:rsidP="00BC61D8">
      <w:pPr>
        <w:pStyle w:val="StyleBodyTextTimesNewRoman11pt"/>
        <w:rPr>
          <w:rFonts w:asciiTheme="minorHAnsi" w:hAnsiTheme="minorHAnsi"/>
          <w:lang w:val="en-CA"/>
        </w:rPr>
      </w:pPr>
    </w:p>
    <w:p w14:paraId="61580394" w14:textId="77777777" w:rsidR="00BC61D8" w:rsidRPr="00E4711C" w:rsidRDefault="00BC61D8" w:rsidP="00BC61D8">
      <w:pPr>
        <w:pStyle w:val="StyleBodyTextTimesNewRoman11pt"/>
        <w:rPr>
          <w:rFonts w:asciiTheme="minorHAnsi" w:hAnsiTheme="minorHAnsi"/>
          <w:lang w:val="en-CA"/>
        </w:rPr>
      </w:pPr>
    </w:p>
    <w:p w14:paraId="088E2547" w14:textId="77777777" w:rsidR="00BC61D8" w:rsidRPr="00E4711C" w:rsidRDefault="00BC61D8" w:rsidP="00BC61D8">
      <w:pPr>
        <w:pStyle w:val="StyleBodyTextTimesNewRoman11pt"/>
        <w:rPr>
          <w:rFonts w:asciiTheme="minorHAnsi" w:hAnsiTheme="minorHAnsi"/>
          <w:lang w:val="en-CA"/>
        </w:rPr>
      </w:pPr>
    </w:p>
    <w:p w14:paraId="5038C678" w14:textId="77777777" w:rsidR="00BC61D8" w:rsidRPr="00E4711C" w:rsidRDefault="00BC61D8" w:rsidP="00BC61D8">
      <w:pPr>
        <w:pStyle w:val="StyleBodyTextTimesNewRoman11pt"/>
        <w:rPr>
          <w:rFonts w:asciiTheme="minorHAnsi" w:hAnsiTheme="minorHAnsi"/>
          <w:lang w:val="en-CA"/>
        </w:rPr>
      </w:pPr>
    </w:p>
    <w:p w14:paraId="2D22D3D8" w14:textId="77777777" w:rsidR="00BC61D8" w:rsidRPr="00E4711C" w:rsidRDefault="00BC61D8" w:rsidP="00BC61D8">
      <w:pPr>
        <w:pStyle w:val="StyleBodyTextTimesNewRoman11pt"/>
        <w:rPr>
          <w:rFonts w:asciiTheme="minorHAnsi" w:hAnsiTheme="minorHAnsi"/>
          <w:lang w:val="en-CA"/>
        </w:rPr>
      </w:pPr>
    </w:p>
    <w:p w14:paraId="2C25CEAD" w14:textId="77777777" w:rsidR="00BC61D8" w:rsidRPr="00E4711C" w:rsidRDefault="00BC61D8" w:rsidP="00BC61D8">
      <w:pPr>
        <w:pStyle w:val="StyleBodyTextTimesNewRoman11pt"/>
        <w:rPr>
          <w:rFonts w:asciiTheme="minorHAnsi" w:hAnsiTheme="minorHAnsi"/>
          <w:lang w:val="en-CA"/>
        </w:rPr>
      </w:pPr>
    </w:p>
    <w:p w14:paraId="41768815" w14:textId="77777777" w:rsidR="00BC61D8" w:rsidRPr="00E4711C" w:rsidRDefault="00BC61D8" w:rsidP="00BC61D8">
      <w:pPr>
        <w:pStyle w:val="StyleBodyTextTimesNewRoman11pt"/>
        <w:rPr>
          <w:rFonts w:asciiTheme="minorHAnsi" w:hAnsiTheme="minorHAnsi"/>
          <w:lang w:val="en-CA"/>
        </w:rPr>
      </w:pPr>
    </w:p>
    <w:p w14:paraId="7B4F612C" w14:textId="77777777" w:rsidR="00BC61D8" w:rsidRPr="00E4711C" w:rsidRDefault="00BC61D8" w:rsidP="00BC61D8">
      <w:pPr>
        <w:pStyle w:val="StyleBodyTextTimesNewRoman11pt"/>
        <w:rPr>
          <w:rFonts w:asciiTheme="minorHAnsi" w:hAnsiTheme="minorHAnsi"/>
          <w:lang w:val="en-CA"/>
        </w:rPr>
      </w:pPr>
      <w:r>
        <w:rPr>
          <w:rFonts w:asciiTheme="minorHAnsi" w:hAnsiTheme="minorHAnsi"/>
          <w:lang w:val="en-CA"/>
        </w:rPr>
        <w:t xml:space="preserve">Dear </w:t>
      </w:r>
      <w:r>
        <w:rPr>
          <w:rFonts w:asciiTheme="minorHAnsi" w:hAnsiTheme="minorHAnsi"/>
          <w:szCs w:val="22"/>
          <w:lang w:val="en-CA"/>
        </w:rPr>
        <w:t>Sir/Madam:</w:t>
      </w:r>
    </w:p>
    <w:p w14:paraId="2F4FC321" w14:textId="77777777" w:rsidR="00BC61D8" w:rsidRPr="00E4711C" w:rsidRDefault="00BC61D8" w:rsidP="00BC61D8">
      <w:pPr>
        <w:pStyle w:val="StyleBodyTextTimesNewRoman11pt"/>
        <w:rPr>
          <w:rFonts w:asciiTheme="minorHAnsi" w:hAnsiTheme="minorHAnsi"/>
          <w:lang w:val="en-CA"/>
        </w:rPr>
      </w:pPr>
    </w:p>
    <w:p w14:paraId="21FDA36E" w14:textId="2A4214EA" w:rsidR="00BC61D8" w:rsidRPr="00E4711C" w:rsidRDefault="00BC61D8" w:rsidP="00BC61D8">
      <w:pPr>
        <w:pStyle w:val="StyleBodyTextTimesNewRoman11ptBold"/>
        <w:rPr>
          <w:rFonts w:asciiTheme="minorHAnsi" w:hAnsiTheme="minorHAnsi"/>
          <w:lang w:val="en-CA"/>
        </w:rPr>
      </w:pPr>
      <w:r>
        <w:rPr>
          <w:rFonts w:asciiTheme="minorHAnsi" w:hAnsiTheme="minorHAnsi"/>
          <w:lang w:val="en-CA"/>
        </w:rPr>
        <w:t xml:space="preserve">Subject: </w:t>
      </w:r>
      <w:del w:id="0" w:author="Author 1" w:date="2026-04-14T08:32:00Z" w16du:dateUtc="2026-04-14T13:32:00Z">
        <w:r>
          <w:rPr>
            <w:rFonts w:asciiTheme="minorHAnsi" w:hAnsiTheme="minorHAnsi"/>
            <w:szCs w:val="22"/>
            <w:lang w:val="en-CA"/>
          </w:rPr>
          <w:delText xml:space="preserve">Request for Proposal </w:delText>
        </w:r>
        <w:r>
          <w:rPr>
            <w:rFonts w:asciiTheme="minorHAnsi" w:hAnsiTheme="minorHAnsi"/>
            <w:lang w:val="en-CA"/>
          </w:rPr>
          <w:delText>for an Enterprise Resource Planning Software Solution</w:delText>
        </w:r>
      </w:del>
      <w:ins w:id="1" w:author="Author 1" w:date="2026-04-14T08:32:00Z" w16du:dateUtc="2026-04-14T13:32:00Z">
        <w:r>
          <w:rPr>
            <w:rFonts w:asciiTheme="minorHAnsi" w:hAnsiTheme="minorHAnsi"/>
            <w:szCs w:val="22"/>
            <w:lang w:val="en-CA"/>
          </w:rPr>
          <w:t>Request for Proposal for SAP S/4</w:t>
        </w:r>
      </w:ins>
      <w:ins w:id="2" w:author="Author 1" w:date="2026-04-14T08:33:00Z" w16du:dateUtc="2026-04-14T13:33:00Z">
        <w:r>
          <w:rPr>
            <w:rFonts w:asciiTheme="minorHAnsi" w:hAnsiTheme="minorHAnsi"/>
            <w:szCs w:val="22"/>
            <w:lang w:val="en-CA"/>
          </w:rPr>
          <w:t>HANA Implementation Services</w:t>
        </w:r>
      </w:ins>
    </w:p>
    <w:p w14:paraId="1A736FA8" w14:textId="77777777" w:rsidR="00BC61D8" w:rsidRPr="00E4711C" w:rsidRDefault="00BC61D8" w:rsidP="00BC61D8">
      <w:pPr>
        <w:pStyle w:val="BodyText"/>
        <w:spacing w:after="0"/>
        <w:rPr>
          <w:rFonts w:asciiTheme="minorHAnsi" w:hAnsiTheme="minorHAnsi"/>
          <w:sz w:val="22"/>
          <w:szCs w:val="22"/>
        </w:rPr>
      </w:pPr>
    </w:p>
    <w:p w14:paraId="598F3873" w14:textId="0DCD7A02" w:rsidR="00BC61D8" w:rsidRPr="00E4711C" w:rsidRDefault="00D52C07" w:rsidP="00BC61D8">
      <w:pPr>
        <w:spacing w:after="0"/>
        <w:rPr>
          <w:sz w:val="22"/>
          <w:szCs w:val="22"/>
        </w:rPr>
      </w:pPr>
      <w:ins w:id="3" w:author="Author 1" w:date="2026-04-14T08:34:00Z">
        <w:r>
          <w:rPr>
            <w:sz w:val="22"/>
            <w:szCs w:val="22"/>
          </w:rPr>
          <w:t>The objective of this Request for Proposal (RFP) is to gather information that will allow Project 1 to select an implementation partner to support deployment of an SAP S/4HANA enterprise resource planning solution aligned to business objectives and the technology roadmap.</w:t>
        </w:r>
      </w:ins>
      <w:del w:id="4" w:author="Author 1" w:date="2026-04-14T08:34:00Z" w16du:dateUtc="2026-04-14T13:34:00Z">
        <w:r>
          <w:rPr>
            <w:sz w:val="22"/>
            <w:szCs w:val="22"/>
          </w:rPr>
          <w:delText>The objective of this Request for Proposal (RFP) is to gather information that will allow Project 1 to select and implement an Enterprise Resource Planning (ERP) software solution to meet the needs of our business objectives and align with our technology roadmap</w:delText>
        </w:r>
      </w:del>
      <w:r>
        <w:rPr>
          <w:sz w:val="22"/>
          <w:szCs w:val="22"/>
        </w:rPr>
        <w:t>. Based on a preliminary review, your organization has been identified to participate in this RFP.</w:t>
      </w:r>
    </w:p>
    <w:p w14:paraId="66758B5C" w14:textId="77777777" w:rsidR="00BC61D8" w:rsidRPr="00E4711C" w:rsidRDefault="00BC61D8" w:rsidP="00BC61D8">
      <w:pPr>
        <w:spacing w:after="0"/>
        <w:rPr>
          <w:sz w:val="22"/>
          <w:szCs w:val="22"/>
        </w:rPr>
      </w:pPr>
    </w:p>
    <w:p w14:paraId="467044BA" w14:textId="1E0D2F03" w:rsidR="00BC61D8" w:rsidRPr="00E4711C" w:rsidRDefault="00BC61D8" w:rsidP="00BC61D8">
      <w:pPr>
        <w:spacing w:after="0"/>
        <w:rPr>
          <w:sz w:val="22"/>
          <w:szCs w:val="22"/>
        </w:rPr>
      </w:pPr>
      <w:r>
        <w:rPr>
          <w:sz w:val="22"/>
          <w:szCs w:val="22"/>
        </w:rPr>
        <w:t xml:space="preserve">Please read “Section 9 – Proposal Response Instructions” carefully prior to responding to the RFP. Since we will be receiving multiple RFP responses, we urge you to follow the instructions closely to prevent any delays in the process.</w:t>
      </w:r>
    </w:p>
    <w:p w14:paraId="5C097A85" w14:textId="77777777" w:rsidR="00BC61D8" w:rsidRPr="00E4711C" w:rsidRDefault="00BC61D8" w:rsidP="00BC61D8">
      <w:pPr>
        <w:spacing w:after="0"/>
        <w:rPr>
          <w:sz w:val="22"/>
          <w:szCs w:val="22"/>
        </w:rPr>
      </w:pPr>
    </w:p>
    <w:p w14:paraId="72AE302E" w14:textId="77777777" w:rsidR="00BC61D8" w:rsidRPr="00E4711C" w:rsidRDefault="00BC61D8" w:rsidP="00BC61D8">
      <w:pPr>
        <w:spacing w:after="0"/>
        <w:rPr>
          <w:sz w:val="22"/>
          <w:szCs w:val="22"/>
        </w:rPr>
      </w:pPr>
      <w:r>
        <w:rPr>
          <w:sz w:val="22"/>
          <w:szCs w:val="22"/>
        </w:rPr>
        <w:t>We would like to thank you in advance for your participation in this important process. We look forward to your response.</w:t>
      </w:r>
    </w:p>
    <w:p w14:paraId="1F7B5C2F" w14:textId="77777777" w:rsidR="00BC61D8" w:rsidRPr="00E4711C" w:rsidRDefault="00BC61D8" w:rsidP="00BC61D8">
      <w:pPr>
        <w:pStyle w:val="Default"/>
        <w:rPr>
          <w:rFonts w:asciiTheme="minorHAnsi" w:hAnsiTheme="minorHAnsi"/>
          <w:sz w:val="22"/>
          <w:szCs w:val="22"/>
          <w:lang w:val="en-CA"/>
        </w:rPr>
      </w:pPr>
    </w:p>
    <w:p w14:paraId="5A8C3A22" w14:textId="6BF253F8" w:rsidR="00BC61D8" w:rsidRPr="00E4711C" w:rsidRDefault="00100062" w:rsidP="00BC61D8">
      <w:pPr>
        <w:pStyle w:val="Default"/>
        <w:rPr>
          <w:rFonts w:asciiTheme="minorHAnsi" w:hAnsiTheme="minorHAnsi"/>
          <w:sz w:val="22"/>
          <w:szCs w:val="22"/>
          <w:lang w:val="en-CA"/>
        </w:rPr>
      </w:pPr>
      <w:r>
        <w:rPr>
          <w:rFonts w:asciiTheme="minorHAnsi" w:hAnsiTheme="minorHAnsi"/>
          <w:sz w:val="22"/>
          <w:szCs w:val="22"/>
          <w:lang w:val="en-CA"/>
        </w:rPr>
        <w:t xml:space="preserve">Sincerely, </w:t>
      </w:r>
    </w:p>
    <w:p w14:paraId="509F19FE" w14:textId="77777777" w:rsidR="00BC61D8" w:rsidRPr="00E4711C" w:rsidRDefault="00BC61D8" w:rsidP="00BC61D8">
      <w:pPr>
        <w:pStyle w:val="Default"/>
        <w:rPr>
          <w:rFonts w:asciiTheme="minorHAnsi" w:hAnsiTheme="minorHAnsi"/>
          <w:sz w:val="22"/>
          <w:szCs w:val="22"/>
          <w:lang w:val="en-CA" w:eastAsia="en-CA"/>
        </w:rPr>
      </w:pPr>
    </w:p>
    <w:p w14:paraId="02B517D8" w14:textId="77777777" w:rsidR="00BC61D8" w:rsidRPr="00E4711C" w:rsidRDefault="00BC61D8" w:rsidP="00BC61D8">
      <w:pPr>
        <w:pStyle w:val="Default"/>
        <w:rPr>
          <w:rFonts w:asciiTheme="minorHAnsi" w:hAnsiTheme="minorHAnsi"/>
          <w:sz w:val="22"/>
          <w:szCs w:val="22"/>
          <w:lang w:val="en-CA" w:eastAsia="en-CA"/>
        </w:rPr>
      </w:pPr>
    </w:p>
    <w:p w14:paraId="78606287" w14:textId="77777777" w:rsidR="00BC61D8" w:rsidRPr="00E4711C" w:rsidRDefault="00BC61D8" w:rsidP="00BC61D8">
      <w:pPr>
        <w:pStyle w:val="Default"/>
        <w:rPr>
          <w:rFonts w:asciiTheme="minorHAnsi" w:hAnsiTheme="minorHAnsi"/>
          <w:sz w:val="22"/>
          <w:szCs w:val="22"/>
          <w:lang w:val="en-CA"/>
        </w:rPr>
      </w:pPr>
    </w:p>
    <w:p w14:paraId="24B0C391" w14:textId="77777777" w:rsidR="00BC61D8" w:rsidRPr="00E4711C" w:rsidRDefault="00BC61D8" w:rsidP="00BC61D8">
      <w:pPr>
        <w:pStyle w:val="Default"/>
        <w:rPr>
          <w:rFonts w:asciiTheme="minorHAnsi" w:hAnsiTheme="minorHAnsi"/>
          <w:b/>
          <w:bCs/>
          <w:sz w:val="22"/>
          <w:szCs w:val="22"/>
          <w:lang w:val="en-CA"/>
        </w:rPr>
      </w:pPr>
      <w:r>
        <w:rPr>
          <w:rFonts w:asciiTheme="minorHAnsi" w:hAnsiTheme="minorHAnsi"/>
          <w:b/>
          <w:bCs/>
          <w:sz w:val="22"/>
          <w:szCs w:val="22"/>
          <w:lang w:val="en-CA"/>
        </w:rPr>
        <w:t>[Name]</w:t>
      </w:r>
    </w:p>
    <w:p w14:paraId="144DEB75" w14:textId="77777777" w:rsidR="00BC61D8" w:rsidRPr="00E4711C" w:rsidRDefault="00BC61D8" w:rsidP="00BC61D8">
      <w:pPr>
        <w:pStyle w:val="Default"/>
        <w:rPr>
          <w:rFonts w:asciiTheme="minorHAnsi" w:hAnsiTheme="minorHAnsi"/>
          <w:b/>
          <w:bCs/>
          <w:sz w:val="22"/>
          <w:szCs w:val="22"/>
          <w:lang w:val="en-CA"/>
        </w:rPr>
      </w:pPr>
      <w:r>
        <w:rPr>
          <w:rFonts w:asciiTheme="minorHAnsi" w:hAnsiTheme="minorHAnsi"/>
          <w:b/>
          <w:bCs/>
          <w:sz w:val="22"/>
          <w:szCs w:val="22"/>
          <w:lang w:val="en-CA"/>
        </w:rPr>
        <w:t>CFO</w:t>
      </w:r>
    </w:p>
    <w:p w14:paraId="407F4B21" w14:textId="77777777" w:rsidR="00BC61D8" w:rsidRDefault="00BC61D8">
      <w:pPr>
        <w:rPr>
          <w:rFonts w:ascii="TimesNewRoman" w:eastAsia="Times New Roman" w:hAnsi="TimesNewRoman" w:cs="Times New Roman"/>
          <w:kern w:val="0"/>
          <w:sz w:val="22"/>
          <w:szCs w:val="22"/>
          <w:lang w:val="en-CA"/>
          <w14:ligatures w14:val="none"/>
        </w:rPr>
      </w:pPr>
      <w:r>
        <w:rPr>
          <w:sz w:val="22"/>
          <w:szCs w:val="22"/>
          <w:lang w:val="en-CA"/>
        </w:rPr>
        <w:br w:type="page"/>
      </w:r>
    </w:p>
    <w:p w14:paraId="396544A0" w14:textId="77777777" w:rsidR="0076021D" w:rsidRPr="005E294A" w:rsidRDefault="0076021D" w:rsidP="005E294A">
      <w:pPr>
        <w:pStyle w:val="TOC"/>
        <w:spacing w:after="480"/>
        <w:rPr>
          <w:rFonts w:asciiTheme="majorHAnsi" w:hAnsiTheme="majorHAnsi"/>
          <w:noProof w:val="0"/>
        </w:rPr>
      </w:pPr>
      <w:bookmarkStart w:id="5" w:name="_Toc218680330"/>
      <w:r>
        <w:rPr>
          <w:rFonts w:asciiTheme="majorHAnsi" w:hAnsiTheme="majorHAnsi"/>
          <w:noProof w:val="0"/>
        </w:rPr>
        <w:lastRenderedPageBreak/>
        <w:t>Table of Contents</w:t>
      </w:r>
      <w:bookmarkEnd w:id="5"/>
    </w:p>
    <w:bookmarkStart w:id="6" w:name="_Toc189010718"/>
    <w:bookmarkStart w:id="7" w:name="_Toc353525490"/>
    <w:bookmarkStart w:id="8" w:name="_Toc226380771"/>
    <w:p w14:paraId="5EFB9E67" w14:textId="7B9230F6"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r>
        <w:fldChar w:fldCharType="begin"/>
        <w:instrText xml:space="preserve"> TOC \o "1-1" \h \z \u </w:instrText>
        <w:fldChar w:fldCharType="separate"/>
      </w:r>
      <w:hyperlink w:anchor="_Toc226385794" w:history="1">
        <w:r>
          <w:rPr>
            <w:rStyle w:val="Hyperlink"/>
          </w:rPr>
          <w:t>1.</w:t>
        </w:r>
        <w:r>
          <w:rPr>
            <w:rFonts w:asciiTheme="minorHAnsi" w:eastAsiaTheme="minorEastAsia" w:hAnsiTheme="minorHAnsi" w:cstheme="minorBidi"/>
            <w:bCs w:val="0"/>
            <w:color w:val="auto"/>
            <w:kern w:val="2"/>
            <w:sz w:val="24"/>
            <w:szCs w:val="24"/>
            <w:lang w:val="en-US"/>
            <w14:ligatures w14:val="standardContextual"/>
          </w:rPr>
          <w:tab/>
        </w:r>
        <w:r>
          <w:rPr>
            <w:rStyle w:val="Hyperlink"/>
          </w:rPr>
          <w:t>Introduction</w:t>
        </w:r>
        <w:r>
          <w:rPr>
            <w:webHidden/>
          </w:rPr>
          <w:tab/>
          <w:fldChar w:fldCharType="begin"/>
          <w:instrText xml:space="preserve"> PAGEREF _Toc226385794 \h </w:instrText>
          <w:fldChar w:fldCharType="separate"/>
          <w:t>3</w:t>
          <w:fldChar w:fldCharType="end"/>
        </w:r>
      </w:hyperlink>
    </w:p>
    <w:p w14:paraId="75F8BD44" w14:textId="26C9E5D7"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795" w:history="1">
        <w:r>
          <w:rPr>
            <w:rStyle w:val="Hyperlink"/>
          </w:rPr>
          <w:t>2.</w:t>
        </w:r>
        <w:r>
          <w:rPr>
            <w:rFonts w:asciiTheme="minorHAnsi" w:eastAsiaTheme="minorEastAsia" w:hAnsiTheme="minorHAnsi" w:cstheme="minorBidi"/>
            <w:bCs w:val="0"/>
            <w:color w:val="auto"/>
            <w:kern w:val="2"/>
            <w:sz w:val="24"/>
            <w:szCs w:val="24"/>
            <w:lang w:val="en-US"/>
            <w14:ligatures w14:val="standardContextual"/>
          </w:rPr>
          <w:tab/>
        </w:r>
        <w:r>
          <w:rPr>
            <w:rStyle w:val="Hyperlink"/>
          </w:rPr>
          <w:t>Request for Proposal</w:t>
        </w:r>
        <w:r>
          <w:rPr>
            <w:webHidden/>
          </w:rPr>
          <w:tab/>
          <w:fldChar w:fldCharType="begin"/>
          <w:instrText xml:space="preserve"> PAGEREF _Toc226385795 \h </w:instrText>
          <w:fldChar w:fldCharType="separate"/>
          <w:t>3</w:t>
          <w:fldChar w:fldCharType="end"/>
        </w:r>
      </w:hyperlink>
    </w:p>
    <w:p w14:paraId="6281D076" w14:textId="043CA2AC"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796" w:history="1">
        <w:r>
          <w:rPr>
            <w:rStyle w:val="Hyperlink"/>
          </w:rPr>
          <w:t>3.</w:t>
        </w:r>
        <w:r>
          <w:rPr>
            <w:rFonts w:asciiTheme="minorHAnsi" w:eastAsiaTheme="minorEastAsia" w:hAnsiTheme="minorHAnsi" w:cstheme="minorBidi"/>
            <w:bCs w:val="0"/>
            <w:color w:val="auto"/>
            <w:kern w:val="2"/>
            <w:sz w:val="24"/>
            <w:szCs w:val="24"/>
            <w:lang w:val="en-US"/>
            <w14:ligatures w14:val="standardContextual"/>
          </w:rPr>
          <w:tab/>
        </w:r>
        <w:r>
          <w:rPr>
            <w:rStyle w:val="Hyperlink"/>
          </w:rPr>
          <w:t>Inquiries and Contact Information</w:t>
        </w:r>
        <w:r>
          <w:rPr>
            <w:webHidden/>
          </w:rPr>
          <w:tab/>
          <w:fldChar w:fldCharType="begin"/>
          <w:instrText xml:space="preserve"> PAGEREF _Toc226385796 \h </w:instrText>
          <w:fldChar w:fldCharType="separate"/>
          <w:t>4</w:t>
          <w:fldChar w:fldCharType="end"/>
        </w:r>
      </w:hyperlink>
    </w:p>
    <w:p w14:paraId="29273B53" w14:textId="25C0DA3C"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797" w:history="1">
        <w:r>
          <w:rPr>
            <w:rStyle w:val="Hyperlink"/>
          </w:rPr>
          <w:t>4.</w:t>
        </w:r>
        <w:r>
          <w:rPr>
            <w:rFonts w:asciiTheme="minorHAnsi" w:eastAsiaTheme="minorEastAsia" w:hAnsiTheme="minorHAnsi" w:cstheme="minorBidi"/>
            <w:bCs w:val="0"/>
            <w:color w:val="auto"/>
            <w:kern w:val="2"/>
            <w:sz w:val="24"/>
            <w:szCs w:val="24"/>
            <w:lang w:val="en-US"/>
            <w14:ligatures w14:val="standardContextual"/>
          </w:rPr>
          <w:tab/>
        </w:r>
        <w:r>
          <w:rPr>
            <w:rStyle w:val="Hyperlink"/>
          </w:rPr>
          <w:t>Schedule of Events and RFP Process</w:t>
        </w:r>
        <w:r>
          <w:rPr>
            <w:webHidden/>
          </w:rPr>
          <w:tab/>
          <w:fldChar w:fldCharType="begin"/>
          <w:instrText xml:space="preserve"> PAGEREF _Toc226385797 \h </w:instrText>
          <w:fldChar w:fldCharType="separate"/>
          <w:t>4</w:t>
          <w:fldChar w:fldCharType="end"/>
        </w:r>
      </w:hyperlink>
    </w:p>
    <w:p w14:paraId="611BADAD" w14:textId="5ABD6B00"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798" w:history="1">
        <w:r>
          <w:rPr>
            <w:rStyle w:val="Hyperlink"/>
          </w:rPr>
          <w:t>5.</w:t>
        </w:r>
        <w:r>
          <w:rPr>
            <w:rFonts w:asciiTheme="minorHAnsi" w:eastAsiaTheme="minorEastAsia" w:hAnsiTheme="minorHAnsi" w:cstheme="minorBidi"/>
            <w:bCs w:val="0"/>
            <w:color w:val="auto"/>
            <w:kern w:val="2"/>
            <w:sz w:val="24"/>
            <w:szCs w:val="24"/>
            <w:lang w:val="en-US"/>
            <w14:ligatures w14:val="standardContextual"/>
          </w:rPr>
          <w:tab/>
        </w:r>
        <w:r>
          <w:rPr>
            <w:rStyle w:val="Hyperlink"/>
          </w:rPr>
          <w:t>Scope of Services / Functional Scope of Solution</w:t>
        </w:r>
        <w:r>
          <w:rPr>
            <w:webHidden/>
          </w:rPr>
          <w:tab/>
          <w:fldChar w:fldCharType="begin"/>
          <w:instrText xml:space="preserve"> PAGEREF _Toc226385798 \h </w:instrText>
          <w:fldChar w:fldCharType="separate"/>
          <w:t>5</w:t>
          <w:fldChar w:fldCharType="end"/>
        </w:r>
      </w:hyperlink>
    </w:p>
    <w:p w14:paraId="7DE2AD78" w14:textId="42306881"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799" w:history="1">
        <w:r>
          <w:rPr>
            <w:rStyle w:val="Hyperlink"/>
          </w:rPr>
          <w:t>6.</w:t>
        </w:r>
        <w:r>
          <w:rPr>
            <w:rFonts w:asciiTheme="minorHAnsi" w:eastAsiaTheme="minorEastAsia" w:hAnsiTheme="minorHAnsi" w:cstheme="minorBidi"/>
            <w:bCs w:val="0"/>
            <w:color w:val="auto"/>
            <w:kern w:val="2"/>
            <w:sz w:val="24"/>
            <w:szCs w:val="24"/>
            <w:lang w:val="en-US"/>
            <w14:ligatures w14:val="standardContextual"/>
          </w:rPr>
          <w:tab/>
        </w:r>
        <w:r>
          <w:rPr>
            <w:rStyle w:val="Hyperlink"/>
          </w:rPr>
          <w:t>Business Context and Current Environment</w:t>
        </w:r>
        <w:r>
          <w:rPr>
            <w:webHidden/>
          </w:rPr>
          <w:tab/>
          <w:fldChar w:fldCharType="begin"/>
          <w:instrText xml:space="preserve"> PAGEREF _Toc226385799 \h </w:instrText>
          <w:fldChar w:fldCharType="separate"/>
          <w:t>6</w:t>
          <w:fldChar w:fldCharType="end"/>
        </w:r>
      </w:hyperlink>
    </w:p>
    <w:p w14:paraId="7C25DCCF" w14:textId="07038542"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800" w:history="1">
        <w:r>
          <w:rPr>
            <w:rStyle w:val="Hyperlink"/>
          </w:rPr>
          <w:t>7.</w:t>
        </w:r>
        <w:r>
          <w:rPr>
            <w:rFonts w:asciiTheme="minorHAnsi" w:eastAsiaTheme="minorEastAsia" w:hAnsiTheme="minorHAnsi" w:cstheme="minorBidi"/>
            <w:bCs w:val="0"/>
            <w:color w:val="auto"/>
            <w:kern w:val="2"/>
            <w:sz w:val="24"/>
            <w:szCs w:val="24"/>
            <w:lang w:val="en-US"/>
            <w14:ligatures w14:val="standardContextual"/>
          </w:rPr>
          <w:tab/>
        </w:r>
        <w:r>
          <w:rPr>
            <w:rStyle w:val="Hyperlink"/>
          </w:rPr>
          <w:t>Minimum Vendor Qualifications</w:t>
        </w:r>
        <w:r>
          <w:rPr>
            <w:webHidden/>
          </w:rPr>
          <w:tab/>
          <w:fldChar w:fldCharType="begin"/>
          <w:instrText xml:space="preserve"> PAGEREF _Toc226385800 \h </w:instrText>
          <w:fldChar w:fldCharType="separate"/>
          <w:t>7</w:t>
          <w:fldChar w:fldCharType="end"/>
        </w:r>
      </w:hyperlink>
    </w:p>
    <w:p w14:paraId="5394FA18" w14:textId="250760EA"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801" w:history="1">
        <w:r>
          <w:rPr>
            <w:rStyle w:val="Hyperlink"/>
          </w:rPr>
          <w:t>8.</w:t>
        </w:r>
        <w:r>
          <w:rPr>
            <w:rFonts w:asciiTheme="minorHAnsi" w:eastAsiaTheme="minorEastAsia" w:hAnsiTheme="minorHAnsi" w:cstheme="minorBidi"/>
            <w:bCs w:val="0"/>
            <w:color w:val="auto"/>
            <w:kern w:val="2"/>
            <w:sz w:val="24"/>
            <w:szCs w:val="24"/>
            <w:lang w:val="en-US"/>
            <w14:ligatures w14:val="standardContextual"/>
          </w:rPr>
          <w:tab/>
        </w:r>
        <w:r>
          <w:rPr>
            <w:rStyle w:val="Hyperlink"/>
          </w:rPr>
          <w:t>Mandatory Contract Terms</w:t>
        </w:r>
        <w:r>
          <w:rPr>
            <w:webHidden/>
          </w:rPr>
          <w:tab/>
          <w:fldChar w:fldCharType="begin"/>
          <w:instrText xml:space="preserve"> PAGEREF _Toc226385801 \h </w:instrText>
          <w:fldChar w:fldCharType="separate"/>
          <w:t>8</w:t>
          <w:fldChar w:fldCharType="end"/>
        </w:r>
      </w:hyperlink>
    </w:p>
    <w:p w14:paraId="154B3F2A" w14:textId="3AF0900B" w:rsidR="00B4114D" w:rsidRDefault="00B4114D">
      <w:pPr>
        <w:pStyle w:val="TOC1"/>
        <w:tabs>
          <w:tab w:val="left" w:pos="480"/>
        </w:tabs>
        <w:rPr>
          <w:rFonts w:asciiTheme="minorHAnsi" w:eastAsiaTheme="minorEastAsia" w:hAnsiTheme="minorHAnsi" w:cstheme="minorBidi"/>
          <w:bCs w:val="0"/>
          <w:color w:val="auto"/>
          <w:kern w:val="2"/>
          <w:sz w:val="24"/>
          <w:szCs w:val="24"/>
          <w:lang w:val="en-US"/>
          <w14:ligatures w14:val="standardContextual"/>
        </w:rPr>
      </w:pPr>
      <w:hyperlink w:anchor="_Toc226385802" w:history="1">
        <w:r>
          <w:rPr>
            <w:rStyle w:val="Hyperlink"/>
          </w:rPr>
          <w:t>9.</w:t>
        </w:r>
        <w:r>
          <w:rPr>
            <w:rFonts w:asciiTheme="minorHAnsi" w:eastAsiaTheme="minorEastAsia" w:hAnsiTheme="minorHAnsi" w:cstheme="minorBidi"/>
            <w:bCs w:val="0"/>
            <w:color w:val="auto"/>
            <w:kern w:val="2"/>
            <w:sz w:val="24"/>
            <w:szCs w:val="24"/>
            <w:lang w:val="en-US"/>
            <w14:ligatures w14:val="standardContextual"/>
          </w:rPr>
          <w:tab/>
        </w:r>
        <w:r>
          <w:rPr>
            <w:rStyle w:val="Hyperlink"/>
          </w:rPr>
          <w:t>Proposal Response Instructions</w:t>
        </w:r>
        <w:r>
          <w:rPr>
            <w:webHidden/>
          </w:rPr>
          <w:tab/>
          <w:fldChar w:fldCharType="begin"/>
          <w:instrText xml:space="preserve"> PAGEREF _Toc226385802 \h </w:instrText>
          <w:fldChar w:fldCharType="separate"/>
          <w:t>8</w:t>
          <w:fldChar w:fldCharType="end"/>
        </w:r>
      </w:hyperlink>
    </w:p>
    <w:p w14:paraId="02C2FCF0" w14:textId="2A710786" w:rsidR="00B4114D" w:rsidRDefault="00B4114D">
      <w:pPr>
        <w:pStyle w:val="TOC1"/>
        <w:tabs>
          <w:tab w:val="left" w:pos="720"/>
        </w:tabs>
        <w:rPr>
          <w:rFonts w:asciiTheme="minorHAnsi" w:eastAsiaTheme="minorEastAsia" w:hAnsiTheme="minorHAnsi" w:cstheme="minorBidi"/>
          <w:bCs w:val="0"/>
          <w:color w:val="auto"/>
          <w:kern w:val="2"/>
          <w:sz w:val="24"/>
          <w:szCs w:val="24"/>
          <w:lang w:val="en-US"/>
          <w14:ligatures w14:val="standardContextual"/>
        </w:rPr>
      </w:pPr>
      <w:hyperlink w:anchor="_Toc226385803" w:history="1">
        <w:r>
          <w:rPr>
            <w:rStyle w:val="Hyperlink"/>
          </w:rPr>
          <w:t>10.</w:t>
        </w:r>
        <w:r>
          <w:rPr>
            <w:rFonts w:asciiTheme="minorHAnsi" w:eastAsiaTheme="minorEastAsia" w:hAnsiTheme="minorHAnsi" w:cstheme="minorBidi"/>
            <w:bCs w:val="0"/>
            <w:color w:val="auto"/>
            <w:kern w:val="2"/>
            <w:sz w:val="24"/>
            <w:szCs w:val="24"/>
            <w:lang w:val="en-US"/>
            <w14:ligatures w14:val="standardContextual"/>
          </w:rPr>
          <w:t xml:space="preserve">    </w:t>
        </w:r>
        <w:r>
          <w:rPr>
            <w:rStyle w:val="Hyperlink"/>
          </w:rPr>
          <w:t>Additional Guidelines for Submitting Proposal</w:t>
        </w:r>
        <w:r>
          <w:rPr>
            <w:webHidden/>
          </w:rPr>
          <w:tab/>
          <w:fldChar w:fldCharType="begin"/>
          <w:instrText xml:space="preserve"> PAGEREF _Toc226385803 \h </w:instrText>
          <w:fldChar w:fldCharType="separate"/>
          <w:t>13</w:t>
          <w:fldChar w:fldCharType="end"/>
        </w:r>
      </w:hyperlink>
    </w:p>
    <w:p w14:paraId="0D6E2C07" w14:textId="20207F73" w:rsidR="00B4114D" w:rsidRDefault="00B4114D">
      <w:pPr>
        <w:pStyle w:val="TOC1"/>
        <w:tabs>
          <w:tab w:val="left" w:pos="720"/>
        </w:tabs>
        <w:rPr>
          <w:rFonts w:asciiTheme="minorHAnsi" w:eastAsiaTheme="minorEastAsia" w:hAnsiTheme="minorHAnsi" w:cstheme="minorBidi"/>
          <w:bCs w:val="0"/>
          <w:color w:val="auto"/>
          <w:kern w:val="2"/>
          <w:sz w:val="24"/>
          <w:szCs w:val="24"/>
          <w:lang w:val="en-US"/>
          <w14:ligatures w14:val="standardContextual"/>
        </w:rPr>
      </w:pPr>
      <w:hyperlink w:anchor="_Toc226385804" w:history="1">
        <w:r>
          <w:rPr>
            <w:rStyle w:val="Hyperlink"/>
          </w:rPr>
          <w:t>11.</w:t>
        </w:r>
        <w:r>
          <w:rPr>
            <w:rFonts w:asciiTheme="minorHAnsi" w:eastAsiaTheme="minorEastAsia" w:hAnsiTheme="minorHAnsi" w:cstheme="minorBidi"/>
            <w:bCs w:val="0"/>
            <w:color w:val="auto"/>
            <w:kern w:val="2"/>
            <w:sz w:val="24"/>
            <w:szCs w:val="24"/>
            <w:lang w:val="en-US"/>
            <w14:ligatures w14:val="standardContextual"/>
          </w:rPr>
          <w:t xml:space="preserve">    </w:t>
        </w:r>
        <w:r>
          <w:rPr>
            <w:rStyle w:val="Hyperlink"/>
          </w:rPr>
          <w:t>Evaluation Criteria</w:t>
        </w:r>
        <w:r>
          <w:rPr>
            <w:webHidden/>
          </w:rPr>
          <w:tab/>
          <w:fldChar w:fldCharType="begin"/>
          <w:instrText xml:space="preserve"> PAGEREF _Toc226385804 \h </w:instrText>
          <w:fldChar w:fldCharType="separate"/>
          <w:t>14</w:t>
          <w:fldChar w:fldCharType="end"/>
        </w:r>
      </w:hyperlink>
    </w:p>
    <w:p w14:paraId="569BBBCC" w14:textId="1155D848"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05" w:history="1">
        <w:r>
          <w:rPr>
            <w:rStyle w:val="Hyperlink"/>
          </w:rPr>
          <w:t>Appendix A – Vendor Intent to Participate in Selection Process</w:t>
        </w:r>
        <w:r>
          <w:rPr>
            <w:webHidden/>
          </w:rPr>
          <w:tab/>
          <w:fldChar w:fldCharType="begin"/>
          <w:instrText xml:space="preserve"> PAGEREF _Toc226385805 \h </w:instrText>
          <w:fldChar w:fldCharType="separate"/>
          <w:t>15</w:t>
          <w:fldChar w:fldCharType="end"/>
        </w:r>
      </w:hyperlink>
    </w:p>
    <w:p w14:paraId="2F8054E1" w14:textId="13314F81"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06" w:history="1">
        <w:r>
          <w:rPr>
            <w:rStyle w:val="Hyperlink"/>
          </w:rPr>
          <w:t>Appendix B – Executive Summary</w:t>
        </w:r>
        <w:r>
          <w:rPr>
            <w:webHidden/>
          </w:rPr>
          <w:tab/>
          <w:fldChar w:fldCharType="begin"/>
          <w:instrText xml:space="preserve"> PAGEREF _Toc226385806 \h </w:instrText>
          <w:fldChar w:fldCharType="separate"/>
          <w:t>16</w:t>
          <w:fldChar w:fldCharType="end"/>
        </w:r>
      </w:hyperlink>
    </w:p>
    <w:p w14:paraId="6945186C" w14:textId="215FB58F"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07" w:history="1">
        <w:r>
          <w:rPr>
            <w:rStyle w:val="Hyperlink"/>
          </w:rPr>
          <w:t>Appendix C – Vendor Profile</w:t>
        </w:r>
        <w:r>
          <w:rPr>
            <w:webHidden/>
          </w:rPr>
          <w:tab/>
          <w:fldChar w:fldCharType="begin"/>
          <w:instrText xml:space="preserve"> PAGEREF _Toc226385807 \h </w:instrText>
          <w:fldChar w:fldCharType="separate"/>
          <w:t>17</w:t>
          <w:fldChar w:fldCharType="end"/>
        </w:r>
      </w:hyperlink>
    </w:p>
    <w:p w14:paraId="1AC6DB87" w14:textId="7273BBA2"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08" w:history="1">
        <w:r>
          <w:rPr>
            <w:rStyle w:val="Hyperlink"/>
          </w:rPr>
          <w:t>Appendix D – Relevant Experience</w:t>
        </w:r>
        <w:r>
          <w:rPr>
            <w:webHidden/>
          </w:rPr>
          <w:tab/>
          <w:fldChar w:fldCharType="begin"/>
          <w:instrText xml:space="preserve"> PAGEREF _Toc226385808 \h </w:instrText>
          <w:fldChar w:fldCharType="separate"/>
          <w:t>17</w:t>
          <w:fldChar w:fldCharType="end"/>
        </w:r>
      </w:hyperlink>
    </w:p>
    <w:p w14:paraId="59E079EC" w14:textId="5183DAAE"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09" w:history="1">
        <w:r>
          <w:rPr>
            <w:rStyle w:val="Hyperlink"/>
          </w:rPr>
          <w:t>Appendix E – Proposed Approach and Methodology</w:t>
        </w:r>
        <w:r>
          <w:rPr>
            <w:webHidden/>
          </w:rPr>
          <w:tab/>
          <w:fldChar w:fldCharType="begin"/>
          <w:instrText xml:space="preserve"> PAGEREF _Toc226385809 \h </w:instrText>
          <w:fldChar w:fldCharType="separate"/>
          <w:t>18</w:t>
          <w:fldChar w:fldCharType="end"/>
        </w:r>
      </w:hyperlink>
    </w:p>
    <w:p w14:paraId="13B22F33" w14:textId="3DD067C8"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0" w:history="1">
        <w:r>
          <w:rPr>
            <w:rStyle w:val="Hyperlink"/>
          </w:rPr>
          <w:t>Appendix F – Functional and Technical Capability</w:t>
        </w:r>
        <w:r>
          <w:rPr>
            <w:webHidden/>
          </w:rPr>
          <w:tab/>
          <w:fldChar w:fldCharType="begin"/>
          <w:instrText xml:space="preserve"> PAGEREF _Toc226385810 \h </w:instrText>
          <w:fldChar w:fldCharType="separate"/>
          <w:t>18</w:t>
          <w:fldChar w:fldCharType="end"/>
        </w:r>
      </w:hyperlink>
    </w:p>
    <w:p w14:paraId="35C9708C" w14:textId="144F0E40"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1" w:history="1">
        <w:r>
          <w:rPr>
            <w:rStyle w:val="Hyperlink"/>
          </w:rPr>
          <w:t>Appendix G – Validation and Compliance Capability</w:t>
        </w:r>
        <w:r>
          <w:rPr>
            <w:webHidden/>
          </w:rPr>
          <w:tab/>
          <w:fldChar w:fldCharType="begin"/>
          <w:instrText xml:space="preserve"> PAGEREF _Toc226385811 \h </w:instrText>
          <w:fldChar w:fldCharType="separate"/>
          <w:t>19</w:t>
          <w:fldChar w:fldCharType="end"/>
        </w:r>
      </w:hyperlink>
    </w:p>
    <w:p w14:paraId="0BEF8D78" w14:textId="02215732"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2" w:history="1">
        <w:r>
          <w:rPr>
            <w:rStyle w:val="Hyperlink"/>
          </w:rPr>
          <w:t>Appendix H – Team Structure and Delivery Model</w:t>
        </w:r>
        <w:r>
          <w:rPr>
            <w:webHidden/>
          </w:rPr>
          <w:tab/>
          <w:fldChar w:fldCharType="begin"/>
          <w:instrText xml:space="preserve"> PAGEREF _Toc226385812 \h </w:instrText>
          <w:fldChar w:fldCharType="separate"/>
          <w:t>20</w:t>
          <w:fldChar w:fldCharType="end"/>
        </w:r>
      </w:hyperlink>
    </w:p>
    <w:p w14:paraId="0012E993" w14:textId="22C205E9"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3" w:history="1">
        <w:r>
          <w:rPr>
            <w:rStyle w:val="Hyperlink"/>
          </w:rPr>
          <w:t>Appendix I – Project Plan and Timeline</w:t>
        </w:r>
        <w:r>
          <w:rPr>
            <w:webHidden/>
          </w:rPr>
          <w:tab/>
          <w:fldChar w:fldCharType="begin"/>
          <w:instrText xml:space="preserve"> PAGEREF _Toc226385813 \h </w:instrText>
          <w:fldChar w:fldCharType="separate"/>
          <w:t>20</w:t>
          <w:fldChar w:fldCharType="end"/>
        </w:r>
      </w:hyperlink>
    </w:p>
    <w:p w14:paraId="7097499F" w14:textId="52768BCD"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4" w:history="1">
        <w:r>
          <w:rPr>
            <w:rStyle w:val="Hyperlink"/>
          </w:rPr>
          <w:t>Appendix J – Risks and Mitigation</w:t>
        </w:r>
        <w:r>
          <w:rPr>
            <w:webHidden/>
          </w:rPr>
          <w:tab/>
          <w:fldChar w:fldCharType="begin"/>
          <w:instrText xml:space="preserve"> PAGEREF _Toc226385814 \h </w:instrText>
          <w:fldChar w:fldCharType="separate"/>
          <w:t>21</w:t>
          <w:fldChar w:fldCharType="end"/>
        </w:r>
      </w:hyperlink>
    </w:p>
    <w:p w14:paraId="76F052D1" w14:textId="6A0E9E73"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5" w:history="1">
        <w:r>
          <w:rPr>
            <w:rStyle w:val="Hyperlink"/>
          </w:rPr>
          <w:t>Appendix K – Vendor Cost Estimates / Commercial Proposal</w:t>
        </w:r>
        <w:r>
          <w:rPr>
            <w:webHidden/>
          </w:rPr>
          <w:tab/>
          <w:fldChar w:fldCharType="begin"/>
          <w:instrText xml:space="preserve"> PAGEREF _Toc226385815 \h </w:instrText>
          <w:fldChar w:fldCharType="separate"/>
          <w:t>22</w:t>
          <w:fldChar w:fldCharType="end"/>
        </w:r>
      </w:hyperlink>
    </w:p>
    <w:p w14:paraId="7CA625B7" w14:textId="5FB77DE7"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6" w:history="1">
        <w:r>
          <w:rPr>
            <w:rStyle w:val="Hyperlink"/>
          </w:rPr>
          <w:t>Appendix L – Assumptions and Exclusions</w:t>
        </w:r>
        <w:r>
          <w:rPr>
            <w:webHidden/>
          </w:rPr>
          <w:tab/>
          <w:fldChar w:fldCharType="begin"/>
          <w:instrText xml:space="preserve"> PAGEREF _Toc226385816 \h </w:instrText>
          <w:fldChar w:fldCharType="separate"/>
          <w:t>23</w:t>
          <w:fldChar w:fldCharType="end"/>
        </w:r>
      </w:hyperlink>
    </w:p>
    <w:p w14:paraId="0D01DF2F" w14:textId="6BA53F08" w:rsidR="00B4114D" w:rsidRDefault="00B4114D">
      <w:pPr>
        <w:pStyle w:val="TOC1"/>
        <w:rPr>
          <w:rFonts w:asciiTheme="minorHAnsi" w:eastAsiaTheme="minorEastAsia" w:hAnsiTheme="minorHAnsi" w:cstheme="minorBidi"/>
          <w:bCs w:val="0"/>
          <w:color w:val="auto"/>
          <w:kern w:val="2"/>
          <w:sz w:val="24"/>
          <w:szCs w:val="24"/>
          <w:lang w:val="en-US"/>
          <w14:ligatures w14:val="standardContextual"/>
        </w:rPr>
      </w:pPr>
      <w:hyperlink w:anchor="_Toc226385817" w:history="1">
        <w:r>
          <w:rPr>
            <w:rStyle w:val="Hyperlink"/>
          </w:rPr>
          <w:t>Appendix M – Vendor Terms and Conditions</w:t>
        </w:r>
        <w:r>
          <w:rPr>
            <w:webHidden/>
          </w:rPr>
          <w:tab/>
          <w:fldChar w:fldCharType="begin"/>
          <w:instrText xml:space="preserve"> PAGEREF _Toc226385817 \h </w:instrText>
          <w:fldChar w:fldCharType="separate"/>
          <w:t>23</w:t>
          <w:fldChar w:fldCharType="end"/>
        </w:r>
      </w:hyperlink>
    </w:p>
    <w:p w14:paraId="1E3BD828" w14:textId="1BDBD1BD" w:rsidR="00015449" w:rsidRDefault="00B4114D">
      <w:pPr>
        <w:rPr>
          <w:rFonts w:asciiTheme="majorHAnsi" w:eastAsiaTheme="majorEastAsia" w:hAnsiTheme="majorHAnsi" w:cstheme="majorBidi"/>
          <w:color w:val="0F4761" w:themeColor="accent1" w:themeShade="BF"/>
          <w:sz w:val="40"/>
          <w:szCs w:val="40"/>
        </w:rPr>
      </w:pPr>
      <w:r>
        <w:fldChar w:fldCharType="end"/>
        <w:br w:type="page"/>
      </w:r>
    </w:p>
    <w:p w14:paraId="2E22B7E2" w14:textId="00D59EDB" w:rsidR="00CA3419" w:rsidRPr="00AB4740" w:rsidRDefault="00CA3419" w:rsidP="00E4711C">
      <w:pPr>
        <w:pStyle w:val="Heading1"/>
        <w:numPr>
          <w:ilvl w:val="0"/>
          <w:numId w:val="2"/>
        </w:numPr>
      </w:pPr>
      <w:bookmarkStart w:id="9" w:name="_Toc226385794"/>
      <w:r>
        <w:lastRenderedPageBreak/>
        <w:t>Introduction</w:t>
      </w:r>
      <w:bookmarkEnd w:id="6"/>
      <w:bookmarkEnd w:id="7"/>
      <w:bookmarkEnd w:id="8"/>
      <w:bookmarkEnd w:id="9"/>
    </w:p>
    <w:p w14:paraId="23B8EC51" w14:textId="238F246C" w:rsidR="000F49D8" w:rsidRPr="00D57645" w:rsidRDefault="00A55B17" w:rsidP="00D57645">
      <w:pPr>
        <w:pStyle w:val="Heading2"/>
      </w:pPr>
      <w:r>
        <w:t xml:space="preserve">1.1 Introduction</w:t>
      </w:r>
    </w:p>
    <w:p w14:paraId="531EE571" w14:textId="77777777" w:rsidR="00A55B17" w:rsidRPr="00A55B17" w:rsidRDefault="00A55B17" w:rsidP="00A55B17">
      <w:r>
        <w:t xml:space="preserve">Project 1 is requesting proposals from qualified implementation partners to support the deployment of an SAP S/4HANA enterprise resource planning (“ERP”) solution for </w:t>
      </w:r>
      <w:r>
        <w:rPr>
          <w:b/>
          <w:bCs/>
        </w:rPr>
        <w:t>Project 1</w:t>
      </w:r>
      <w:r>
        <w:t>, a newly established U.S. entity in Austin, Texas, supporting a pharmaceutical / IV manufacturing initiative.</w:t>
      </w:r>
    </w:p>
    <w:p w14:paraId="6354FCE3" w14:textId="77777777" w:rsidR="00A55B17" w:rsidRDefault="00A55B17" w:rsidP="00A55B17">
      <w:pPr>
        <w:rPr>
          <w:ins w:id="10" w:author="Author 1" w:date="2026-04-14T08:35:00Z" w16du:dateUtc="2026-04-14T13:35:00Z"/>
        </w:rPr>
      </w:pPr>
      <w:r>
        <w:t xml:space="preserve">Project 1 seeks a partner with demonstrated SAP S/4HANA implementation experience in regulated manufacturing environments and the ability to support a bilingual Japanese-English stakeholder landscape. The selected partner should provide a practical, compliant, and scalable ERP implementation approach aligned to Project 1’s business objectives, operational requirements, and implementation timeline.</w:t>
      </w:r>
    </w:p>
    <w:p w14:paraId="0721C0EA" w14:textId="2993C8FD" w:rsidR="00306DA7" w:rsidRPr="00A55B17" w:rsidRDefault="00306DA7" w:rsidP="00A55B17">
      <w:ins w:id="11" w:author="Author 1" w:date="2026-04-14T08:35:00Z">
        <w:r>
          <w:t>This RFP is intended to solicit implementation services for SAP S/4HANA and is not a platform</w:t>
        </w:r>
      </w:ins>
      <w:ins w:id="12" w:author="Author 1" w:date="2026-04-14T08:35:00Z" w16du:dateUtc="2026-04-14T13:35:00Z">
        <w:r>
          <w:t xml:space="preserve"> </w:t>
        </w:r>
      </w:ins>
      <w:ins w:id="13" w:author="Author 1" w:date="2026-04-14T08:35:00Z">
        <w:r>
          <w:t>selection process for alternative ERP solutions.</w:t>
        </w:r>
      </w:ins>
    </w:p>
    <w:p w14:paraId="4E766C54" w14:textId="5CFEBFCC" w:rsidR="00A55B17" w:rsidRPr="00D57645" w:rsidRDefault="00D57645" w:rsidP="00D57645">
      <w:pPr>
        <w:pStyle w:val="Heading2"/>
      </w:pPr>
      <w:r>
        <w:t>1.2 Background</w:t>
      </w:r>
    </w:p>
    <w:p w14:paraId="3026A084" w14:textId="77777777" w:rsidR="00A55B17" w:rsidRPr="00A55B17" w:rsidRDefault="00A55B17" w:rsidP="00A55B17">
      <w:r>
        <w:t xml:space="preserve">Project 1 is a newly established company in Austin, Texas. Construction planning is underway, with groundbreaking targeted for August 2026. Given the lead time typically required for ERP implementation, Project 1 intends to begin vendor selection and implementation planning early in order to support business readiness.</w:t>
      </w:r>
    </w:p>
    <w:p w14:paraId="54E8C52A" w14:textId="77777777" w:rsidR="00A55B17" w:rsidRPr="00A55B17" w:rsidRDefault="00A55B17" w:rsidP="00A55B17">
      <w:r>
        <w:t>Project 1 is seeking an implementation partner with strong experience in life sciences or other highly regulated manufacturing environments, including validation, internal controls, manufacturing operations, and financial management. The implementation is expected to support startup needs while following leading practices for standardization, governance, and compliance.</w:t>
      </w:r>
    </w:p>
    <w:p w14:paraId="279711F5" w14:textId="78B3F4F9" w:rsidR="002517D7" w:rsidRDefault="002517D7" w:rsidP="00E4711C">
      <w:pPr>
        <w:pStyle w:val="Heading1"/>
        <w:numPr>
          <w:ilvl w:val="0"/>
          <w:numId w:val="2"/>
        </w:numPr>
      </w:pPr>
      <w:bookmarkStart w:id="14" w:name="_Toc226380772"/>
      <w:bookmarkStart w:id="15" w:name="_Toc226385795"/>
      <w:r>
        <w:t>Request for Proposal</w:t>
      </w:r>
      <w:bookmarkEnd w:id="14"/>
      <w:bookmarkEnd w:id="15"/>
    </w:p>
    <w:p w14:paraId="00E0B49A" w14:textId="4CA802DF" w:rsidR="00A55B17" w:rsidRPr="00D57645" w:rsidRDefault="002517D7" w:rsidP="00D57645">
      <w:pPr>
        <w:pStyle w:val="Heading2"/>
      </w:pPr>
      <w:r>
        <w:t xml:space="preserve">2.1 Objective of the RFP</w:t>
      </w:r>
    </w:p>
    <w:p w14:paraId="477D3157" w14:textId="77777777" w:rsidR="00A55B17" w:rsidRPr="00A55B17" w:rsidRDefault="00A55B17" w:rsidP="00A55B17">
      <w:r>
        <w:t>The objective of this RFP is to identify and select an implementation partner that can:</w:t>
      </w:r>
    </w:p>
    <w:p w14:paraId="28DAB5B1" w14:textId="77777777" w:rsidR="00A55B17" w:rsidRPr="00A55B17" w:rsidRDefault="00A55B17" w:rsidP="00E4711C">
      <w:pPr>
        <w:numPr>
          <w:ilvl w:val="0"/>
          <w:numId w:val="1"/>
        </w:numPr>
      </w:pPr>
      <w:r>
        <w:t>Implement SAP S/4HANA to support Project 1’s startup and growth</w:t>
      </w:r>
    </w:p>
    <w:p w14:paraId="6979197F" w14:textId="77777777" w:rsidR="00A55B17" w:rsidRPr="00A55B17" w:rsidRDefault="00A55B17" w:rsidP="00E4711C">
      <w:pPr>
        <w:numPr>
          <w:ilvl w:val="0"/>
          <w:numId w:val="1"/>
        </w:numPr>
      </w:pPr>
      <w:r>
        <w:t>Enable compliant operations in a regulated pharmaceutical / IV manufacturing environment</w:t>
      </w:r>
    </w:p>
    <w:p w14:paraId="65D400F0" w14:textId="77777777" w:rsidR="00A55B17" w:rsidRPr="00A55B17" w:rsidRDefault="00A55B17" w:rsidP="00E4711C">
      <w:pPr>
        <w:numPr>
          <w:ilvl w:val="0"/>
          <w:numId w:val="1"/>
        </w:numPr>
      </w:pPr>
      <w:r>
        <w:lastRenderedPageBreak/>
        <w:t>Apply Fit-to-Standard and SAP Activate principles to minimize unnecessary customization</w:t>
      </w:r>
    </w:p>
    <w:p w14:paraId="1134F54C" w14:textId="77777777" w:rsidR="00A55B17" w:rsidRPr="00A55B17" w:rsidRDefault="00A55B17" w:rsidP="00E4711C">
      <w:pPr>
        <w:numPr>
          <w:ilvl w:val="0"/>
          <w:numId w:val="1"/>
        </w:numPr>
      </w:pPr>
      <w:r>
        <w:t>Support manufacturing, finance, controls, and validation requirements</w:t>
      </w:r>
    </w:p>
    <w:p w14:paraId="1C60602F" w14:textId="77777777" w:rsidR="00901BBA" w:rsidRDefault="00901BBA" w:rsidP="00E4711C">
      <w:pPr>
        <w:numPr>
          <w:ilvl w:val="0"/>
          <w:numId w:val="1"/>
        </w:numPr>
      </w:pPr>
      <w:r>
        <w:t>Provide Japan-based liaison capability and bilingual delivery support in Japanese and English</w:t>
      </w:r>
    </w:p>
    <w:p w14:paraId="6AF80973" w14:textId="61F202C0" w:rsidR="00A55B17" w:rsidRDefault="00A55B17" w:rsidP="00E4711C">
      <w:pPr>
        <w:numPr>
          <w:ilvl w:val="0"/>
          <w:numId w:val="1"/>
        </w:numPr>
      </w:pPr>
      <w:r>
        <w:t>Deliver an implementation approach that is practical, transparent, and executable within the required timeline</w:t>
      </w:r>
    </w:p>
    <w:p w14:paraId="5EC1BDEC" w14:textId="7F395B08" w:rsidR="00675E97" w:rsidRDefault="00675E97" w:rsidP="00675E97">
      <w:pPr>
        <w:rPr>
          <w:ins w:id="16" w:author="Author 1" w:date="2026-04-14T08:36:00Z" w16du:dateUtc="2026-04-14T13:36:00Z"/>
        </w:rPr>
      </w:pPr>
      <w:r>
        <w:t xml:space="preserve">In order to support a fair and efficient evaluation process, Project 1 expects vendors to provide proposals that are practical, transparent, and sufficiently detailed to allow meaningful comparison across responses. Where Project 1 has not prescribed a specific solution, sequencing approach, or delivery model, vendors should clearly state their assumptions, rationale, and any implications for scope, timeline, compliance, resource model, and cost. Project 1 intends to preserve flexibility in solutioning while ensuring comparability in vendor responses.</w:t>
      </w:r>
    </w:p>
    <w:p w14:paraId="13D22C9A" w14:textId="59A8D151" w:rsidR="00306DA7" w:rsidRDefault="00306DA7" w:rsidP="00675E97">
      <w:ins w:id="17" w:author="Author 1" w:date="2026-04-14T08:36:00Z">
        <w:r>
          <w:t>To support comparability across proposals, vendors should structure responses using the baseline planning assumptions provided in this RFP and should clearly distinguish: (i) base-scope services included in the proposal, (ii) assumption</w:t>
        </w:r>
      </w:ins>
      <w:ins w:id="18" w:author="Author 1" w:date="2026-04-14T08:36:00Z" w16du:dateUtc="2026-04-14T13:36:00Z">
        <w:r>
          <w:t xml:space="preserve"> </w:t>
        </w:r>
      </w:ins>
      <w:ins w:id="19" w:author="Author 1" w:date="2026-04-14T08:36:00Z">
        <w:r>
          <w:t>dependent services, and (iii) optional or future-phase services.</w:t>
        </w:r>
      </w:ins>
    </w:p>
    <w:p w14:paraId="2A0DE159" w14:textId="50D0FBFC" w:rsidR="00E8136C" w:rsidRPr="00A52DA1" w:rsidRDefault="005117B5" w:rsidP="005117B5">
      <w:pPr>
        <w:pStyle w:val="Heading1"/>
        <w:numPr>
          <w:ilvl w:val="0"/>
          <w:numId w:val="2"/>
        </w:numPr>
      </w:pPr>
      <w:r>
        <w:t xml:space="preserve"> </w:t>
      </w:r>
      <w:bookmarkStart w:id="20" w:name="_Toc226380773"/>
      <w:bookmarkStart w:id="21" w:name="_Toc226385796"/>
      <w:r>
        <w:t>Inquiries and Contact Information</w:t>
      </w:r>
      <w:bookmarkEnd w:id="20"/>
      <w:bookmarkEnd w:id="21"/>
    </w:p>
    <w:p w14:paraId="629E8E32" w14:textId="46A2DC69" w:rsidR="00AD743F" w:rsidRDefault="00AD743F" w:rsidP="0092003C">
      <w:pPr>
        <w:pStyle w:val="Heading2"/>
      </w:pPr>
      <w:r>
        <w:t xml:space="preserve">3.1 RFP Contact</w:t>
      </w:r>
    </w:p>
    <w:p w14:paraId="36994292" w14:textId="77777777" w:rsidR="008B2F0E" w:rsidRDefault="008B2F0E" w:rsidP="008B2F0E">
      <w:r>
        <w:t xml:space="preserve">Questions regarding this RFP should be directed to:</w:t>
      </w:r>
    </w:p>
    <w:p w14:paraId="309B9C9A" w14:textId="4FD26DE8" w:rsidR="008B2F0E" w:rsidRDefault="00700BAE" w:rsidP="00BB15E9">
      <w:pPr>
        <w:spacing w:after="0"/>
      </w:pPr>
      <w:ins w:id="22" w:author="[Contact Name]" w:date="2026-04-17T11:05:00Z" w16du:dateUtc="2026-04-17T16:05:00Z">
        <w:r>
          <w:t xml:space="preserve">[Contact Name]</w:t>
        </w:r>
      </w:ins>
      <w:r>
        <w:t xml:space="preserve">[Insert Contact </w:t>
      </w:r>
      <w:commentRangeStart w:id="23"/>
      <w:r>
        <w:t>Name</w:t>
      </w:r>
      <w:commentRangeEnd w:id="23"/>
      <w:r>
        <w:rPr>
          <w:rStyle w:val="CommentReference"/>
        </w:rPr>
        <w:commentReference w:id="23"/>
      </w:r>
      <w:r>
        <w:t>]</w:t>
      </w:r>
    </w:p>
    <w:p w14:paraId="5CD3974F" w14:textId="38573B19" w:rsidR="008B2F0E" w:rsidRDefault="008B2F0E" w:rsidP="00BB15E9">
      <w:pPr>
        <w:spacing w:after="0"/>
      </w:pPr>
      <w:del w:id="24" w:author="[Contact Name]" w:date="2026-04-17T11:05:00Z" w16du:dateUtc="2026-04-17T16:05:00Z">
        <w:r>
          <w:delText>[Insert Title]</w:delText>
        </w:r>
      </w:del>
      <w:ins w:id="25" w:author="[Contact Name]" w:date="2026-04-17T11:05:00Z" w16du:dateUtc="2026-04-17T16:05:00Z">
        <w:r>
          <w:t>Corporate Controller</w:t>
        </w:r>
      </w:ins>
    </w:p>
    <w:p w14:paraId="3C60A9F6" w14:textId="27A052D8" w:rsidR="008B2F0E" w:rsidRDefault="008B2F0E" w:rsidP="00BB15E9">
      <w:pPr>
        <w:spacing w:after="0"/>
      </w:pPr>
      <w:del w:id="26" w:author="[Contact Name]" w:date="2026-04-17T11:05:00Z" w16du:dateUtc="2026-04-17T16:05:00Z">
        <w:r>
          <w:delText>[Insert Email]</w:delText>
        </w:r>
      </w:del>
      <w:ins w:id="27" w:author="[Contact Name]" w:date="2026-04-17T11:05:00Z" w16du:dateUtc="2026-04-17T16:05:00Z">
        <w:r>
          <w:t>[email]</w:t>
        </w:r>
      </w:ins>
    </w:p>
    <w:p w14:paraId="14F8B274" w14:textId="19B87A0C" w:rsidR="00E8136C" w:rsidRDefault="008B2F0E" w:rsidP="00BB15E9">
      <w:pPr>
        <w:spacing w:after="0"/>
      </w:pPr>
      <w:del w:id="28" w:author="[Contact Name]" w:date="2026-04-17T11:05:00Z" w16du:dateUtc="2026-04-17T16:05:00Z">
        <w:r>
          <w:delText>[Insert Phone]</w:delText>
        </w:r>
      </w:del>
      <w:ins w:id="29" w:author="[Contact Name]" w:date="2026-04-17T11:05:00Z" w16du:dateUtc="2026-04-17T16:05:00Z">
        <w:r>
          <w:t>737-9393-0676</w:t>
        </w:r>
      </w:ins>
    </w:p>
    <w:p w14:paraId="27DC8B68" w14:textId="66DEA44E" w:rsidR="008B2F0E" w:rsidRPr="008B2F0E" w:rsidRDefault="008B2F0E" w:rsidP="0092003C">
      <w:pPr>
        <w:pStyle w:val="Heading2"/>
      </w:pPr>
      <w:r>
        <w:t xml:space="preserve">3.2 Vendor Questions</w:t>
      </w:r>
    </w:p>
    <w:p w14:paraId="2D3516D7" w14:textId="0B90C406" w:rsidR="000F05F3" w:rsidRPr="000F05F3" w:rsidRDefault="000F05F3" w:rsidP="000F05F3">
      <w:r>
        <w:t xml:space="preserve">All vendor questions regarding this RFP must be submitted in writing by </w:t>
      </w:r>
      <w:del w:id="30" w:author="Author 1" w:date="2026-04-14T08:40:00Z" w16du:dateUtc="2026-04-14T13:40:00Z">
        <w:r>
          <w:rPr>
            <w:b/>
            <w:bCs/>
            <w:highlight w:val="yellow"/>
          </w:rPr>
          <w:delText>[Insert Date]</w:delText>
        </w:r>
      </w:del>
      <w:ins w:id="31" w:author="Author 1" w:date="2026-04-14T08:41:00Z" w16du:dateUtc="2026-04-14T13:41:00Z">
        <w:r>
          <w:rPr>
            <w:b/>
            <w:bCs/>
          </w:rPr>
          <w:t>June 12, 2026</w:t>
        </w:r>
      </w:ins>
      <w:r>
        <w:t>. Project 1 may, at its discretion, respond to vendor questions and distribute clarifications to participating vendors as appropriate.</w:t>
      </w:r>
    </w:p>
    <w:p w14:paraId="5CD21587" w14:textId="77777777" w:rsidR="000F05F3" w:rsidRPr="000F05F3" w:rsidRDefault="000F05F3" w:rsidP="0092003C">
      <w:pPr>
        <w:pStyle w:val="Heading2"/>
      </w:pPr>
      <w:r>
        <w:lastRenderedPageBreak/>
        <w:t xml:space="preserve">3.3 Submission Method</w:t>
      </w:r>
    </w:p>
    <w:p w14:paraId="7522B1BF" w14:textId="1A540691" w:rsidR="00243969" w:rsidRPr="00243969" w:rsidRDefault="00243969" w:rsidP="00243969">
      <w:r>
        <w:t xml:space="preserve">Proposals should be submitted to: </w:t>
      </w:r>
      <w:del w:id="32" w:author="Author 1" w:date="2026-04-14T08:42:00Z" w16du:dateUtc="2026-04-14T13:42:00Z">
        <w:r>
          <w:rPr>
            <w:b/>
            <w:bCs/>
            <w:highlight w:val="yellow"/>
          </w:rPr>
          <w:delText>[Insert Submission Email]</w:delText>
        </w:r>
        <w:r>
          <w:delText>.</w:delText>
        </w:r>
      </w:del>
      <w:ins w:id="33" w:author="Author 1" w:date="2026-04-14T08:42:00Z" w16du:dateUtc="2026-04-14T13:42:00Z">
        <w:r>
          <w:rPr>
            <w:b/>
            <w:bCs/>
          </w:rPr>
          <w:t>[email]</w:t>
        </w:r>
      </w:ins>
      <w:r>
        <w:t xml:space="preserve"> This section is consistent with the submission/contact placeholders already included in the current draft.</w:t>
      </w:r>
    </w:p>
    <w:p w14:paraId="598C483C" w14:textId="603FFAEC" w:rsidR="00BB15E9" w:rsidRPr="00BB15E9" w:rsidRDefault="00BB15E9" w:rsidP="00E4711C">
      <w:pPr>
        <w:pStyle w:val="Heading1"/>
        <w:numPr>
          <w:ilvl w:val="0"/>
          <w:numId w:val="2"/>
        </w:numPr>
      </w:pPr>
      <w:bookmarkStart w:id="34" w:name="_Toc226380774"/>
      <w:bookmarkStart w:id="35" w:name="_Toc226385797"/>
      <w:r>
        <w:t>Schedule of Events and RFP Process</w:t>
      </w:r>
      <w:bookmarkEnd w:id="34"/>
      <w:bookmarkEnd w:id="35"/>
      <w:r>
        <w:t xml:space="preserve"> </w:t>
      </w:r>
    </w:p>
    <w:p w14:paraId="749807EA" w14:textId="64511970" w:rsidR="00243969" w:rsidRPr="00BB15E9" w:rsidRDefault="00BB15E9" w:rsidP="0092003C">
      <w:pPr>
        <w:pStyle w:val="Heading2"/>
      </w:pPr>
      <w:r>
        <w:t xml:space="preserve">4.1 Tentative Procurement </w:t>
      </w:r>
      <w:commentRangeStart w:id="36"/>
      <w:r>
        <w:t>Timeline</w:t>
      </w:r>
      <w:commentRangeEnd w:id="36"/>
      <w:r>
        <w:rPr>
          <w:rStyle w:val="CommentReference"/>
          <w:rFonts w:asciiTheme="minorHAnsi" w:eastAsiaTheme="minorHAnsi" w:hAnsiTheme="minorHAnsi" w:cstheme="minorBidi"/>
          <w:color w:val="auto"/>
        </w:rPr>
        <w:commentReference w:id="36"/>
      </w:r>
    </w:p>
    <w:p w14:paraId="76B4C12D" w14:textId="77777777" w:rsidR="0038179D" w:rsidRPr="0038179D" w:rsidRDefault="0038179D" w:rsidP="0038179D">
      <w:r>
        <w:t>The following timeline is tentative and subject to change.</w:t>
      </w:r>
    </w:p>
    <w:p w14:paraId="0F63D0D7" w14:textId="3367A884" w:rsidR="0038179D" w:rsidRPr="0038179D" w:rsidRDefault="0038179D" w:rsidP="00E4711C">
      <w:pPr>
        <w:numPr>
          <w:ilvl w:val="0"/>
          <w:numId w:val="3"/>
        </w:numPr>
      </w:pPr>
      <w:r>
        <w:t xml:space="preserve">RFP issued: </w:t>
      </w:r>
      <w:del w:id="37" w:author="[Contact Name]" w:date="2026-04-17T11:02:00Z" w16du:dateUtc="2026-04-17T16:02:00Z">
        <w:r>
          <w:rPr>
            <w:highlight w:val="yellow"/>
          </w:rPr>
          <w:delText>[Insert Date]</w:delText>
        </w:r>
      </w:del>
      <w:ins w:id="38" w:author="[Contact Name]" w:date="2026-04-17T11:02:00Z" w16du:dateUtc="2026-04-17T16:02:00Z">
        <w:r>
          <w:t>June 1, 2026</w:t>
        </w:r>
      </w:ins>
    </w:p>
    <w:p w14:paraId="034F7464" w14:textId="7572C041" w:rsidR="0038179D" w:rsidRPr="0038179D" w:rsidRDefault="0038179D" w:rsidP="00E4711C">
      <w:pPr>
        <w:numPr>
          <w:ilvl w:val="0"/>
          <w:numId w:val="3"/>
        </w:numPr>
      </w:pPr>
      <w:r>
        <w:t xml:space="preserve">Vendor questions due: </w:t>
      </w:r>
      <w:del w:id="39" w:author="[Contact Name]" w:date="2026-04-17T11:02:00Z" w16du:dateUtc="2026-04-17T16:02:00Z">
        <w:r>
          <w:rPr>
            <w:highlight w:val="yellow"/>
          </w:rPr>
          <w:delText>[Insert Date]</w:delText>
        </w:r>
      </w:del>
      <w:ins w:id="40" w:author="[Contact Name]" w:date="2026-04-17T11:02:00Z" w16du:dateUtc="2026-04-17T16:02:00Z">
        <w:r>
          <w:t>June 12, 2026</w:t>
        </w:r>
      </w:ins>
    </w:p>
    <w:p w14:paraId="1A30E138" w14:textId="22B92A72" w:rsidR="0038179D" w:rsidRPr="0038179D" w:rsidRDefault="0038179D" w:rsidP="00E4711C">
      <w:pPr>
        <w:numPr>
          <w:ilvl w:val="0"/>
          <w:numId w:val="3"/>
        </w:numPr>
      </w:pPr>
      <w:r>
        <w:t xml:space="preserve">Responses to vendor questions issued: </w:t>
      </w:r>
      <w:ins w:id="41" w:author="[Contact Name]" w:date="2026-04-17T11:03:00Z" w16du:dateUtc="2026-04-17T16:03:00Z">
        <w:r>
          <w:rPr>
            <w:highlight w:val="yellow"/>
          </w:rPr>
          <w:t>June 26, 2026</w:t>
        </w:r>
      </w:ins>
      <w:del w:id="42" w:author="[Contact Name]" w:date="2026-04-17T11:03:00Z" w16du:dateUtc="2026-04-17T16:03:00Z">
        <w:r>
          <w:rPr>
            <w:highlight w:val="yellow"/>
          </w:rPr>
          <w:delText>[Insert Date]</w:delText>
        </w:r>
      </w:del>
    </w:p>
    <w:p w14:paraId="603CE05C" w14:textId="06D8886E" w:rsidR="0038179D" w:rsidRPr="0038179D" w:rsidRDefault="0038179D" w:rsidP="00E4711C">
      <w:pPr>
        <w:numPr>
          <w:ilvl w:val="0"/>
          <w:numId w:val="3"/>
        </w:numPr>
      </w:pPr>
      <w:r>
        <w:t xml:space="preserve">Proposal submission deadline: </w:t>
      </w:r>
      <w:ins w:id="43" w:author="[Contact Name]" w:date="2026-04-17T11:04:00Z" w16du:dateUtc="2026-04-17T16:04:00Z">
        <w:r>
          <w:rPr>
            <w:highlight w:val="yellow"/>
          </w:rPr>
          <w:t>July 15, 2026</w:t>
        </w:r>
      </w:ins>
      <w:del w:id="44" w:author="[Contact Name]" w:date="2026-04-17T11:04:00Z" w16du:dateUtc="2026-04-17T16:04:00Z">
        <w:r>
          <w:rPr>
            <w:highlight w:val="yellow"/>
          </w:rPr>
          <w:delText>[Insert Date]</w:delText>
        </w:r>
      </w:del>
    </w:p>
    <w:p w14:paraId="0B32DB38" w14:textId="503E9CCC" w:rsidR="0038179D" w:rsidRPr="0038179D" w:rsidRDefault="0038179D" w:rsidP="00E4711C">
      <w:pPr>
        <w:numPr>
          <w:ilvl w:val="0"/>
          <w:numId w:val="3"/>
        </w:numPr>
      </w:pPr>
      <w:r>
        <w:t xml:space="preserve">Reference checks: </w:t>
      </w:r>
      <w:ins w:id="45" w:author="[Contact Name]" w:date="2026-04-17T11:04:00Z" w16du:dateUtc="2026-04-17T16:04:00Z">
        <w:r>
          <w:rPr>
            <w:highlight w:val="yellow"/>
          </w:rPr>
          <w:t>July 31, 2026</w:t>
        </w:r>
      </w:ins>
      <w:del w:id="46" w:author="[Contact Name]" w:date="2026-04-17T11:04:00Z" w16du:dateUtc="2026-04-17T16:04:00Z">
        <w:r>
          <w:rPr>
            <w:highlight w:val="yellow"/>
          </w:rPr>
          <w:delText>[Insert Date]</w:delText>
        </w:r>
      </w:del>
    </w:p>
    <w:p w14:paraId="3910AF5D" w14:textId="00EDB1C2" w:rsidR="0038179D" w:rsidRPr="0038179D" w:rsidRDefault="0038179D" w:rsidP="00E4711C">
      <w:pPr>
        <w:numPr>
          <w:ilvl w:val="0"/>
          <w:numId w:val="3"/>
        </w:numPr>
      </w:pPr>
      <w:r>
        <w:t xml:space="preserve">Vendor selection: </w:t>
      </w:r>
      <w:ins w:id="47" w:author="[Contact Name]" w:date="2026-04-17T11:04:00Z" w16du:dateUtc="2026-04-17T16:04:00Z">
        <w:r>
          <w:rPr>
            <w:highlight w:val="yellow"/>
          </w:rPr>
          <w:t>August 1</w:t>
        </w:r>
      </w:ins>
      <w:ins w:id="48" w:author="[Contact Name]" w:date="2026-04-17T11:05:00Z" w16du:dateUtc="2026-04-17T16:05:00Z">
        <w:r>
          <w:rPr>
            <w:highlight w:val="yellow"/>
          </w:rPr>
          <w:t>4</w:t>
        </w:r>
      </w:ins>
      <w:ins w:id="49" w:author="[Contact Name]" w:date="2026-04-17T11:04:00Z" w16du:dateUtc="2026-04-17T16:04:00Z">
        <w:r>
          <w:rPr>
            <w:highlight w:val="yellow"/>
          </w:rPr>
          <w:t>, 2026</w:t>
        </w:r>
      </w:ins>
      <w:del w:id="50" w:author="[Contact Name]" w:date="2026-04-17T11:04:00Z" w16du:dateUtc="2026-04-17T16:04:00Z">
        <w:r>
          <w:rPr>
            <w:highlight w:val="yellow"/>
          </w:rPr>
          <w:delText>[Insert Date]</w:delText>
        </w:r>
      </w:del>
    </w:p>
    <w:p w14:paraId="50244938" w14:textId="3AE8BB0B" w:rsidR="0038179D" w:rsidRPr="0038179D" w:rsidRDefault="0038179D" w:rsidP="00E4711C">
      <w:pPr>
        <w:numPr>
          <w:ilvl w:val="0"/>
          <w:numId w:val="3"/>
        </w:numPr>
      </w:pPr>
      <w:r>
        <w:t xml:space="preserve">Contracting / kickoff target: </w:t>
      </w:r>
      <w:del w:id="51" w:author="[Contact Name]" w:date="2026-04-17T11:05:00Z" w16du:dateUtc="2026-04-17T16:05:00Z">
        <w:r>
          <w:rPr>
            <w:highlight w:val="yellow"/>
          </w:rPr>
          <w:delText>[Insert Date]</w:delText>
        </w:r>
      </w:del>
      <w:ins w:id="52" w:author="[Contact Name]" w:date="2026-04-17T11:05:00Z" w16du:dateUtc="2026-04-17T16:05:00Z">
        <w:r>
          <w:t>September 2026</w:t>
        </w:r>
      </w:ins>
    </w:p>
    <w:p w14:paraId="4442C2EA" w14:textId="5266EF0B" w:rsidR="00573429" w:rsidRPr="00573429" w:rsidRDefault="00573429" w:rsidP="00E4711C">
      <w:pPr>
        <w:pStyle w:val="Heading1"/>
        <w:numPr>
          <w:ilvl w:val="0"/>
          <w:numId w:val="2"/>
        </w:numPr>
      </w:pPr>
      <w:bookmarkStart w:id="53" w:name="_Toc226380775"/>
      <w:bookmarkStart w:id="54" w:name="_Toc226385798"/>
      <w:r>
        <w:t xml:space="preserve">Scope of Services / Functional Scope of </w:t>
      </w:r>
      <w:commentRangeStart w:id="55"/>
      <w:r>
        <w:t>Solution</w:t>
      </w:r>
      <w:bookmarkEnd w:id="53"/>
      <w:bookmarkEnd w:id="54"/>
      <w:commentRangeEnd w:id="55"/>
      <w:r>
        <w:rPr>
          <w:rStyle w:val="CommentReference"/>
          <w:rFonts w:asciiTheme="minorHAnsi" w:eastAsiaTheme="minorHAnsi" w:hAnsiTheme="minorHAnsi" w:cstheme="minorBidi"/>
          <w:color w:val="auto"/>
        </w:rPr>
        <w:commentReference w:id="55"/>
      </w:r>
    </w:p>
    <w:p w14:paraId="503C691E" w14:textId="77777777" w:rsidR="00573429" w:rsidRDefault="00573429" w:rsidP="00573429">
      <w:pPr>
        <w:rPr>
          <w:ins w:id="56" w:author="Author 1" w:date="2026-04-14T08:48:00Z" w16du:dateUtc="2026-04-14T13:48:00Z"/>
        </w:rPr>
      </w:pPr>
      <w:r>
        <w:t>Vendors should propose an approach for delivering SAP S/4HANA implementation services for Project 1, including the following areas, as applicable.</w:t>
      </w:r>
    </w:p>
    <w:p w14:paraId="59AE1EBB" w14:textId="4DE8AA35" w:rsidR="00A76B6B" w:rsidRPr="00573429" w:rsidRDefault="00A76B6B" w:rsidP="00573429">
      <w:ins w:id="57" w:author="Author 1" w:date="2026-04-14T08:48:00Z">
        <w:r>
          <w:t>Vendors should identify for each major scope area whether it is proposed for: (i) initial deployment / first go-live, (ii) a subsequent phase, or (iii) optional future enablement. Project 1 prefers that vendors use a consistent scope classification to support proposal comparison.</w:t>
        </w:r>
      </w:ins>
    </w:p>
    <w:p w14:paraId="38998322" w14:textId="77777777" w:rsidR="00573429" w:rsidRPr="00573429" w:rsidRDefault="00573429" w:rsidP="0092003C">
      <w:pPr>
        <w:pStyle w:val="Heading2"/>
      </w:pPr>
      <w:r>
        <w:t>5.1 Program Mobilization and Governance</w:t>
      </w:r>
    </w:p>
    <w:p w14:paraId="74488405" w14:textId="77777777" w:rsidR="00573429" w:rsidRPr="00573429" w:rsidRDefault="00573429" w:rsidP="00E4711C">
      <w:pPr>
        <w:numPr>
          <w:ilvl w:val="0"/>
          <w:numId w:val="4"/>
        </w:numPr>
      </w:pPr>
      <w:r>
        <w:t>Project initiation and mobilization</w:t>
      </w:r>
    </w:p>
    <w:p w14:paraId="1CFD9766" w14:textId="77777777" w:rsidR="00573429" w:rsidRPr="00573429" w:rsidRDefault="00573429" w:rsidP="00E4711C">
      <w:pPr>
        <w:numPr>
          <w:ilvl w:val="0"/>
          <w:numId w:val="4"/>
        </w:numPr>
      </w:pPr>
      <w:r>
        <w:t>Program governance and reporting</w:t>
      </w:r>
    </w:p>
    <w:p w14:paraId="47A5E6F7" w14:textId="77777777" w:rsidR="00573429" w:rsidRPr="00573429" w:rsidRDefault="00573429" w:rsidP="00E4711C">
      <w:pPr>
        <w:numPr>
          <w:ilvl w:val="0"/>
          <w:numId w:val="4"/>
        </w:numPr>
      </w:pPr>
      <w:r>
        <w:t>Steering committee support</w:t>
      </w:r>
    </w:p>
    <w:p w14:paraId="429A7370" w14:textId="77777777" w:rsidR="00573429" w:rsidRPr="00573429" w:rsidRDefault="00573429" w:rsidP="00E4711C">
      <w:pPr>
        <w:numPr>
          <w:ilvl w:val="0"/>
          <w:numId w:val="4"/>
        </w:numPr>
      </w:pPr>
      <w:r>
        <w:t>Risk, issue, and dependency management</w:t>
      </w:r>
    </w:p>
    <w:p w14:paraId="3A4B6422" w14:textId="77777777" w:rsidR="00573429" w:rsidRPr="00573429" w:rsidRDefault="00573429" w:rsidP="00E4711C">
      <w:pPr>
        <w:numPr>
          <w:ilvl w:val="0"/>
          <w:numId w:val="4"/>
        </w:numPr>
      </w:pPr>
      <w:r>
        <w:lastRenderedPageBreak/>
        <w:t>Quality assurance and stage-gate controls</w:t>
      </w:r>
    </w:p>
    <w:p w14:paraId="794D3B06" w14:textId="77777777" w:rsidR="00573429" w:rsidRPr="00573429" w:rsidRDefault="00573429" w:rsidP="0092003C">
      <w:pPr>
        <w:pStyle w:val="Heading2"/>
      </w:pPr>
      <w:r>
        <w:t>5.2 Business Process and Solution Design</w:t>
      </w:r>
    </w:p>
    <w:p w14:paraId="22DE4ABF" w14:textId="77777777" w:rsidR="00573429" w:rsidRPr="00573429" w:rsidRDefault="00573429" w:rsidP="00E4711C">
      <w:pPr>
        <w:numPr>
          <w:ilvl w:val="0"/>
          <w:numId w:val="5"/>
        </w:numPr>
      </w:pPr>
      <w:r>
        <w:t>Process discovery and Fit-to-Standard workshops</w:t>
      </w:r>
    </w:p>
    <w:p w14:paraId="44E634B6" w14:textId="77777777" w:rsidR="00573429" w:rsidRPr="00573429" w:rsidRDefault="00573429" w:rsidP="00E4711C">
      <w:pPr>
        <w:numPr>
          <w:ilvl w:val="0"/>
          <w:numId w:val="5"/>
        </w:numPr>
      </w:pPr>
      <w:r>
        <w:t>Future-state process design</w:t>
      </w:r>
    </w:p>
    <w:p w14:paraId="4E811437" w14:textId="77777777" w:rsidR="00573429" w:rsidRPr="00573429" w:rsidRDefault="00573429" w:rsidP="00E4711C">
      <w:pPr>
        <w:numPr>
          <w:ilvl w:val="0"/>
          <w:numId w:val="5"/>
        </w:numPr>
      </w:pPr>
      <w:r>
        <w:t>Solution architecture and design documentation</w:t>
      </w:r>
    </w:p>
    <w:p w14:paraId="48F1639D" w14:textId="77777777" w:rsidR="00573429" w:rsidRPr="00573429" w:rsidRDefault="00573429" w:rsidP="00E4711C">
      <w:pPr>
        <w:numPr>
          <w:ilvl w:val="0"/>
          <w:numId w:val="5"/>
        </w:numPr>
      </w:pPr>
      <w:r>
        <w:t>Identification and management of gaps requiring business decisions or approved extensions</w:t>
      </w:r>
    </w:p>
    <w:p w14:paraId="6F874B82" w14:textId="77777777" w:rsidR="00573429" w:rsidRPr="00573429" w:rsidRDefault="00573429" w:rsidP="0092003C">
      <w:pPr>
        <w:pStyle w:val="Heading2"/>
      </w:pPr>
      <w:r>
        <w:t>5.3 Functional Implementation</w:t>
      </w:r>
    </w:p>
    <w:p w14:paraId="3468B363" w14:textId="77777777" w:rsidR="00573429" w:rsidRPr="00573429" w:rsidRDefault="00573429" w:rsidP="00573429">
      <w:r>
        <w:t>Vendors should describe their experience and recommended approach for relevant SAP S/4HANA capabilities, including, as applicable:</w:t>
      </w:r>
    </w:p>
    <w:p w14:paraId="2FB6ABDE" w14:textId="77777777" w:rsidR="00573429" w:rsidRPr="00573429" w:rsidRDefault="00573429" w:rsidP="00E4711C">
      <w:pPr>
        <w:numPr>
          <w:ilvl w:val="0"/>
          <w:numId w:val="6"/>
        </w:numPr>
      </w:pPr>
      <w:r>
        <w:t>Finance and Controlling</w:t>
      </w:r>
    </w:p>
    <w:p w14:paraId="0DEC2165" w14:textId="77777777" w:rsidR="00573429" w:rsidRPr="00573429" w:rsidRDefault="00573429" w:rsidP="00E4711C">
      <w:pPr>
        <w:numPr>
          <w:ilvl w:val="0"/>
          <w:numId w:val="6"/>
        </w:numPr>
      </w:pPr>
      <w:r>
        <w:t>Procurement and inventory management</w:t>
      </w:r>
    </w:p>
    <w:p w14:paraId="36C9C695" w14:textId="77777777" w:rsidR="00573429" w:rsidRPr="00573429" w:rsidRDefault="00573429" w:rsidP="00E4711C">
      <w:pPr>
        <w:numPr>
          <w:ilvl w:val="0"/>
          <w:numId w:val="6"/>
        </w:numPr>
      </w:pPr>
      <w:r>
        <w:t>Production planning</w:t>
      </w:r>
    </w:p>
    <w:p w14:paraId="75D40004" w14:textId="77777777" w:rsidR="00573429" w:rsidRPr="00573429" w:rsidRDefault="00573429" w:rsidP="00E4711C">
      <w:pPr>
        <w:numPr>
          <w:ilvl w:val="0"/>
          <w:numId w:val="6"/>
        </w:numPr>
      </w:pPr>
      <w:r>
        <w:t>Manufacturing operations support</w:t>
      </w:r>
    </w:p>
    <w:p w14:paraId="61119B01" w14:textId="77777777" w:rsidR="00573429" w:rsidRPr="00573429" w:rsidRDefault="00573429" w:rsidP="00E4711C">
      <w:pPr>
        <w:numPr>
          <w:ilvl w:val="0"/>
          <w:numId w:val="6"/>
        </w:numPr>
      </w:pPr>
      <w:r>
        <w:t>Product costing and variance analysis</w:t>
      </w:r>
    </w:p>
    <w:p w14:paraId="7B745172" w14:textId="77777777" w:rsidR="00573429" w:rsidRPr="00573429" w:rsidRDefault="00573429" w:rsidP="00E4711C">
      <w:pPr>
        <w:numPr>
          <w:ilvl w:val="0"/>
          <w:numId w:val="6"/>
        </w:numPr>
      </w:pPr>
      <w:r>
        <w:t>Quality-related process support</w:t>
      </w:r>
    </w:p>
    <w:p w14:paraId="38658BAF" w14:textId="77777777" w:rsidR="00573429" w:rsidRPr="00573429" w:rsidRDefault="00573429" w:rsidP="00E4711C">
      <w:pPr>
        <w:numPr>
          <w:ilvl w:val="0"/>
          <w:numId w:val="6"/>
        </w:numPr>
      </w:pPr>
      <w:r>
        <w:t>Reporting and analytics</w:t>
      </w:r>
    </w:p>
    <w:p w14:paraId="2AAC896C" w14:textId="77777777" w:rsidR="00573429" w:rsidRPr="00573429" w:rsidRDefault="00573429" w:rsidP="00E4711C">
      <w:pPr>
        <w:numPr>
          <w:ilvl w:val="0"/>
          <w:numId w:val="6"/>
        </w:numPr>
      </w:pPr>
      <w:r>
        <w:t>Security and Segregation of Duties</w:t>
      </w:r>
    </w:p>
    <w:p w14:paraId="3820CDB3" w14:textId="77777777" w:rsidR="00573429" w:rsidRPr="00573429" w:rsidRDefault="00573429" w:rsidP="0092003C">
      <w:pPr>
        <w:pStyle w:val="Heading2"/>
      </w:pPr>
      <w:r>
        <w:t>5.4 Validation, Controls, and Compliance</w:t>
      </w:r>
    </w:p>
    <w:p w14:paraId="5D802138" w14:textId="77777777" w:rsidR="00573429" w:rsidRPr="00573429" w:rsidRDefault="00573429" w:rsidP="00E4711C">
      <w:pPr>
        <w:numPr>
          <w:ilvl w:val="0"/>
          <w:numId w:val="7"/>
        </w:numPr>
      </w:pPr>
      <w:r>
        <w:t>Computer System Validation (CSV)</w:t>
      </w:r>
    </w:p>
    <w:p w14:paraId="17874F57" w14:textId="77777777" w:rsidR="00573429" w:rsidRPr="00573429" w:rsidRDefault="00573429" w:rsidP="00E4711C">
      <w:pPr>
        <w:numPr>
          <w:ilvl w:val="0"/>
          <w:numId w:val="7"/>
        </w:numPr>
      </w:pPr>
      <w:r>
        <w:t>Documentation and traceability</w:t>
      </w:r>
    </w:p>
    <w:p w14:paraId="3CFB88F5" w14:textId="77777777" w:rsidR="00573429" w:rsidRPr="00573429" w:rsidRDefault="00573429" w:rsidP="00E4711C">
      <w:pPr>
        <w:numPr>
          <w:ilvl w:val="0"/>
          <w:numId w:val="7"/>
        </w:numPr>
      </w:pPr>
      <w:r>
        <w:t>IQ/OQ/PQ support, as applicable</w:t>
      </w:r>
    </w:p>
    <w:p w14:paraId="18C1FC5E" w14:textId="77777777" w:rsidR="00573429" w:rsidRPr="00573429" w:rsidRDefault="00573429" w:rsidP="00E4711C">
      <w:pPr>
        <w:numPr>
          <w:ilvl w:val="0"/>
          <w:numId w:val="7"/>
        </w:numPr>
      </w:pPr>
      <w:r>
        <w:t>21 CFR Part 11 support</w:t>
      </w:r>
    </w:p>
    <w:p w14:paraId="64FB620F" w14:textId="77777777" w:rsidR="00573429" w:rsidRPr="00573429" w:rsidRDefault="00573429" w:rsidP="00E4711C">
      <w:pPr>
        <w:numPr>
          <w:ilvl w:val="0"/>
          <w:numId w:val="7"/>
        </w:numPr>
      </w:pPr>
      <w:r>
        <w:t>Audit readiness</w:t>
      </w:r>
    </w:p>
    <w:p w14:paraId="1AEDD755" w14:textId="77777777" w:rsidR="00573429" w:rsidRPr="00573429" w:rsidRDefault="00573429" w:rsidP="00E4711C">
      <w:pPr>
        <w:numPr>
          <w:ilvl w:val="0"/>
          <w:numId w:val="7"/>
        </w:numPr>
      </w:pPr>
      <w:r>
        <w:t>Controls design and Segregation of Duties support</w:t>
      </w:r>
    </w:p>
    <w:p w14:paraId="316A915A" w14:textId="77777777" w:rsidR="00573429" w:rsidRPr="00573429" w:rsidRDefault="00573429" w:rsidP="0092003C">
      <w:pPr>
        <w:pStyle w:val="Heading2"/>
      </w:pPr>
      <w:r>
        <w:lastRenderedPageBreak/>
        <w:t>5.5 Data, Testing, Training, and Deployment</w:t>
      </w:r>
    </w:p>
    <w:p w14:paraId="6056E962" w14:textId="77777777" w:rsidR="00573429" w:rsidRPr="00573429" w:rsidRDefault="00573429" w:rsidP="00E4711C">
      <w:pPr>
        <w:numPr>
          <w:ilvl w:val="0"/>
          <w:numId w:val="8"/>
        </w:numPr>
      </w:pPr>
      <w:r>
        <w:t>Data migration strategy and execution</w:t>
      </w:r>
    </w:p>
    <w:p w14:paraId="01443D95" w14:textId="77777777" w:rsidR="00573429" w:rsidRPr="00573429" w:rsidRDefault="00573429" w:rsidP="00E4711C">
      <w:pPr>
        <w:numPr>
          <w:ilvl w:val="0"/>
          <w:numId w:val="8"/>
        </w:numPr>
      </w:pPr>
      <w:r>
        <w:t>Testing strategy and support</w:t>
      </w:r>
    </w:p>
    <w:p w14:paraId="31FB1C9A" w14:textId="77777777" w:rsidR="00573429" w:rsidRPr="00573429" w:rsidRDefault="00573429" w:rsidP="00E4711C">
      <w:pPr>
        <w:numPr>
          <w:ilvl w:val="0"/>
          <w:numId w:val="8"/>
        </w:numPr>
      </w:pPr>
      <w:r>
        <w:t>Training and business readiness</w:t>
      </w:r>
    </w:p>
    <w:p w14:paraId="0984FE84" w14:textId="77777777" w:rsidR="00573429" w:rsidRPr="00573429" w:rsidRDefault="00573429" w:rsidP="00E4711C">
      <w:pPr>
        <w:numPr>
          <w:ilvl w:val="0"/>
          <w:numId w:val="8"/>
        </w:numPr>
      </w:pPr>
      <w:r>
        <w:t>Cutover planning</w:t>
      </w:r>
    </w:p>
    <w:p w14:paraId="4E24C044" w14:textId="77777777" w:rsidR="00573429" w:rsidRPr="00573429" w:rsidRDefault="00573429" w:rsidP="00E4711C">
      <w:pPr>
        <w:numPr>
          <w:ilvl w:val="0"/>
          <w:numId w:val="8"/>
        </w:numPr>
      </w:pPr>
      <w:r>
        <w:t>Go-live support and hypercare</w:t>
      </w:r>
    </w:p>
    <w:p w14:paraId="72F0DCA2" w14:textId="77777777" w:rsidR="00573429" w:rsidRPr="00573429" w:rsidRDefault="00573429" w:rsidP="0092003C">
      <w:pPr>
        <w:pStyle w:val="Heading2"/>
      </w:pPr>
      <w:r>
        <w:t>5.6 Delivery Model</w:t>
      </w:r>
    </w:p>
    <w:p w14:paraId="36B5220D" w14:textId="77777777" w:rsidR="00D771EB" w:rsidRPr="00D771EB" w:rsidRDefault="00D771EB" w:rsidP="00D771EB">
      <w:r>
        <w:t>Vendors should describe their proposed delivery model, including:</w:t>
      </w:r>
    </w:p>
    <w:p w14:paraId="5121F1CF" w14:textId="77777777" w:rsidR="00D771EB" w:rsidRDefault="00D771EB" w:rsidP="00D771EB">
      <w:pPr>
        <w:pStyle w:val="ListParagraph"/>
        <w:numPr>
          <w:ilvl w:val="0"/>
          <w:numId w:val="40"/>
        </w:numPr>
      </w:pPr>
      <w:r>
        <w:t>Overall delivery approach, including on-site, hybrid, and remote support assumptions</w:t>
      </w:r>
    </w:p>
    <w:p w14:paraId="6DA2371B" w14:textId="77777777" w:rsidR="00D771EB" w:rsidRDefault="00D771EB" w:rsidP="00D771EB">
      <w:pPr>
        <w:pStyle w:val="ListParagraph"/>
        <w:numPr>
          <w:ilvl w:val="0"/>
          <w:numId w:val="40"/>
        </w:numPr>
      </w:pPr>
      <w:r>
        <w:t>Proposed location strategy for key resources and leadership roles</w:t>
      </w:r>
    </w:p>
    <w:p w14:paraId="273E499F" w14:textId="77777777" w:rsidR="007F2599" w:rsidRDefault="007F2599" w:rsidP="007F2599">
      <w:pPr>
        <w:pStyle w:val="ListParagraph"/>
        <w:numPr>
          <w:ilvl w:val="0"/>
          <w:numId w:val="40"/>
        </w:numPr>
      </w:pPr>
      <w:r>
        <w:t>Japan-based liaison model, including the structure of Japan-based resources who would coordinate with Project 1's Japan-based stakeholders and how they would be integrated into the overall program structure</w:t>
      </w:r>
    </w:p>
    <w:p w14:paraId="1B9B2198" w14:textId="77777777" w:rsidR="007F2599" w:rsidRDefault="007F2599" w:rsidP="007F2599">
      <w:pPr>
        <w:pStyle w:val="ListParagraph"/>
        <w:numPr>
          <w:ilvl w:val="0"/>
          <w:numId w:val="40"/>
        </w:numPr>
      </w:pPr>
      <w:r>
        <w:t>Bilingual delivery capability in Japanese and English, including how workshops, governance meetings, and escalation discussions would be conducted across regions</w:t>
      </w:r>
    </w:p>
    <w:p w14:paraId="6A62847E" w14:textId="77777777" w:rsidR="007F2599" w:rsidRDefault="007F2599" w:rsidP="007F2599">
      <w:pPr>
        <w:pStyle w:val="ListParagraph"/>
        <w:numPr>
          <w:ilvl w:val="0"/>
          <w:numId w:val="40"/>
        </w:numPr>
      </w:pPr>
      <w:r>
        <w:t>Coordination and communication approach across U.S.- and Japan-based teams</w:t>
      </w:r>
    </w:p>
    <w:p w14:paraId="03A14C4D" w14:textId="55B3B639" w:rsidR="00D771EB" w:rsidRDefault="00D771EB" w:rsidP="007F2599">
      <w:pPr>
        <w:pStyle w:val="ListParagraph"/>
        <w:numPr>
          <w:ilvl w:val="0"/>
          <w:numId w:val="40"/>
        </w:numPr>
      </w:pPr>
      <w:r>
        <w:t>Resource continuity approach across implementation phases</w:t>
      </w:r>
    </w:p>
    <w:p w14:paraId="30FCC158" w14:textId="77777777" w:rsidR="00D771EB" w:rsidRDefault="00D771EB" w:rsidP="00D771EB">
      <w:pPr>
        <w:pStyle w:val="ListParagraph"/>
        <w:numPr>
          <w:ilvl w:val="0"/>
          <w:numId w:val="40"/>
        </w:numPr>
      </w:pPr>
      <w:r>
        <w:t>Escalation structure and issue resolution model</w:t>
      </w:r>
    </w:p>
    <w:p w14:paraId="5DE80E35" w14:textId="37A0DAF5" w:rsidR="00D771EB" w:rsidRPr="00D771EB" w:rsidRDefault="00D771EB" w:rsidP="00D771EB">
      <w:pPr>
        <w:pStyle w:val="ListParagraph"/>
        <w:numPr>
          <w:ilvl w:val="0"/>
          <w:numId w:val="40"/>
        </w:numPr>
      </w:pPr>
      <w:r>
        <w:t>Any anticipated use of subcontractors, offshore resources, or third-party support providers</w:t>
      </w:r>
    </w:p>
    <w:p w14:paraId="2967619F" w14:textId="3FA0DF59" w:rsidR="00D771EB" w:rsidRDefault="00D771EB" w:rsidP="00D771EB">
      <w:r>
        <w:t>Vendors should clearly identify which roles are expected to be on site in Austin, Texas, at what stages, and for what purpose.</w:t>
      </w:r>
    </w:p>
    <w:p w14:paraId="1F341773" w14:textId="2AF98627" w:rsidR="00A67ACF" w:rsidRDefault="00C276C8" w:rsidP="00A67ACF">
      <w:pPr>
        <w:pStyle w:val="Heading2"/>
      </w:pPr>
      <w:r>
        <w:t xml:space="preserve">5.7 Expected Core Deliverables</w:t>
      </w:r>
    </w:p>
    <w:p w14:paraId="202803D6" w14:textId="476F15D2" w:rsidR="00A67ACF" w:rsidRPr="00A67ACF" w:rsidRDefault="00A67ACF" w:rsidP="00A67ACF">
      <w:r>
        <w:t xml:space="preserve">Vendors should describe the deliverables they typically provide by phase and should identify any deliverables they consider essential for a successful implementation in a regulated startup manufacturing environment. </w:t>
      </w:r>
      <w:ins w:id="58" w:author="Author 1" w:date="2026-04-14T08:51:00Z">
        <w:r>
          <w:t>At a minimum, Project 1 expects the selected vendor to address and provide an approach for the following deliverable categories, as applicable</w:t>
        </w:r>
      </w:ins>
      <w:ins w:id="59" w:author="Author 1" w:date="2026-04-14T08:51:00Z" w16du:dateUtc="2026-04-14T13:51:00Z">
        <w:r>
          <w:t xml:space="preserve">: </w:t>
        </w:r>
      </w:ins>
      <w:del w:id="60" w:author="Author 1" w:date="2026-04-14T08:51:00Z" w16du:dateUtc="2026-04-14T13:51:00Z">
        <w:r>
          <w:delText>At a minimum, Project 1 expects vendors to address the approach to the following deliverable categories, as applicable:</w:delText>
        </w:r>
      </w:del>
    </w:p>
    <w:p w14:paraId="7A4EDA06" w14:textId="77777777" w:rsidR="00A67ACF" w:rsidRDefault="00A67ACF" w:rsidP="00A67ACF">
      <w:pPr>
        <w:numPr>
          <w:ilvl w:val="0"/>
          <w:numId w:val="7"/>
        </w:numPr>
      </w:pPr>
      <w:r>
        <w:t>Project charter and mobilization plan</w:t>
      </w:r>
    </w:p>
    <w:p w14:paraId="56B3D044" w14:textId="77777777" w:rsidR="00A67ACF" w:rsidRDefault="00A67ACF" w:rsidP="00A67ACF">
      <w:pPr>
        <w:numPr>
          <w:ilvl w:val="0"/>
          <w:numId w:val="7"/>
        </w:numPr>
      </w:pPr>
      <w:r>
        <w:lastRenderedPageBreak/>
        <w:t>Integrated project plan and milestone plan</w:t>
      </w:r>
    </w:p>
    <w:p w14:paraId="4349EAB8" w14:textId="77777777" w:rsidR="00A67ACF" w:rsidRDefault="00A67ACF" w:rsidP="00A67ACF">
      <w:pPr>
        <w:numPr>
          <w:ilvl w:val="0"/>
          <w:numId w:val="7"/>
        </w:numPr>
      </w:pPr>
      <w:r>
        <w:t>Governance structure, status reporting, RAID log, and decision log</w:t>
      </w:r>
    </w:p>
    <w:p w14:paraId="401E436C" w14:textId="77777777" w:rsidR="00A67ACF" w:rsidRDefault="00A67ACF" w:rsidP="00A67ACF">
      <w:pPr>
        <w:numPr>
          <w:ilvl w:val="0"/>
          <w:numId w:val="7"/>
        </w:numPr>
      </w:pPr>
      <w:r>
        <w:t>Fit-to-Standard workshop outputs and design documentation</w:t>
      </w:r>
    </w:p>
    <w:p w14:paraId="422826D1" w14:textId="77777777" w:rsidR="00A67ACF" w:rsidRDefault="00A67ACF" w:rsidP="00A67ACF">
      <w:pPr>
        <w:numPr>
          <w:ilvl w:val="0"/>
          <w:numId w:val="7"/>
        </w:numPr>
      </w:pPr>
      <w:r>
        <w:t>Solution design and configuration documentation</w:t>
      </w:r>
    </w:p>
    <w:p w14:paraId="2D654A1A" w14:textId="77777777" w:rsidR="00A67ACF" w:rsidRDefault="00A67ACF" w:rsidP="00A67ACF">
      <w:pPr>
        <w:numPr>
          <w:ilvl w:val="0"/>
          <w:numId w:val="7"/>
        </w:numPr>
      </w:pPr>
      <w:r>
        <w:t>Validation strategy and validation deliverables</w:t>
      </w:r>
    </w:p>
    <w:p w14:paraId="163EC310" w14:textId="00CDE727" w:rsidR="00A67ACF" w:rsidRDefault="00A67ACF" w:rsidP="00A67ACF">
      <w:pPr>
        <w:numPr>
          <w:ilvl w:val="0"/>
          <w:numId w:val="7"/>
        </w:numPr>
      </w:pPr>
      <w:r>
        <w:t>Security and controls design documentation</w:t>
      </w:r>
    </w:p>
    <w:p w14:paraId="38ABFBFB" w14:textId="77777777" w:rsidR="00A67ACF" w:rsidRDefault="00A67ACF" w:rsidP="00A67ACF">
      <w:pPr>
        <w:numPr>
          <w:ilvl w:val="0"/>
          <w:numId w:val="7"/>
        </w:numPr>
      </w:pPr>
      <w:r>
        <w:t>Data migration strategy and related artifacts</w:t>
      </w:r>
    </w:p>
    <w:p w14:paraId="02265F99" w14:textId="77777777" w:rsidR="00A67ACF" w:rsidRDefault="00A67ACF" w:rsidP="00A67ACF">
      <w:pPr>
        <w:numPr>
          <w:ilvl w:val="0"/>
          <w:numId w:val="7"/>
        </w:numPr>
      </w:pPr>
      <w:r>
        <w:t>Test strategy, test scripts, defect management, and test evidence</w:t>
      </w:r>
    </w:p>
    <w:p w14:paraId="0FA0F9B8" w14:textId="77777777" w:rsidR="00A67ACF" w:rsidRDefault="00A67ACF" w:rsidP="00A67ACF">
      <w:pPr>
        <w:numPr>
          <w:ilvl w:val="0"/>
          <w:numId w:val="7"/>
        </w:numPr>
      </w:pPr>
      <w:r>
        <w:t>Training and business readiness materials</w:t>
      </w:r>
    </w:p>
    <w:p w14:paraId="3DDAB131" w14:textId="77777777" w:rsidR="00A67ACF" w:rsidRDefault="00A67ACF" w:rsidP="00A67ACF">
      <w:pPr>
        <w:numPr>
          <w:ilvl w:val="0"/>
          <w:numId w:val="7"/>
        </w:numPr>
      </w:pPr>
      <w:r>
        <w:t>Cutover plan and go-live readiness criteria</w:t>
      </w:r>
    </w:p>
    <w:p w14:paraId="3A27FE63" w14:textId="1D6B70FF" w:rsidR="00A67ACF" w:rsidRPr="00A67ACF" w:rsidRDefault="00A67ACF" w:rsidP="00A67ACF">
      <w:pPr>
        <w:numPr>
          <w:ilvl w:val="0"/>
          <w:numId w:val="7"/>
        </w:numPr>
      </w:pPr>
      <w:r>
        <w:t>Hypercare support plan and transition materials</w:t>
      </w:r>
    </w:p>
    <w:p w14:paraId="266190C9" w14:textId="77777777" w:rsidR="00A67ACF" w:rsidRDefault="00A67ACF" w:rsidP="00A67ACF"/>
    <w:p w14:paraId="5C8E9031" w14:textId="56F19E2F" w:rsidR="002A6E89" w:rsidRDefault="002A6E89" w:rsidP="002A6E89">
      <w:pPr>
        <w:pStyle w:val="Heading2"/>
      </w:pPr>
      <w:r>
        <w:t xml:space="preserve">5.8 Integration Planning and Third-Party System Connectivity</w:t>
      </w:r>
    </w:p>
    <w:p w14:paraId="1E955AC3" w14:textId="77777777" w:rsidR="002B04F0" w:rsidRDefault="002B04F0" w:rsidP="002B04F0">
      <w:r>
        <w:t>Project 1 anticipates that the SAP S/4HANA environment will require integration with multiple non-SAP systems spanning several functional domains, including but not limited to quality management, human resources, and potentially laboratory, operational, and reporting systems. The full application landscape, including the identity and configuration of connected systems, is expected to be confirmed within approximately 90 days of RFP award.</w:t>
      </w:r>
    </w:p>
    <w:p w14:paraId="22B1D154" w14:textId="0EA1600C" w:rsidR="002B04F0" w:rsidRDefault="002B04F0" w:rsidP="002B04F0">
      <w:r>
        <w:t>Vendors should describe their experience designing and implementing integration architectures for SAP S/4HANA in regulated manufacturing environments where multiple third-party systems are connected. Vendors should address:</w:t>
      </w:r>
    </w:p>
    <w:p w14:paraId="1AB84229" w14:textId="77777777" w:rsidR="002B04F0" w:rsidRDefault="002B04F0" w:rsidP="002B04F0">
      <w:pPr>
        <w:numPr>
          <w:ilvl w:val="0"/>
          <w:numId w:val="7"/>
        </w:numPr>
      </w:pPr>
      <w:r>
        <w:t>Their recommended approach to integration architecture, including middleware or integration platform considerations</w:t>
      </w:r>
    </w:p>
    <w:p w14:paraId="29CECCAD" w14:textId="77777777" w:rsidR="002B04F0" w:rsidRDefault="002B04F0" w:rsidP="002B04F0">
      <w:pPr>
        <w:numPr>
          <w:ilvl w:val="0"/>
          <w:numId w:val="7"/>
        </w:numPr>
      </w:pPr>
      <w:r>
        <w:t>Their experience integrating with quality management systems and HR platforms in regulated environments</w:t>
      </w:r>
    </w:p>
    <w:p w14:paraId="7D8EE202" w14:textId="77777777" w:rsidR="002B04F0" w:rsidRDefault="002B04F0" w:rsidP="002B04F0">
      <w:pPr>
        <w:numPr>
          <w:ilvl w:val="0"/>
          <w:numId w:val="7"/>
        </w:numPr>
      </w:pPr>
      <w:r>
        <w:t>Their approach to interface validation, including how integration points are documented, tested, and included in the CSV scope</w:t>
      </w:r>
    </w:p>
    <w:p w14:paraId="6D816CC5" w14:textId="77777777" w:rsidR="002B04F0" w:rsidRDefault="002B04F0" w:rsidP="002B04F0">
      <w:pPr>
        <w:numPr>
          <w:ilvl w:val="0"/>
          <w:numId w:val="7"/>
        </w:numPr>
      </w:pPr>
      <w:r>
        <w:lastRenderedPageBreak/>
        <w:t>Their recommended approach to phasing integration scope, given that the full application landscape will be confirmed post-engagement start</w:t>
      </w:r>
    </w:p>
    <w:p w14:paraId="64753728" w14:textId="6B8DD61C" w:rsidR="002B04F0" w:rsidRDefault="002B04F0" w:rsidP="002B04F0">
      <w:pPr>
        <w:numPr>
          <w:ilvl w:val="0"/>
          <w:numId w:val="7"/>
        </w:numPr>
      </w:pPr>
      <w:r>
        <w:t>Any integration dependencies that could affect the critical path, go-live sequencing, or validation timeline</w:t>
      </w:r>
    </w:p>
    <w:p w14:paraId="2771EF10" w14:textId="7D36057B" w:rsidR="008D6EE0" w:rsidRDefault="002B04F0" w:rsidP="008D6EE0">
      <w:r>
        <w:t>Vendors should provide integration-related effort and pricing as a clearly separated, assumption-dependent component of their commercial proposal, with a defined mechanism for confirming and adjusting scope once the application landscape is finalized. Vendors should clearly identify any integration assumptions that materially affect their proposed approach, timeline, or cost.</w:t>
      </w:r>
    </w:p>
    <w:p w14:paraId="251BE284" w14:textId="4F06408C" w:rsidR="008D6EE0" w:rsidRDefault="00B35AE6" w:rsidP="008D6EE0">
      <w:pPr>
        <w:pStyle w:val="Heading2"/>
      </w:pPr>
      <w:r>
        <w:t xml:space="preserve">5.9 Design Principles and Global-Local Alignment</w:t>
      </w:r>
    </w:p>
    <w:p w14:paraId="377F395A" w14:textId="1814C0E7" w:rsidR="008D6EE0" w:rsidRDefault="008D6EE0" w:rsidP="008D6EE0">
      <w:r>
        <w:t xml:space="preserve">Project 1 is a newly established U.S. entity operating within a broader Project 1 global organization. The ERP design must balance alignment with global standards, particularly in finance, controlling, and master data, with the requirements of U.S.-based pharmaceutical manufacturing operations, quality management, and regulatory compliance.</w:t>
      </w:r>
    </w:p>
    <w:p w14:paraId="5F9284EE" w14:textId="47593A26" w:rsidR="008D6EE0" w:rsidRDefault="008D6EE0" w:rsidP="008D6EE0">
      <w:r>
        <w:t>Vendors should describe their proposed design principles for this implementation, including their recommended approach to the following:</w:t>
      </w:r>
    </w:p>
    <w:p w14:paraId="07877833" w14:textId="77777777" w:rsidR="0000411E" w:rsidRDefault="0000411E" w:rsidP="0000411E">
      <w:pPr>
        <w:numPr>
          <w:ilvl w:val="0"/>
          <w:numId w:val="7"/>
        </w:numPr>
      </w:pPr>
      <w:r>
        <w:t>Global alignment vs. local design: recommended process areas for global alignment (e.g., chart of accounts, financial reporting, master data governance) versus locally governed design (e.g., manufacturing execution, quality management, 21 CFR Part 11 compliance)</w:t>
      </w:r>
    </w:p>
    <w:p w14:paraId="731AF7DE" w14:textId="77777777" w:rsidR="0000411E" w:rsidRDefault="0000411E" w:rsidP="0000411E">
      <w:pPr>
        <w:numPr>
          <w:ilvl w:val="0"/>
          <w:numId w:val="7"/>
        </w:numPr>
      </w:pPr>
      <w:r>
        <w:t>Fit-to-Standard and customization governance: principles governing decisions to deviate from SAP standard functionality, including escalation, documentation, and approval</w:t>
      </w:r>
    </w:p>
    <w:p w14:paraId="6CA3FA74" w14:textId="77777777" w:rsidR="0000411E" w:rsidRDefault="0000411E" w:rsidP="0000411E">
      <w:pPr>
        <w:numPr>
          <w:ilvl w:val="0"/>
          <w:numId w:val="7"/>
        </w:numPr>
      </w:pPr>
      <w:r>
        <w:t>Scalability and design reuse: how the initial implementation would be designed to support future expansion, additional legal entities, or integration with Project 1's broader global SAP landscape</w:t>
      </w:r>
    </w:p>
    <w:p w14:paraId="0CFAD316" w14:textId="77777777" w:rsidR="0000411E" w:rsidRDefault="0000411E" w:rsidP="0000411E">
      <w:pPr>
        <w:numPr>
          <w:ilvl w:val="0"/>
          <w:numId w:val="7"/>
        </w:numPr>
      </w:pPr>
      <w:r>
        <w:t>Master data governance: principles governing design and ownership of master data where U.S. and Japan-based stakeholders share ownership of common data objects</w:t>
      </w:r>
    </w:p>
    <w:p w14:paraId="20BEF98E" w14:textId="5394C29D" w:rsidR="008D6EE0" w:rsidRPr="00573429" w:rsidRDefault="008D6EE0" w:rsidP="0000411E">
      <w:r>
        <w:t>Vendors should describe how their proposed design principles would be documented, agreed upon, and enforced throughout the implementation lifecycle.</w:t>
      </w:r>
    </w:p>
    <w:p w14:paraId="66E0B5AF" w14:textId="1FA95A3C" w:rsidR="00573429" w:rsidRPr="0088024F" w:rsidRDefault="00573429" w:rsidP="0088024F">
      <w:pPr>
        <w:pStyle w:val="Heading1"/>
        <w:numPr>
          <w:ilvl w:val="0"/>
          <w:numId w:val="2"/>
        </w:numPr>
      </w:pPr>
      <w:bookmarkStart w:id="61" w:name="_Toc226380776"/>
      <w:bookmarkStart w:id="62" w:name="_Toc226385799"/>
      <w:r>
        <w:lastRenderedPageBreak/>
        <w:t>Business Context and Current Environment</w:t>
      </w:r>
      <w:bookmarkEnd w:id="61"/>
      <w:bookmarkEnd w:id="62"/>
    </w:p>
    <w:p w14:paraId="55A6D550" w14:textId="77777777" w:rsidR="00573429" w:rsidRPr="00573429" w:rsidRDefault="00573429" w:rsidP="0088024F">
      <w:pPr>
        <w:pStyle w:val="Heading2"/>
      </w:pPr>
      <w:r>
        <w:t>6.1 Business Context</w:t>
      </w:r>
    </w:p>
    <w:p w14:paraId="0C098E4B" w14:textId="77777777" w:rsidR="00DC0789" w:rsidRPr="00DC0789" w:rsidRDefault="00DC0789" w:rsidP="00DC0789">
      <w:r>
        <w:t>Project 1 is a newly established organization that is building the business processes, governance structure, and enabling systems needed to support future pharmaceutical / IV manufacturing operations in the United States. The ERP implementation is expected to support both initial business readiness and longer-term scalability.</w:t>
      </w:r>
    </w:p>
    <w:p w14:paraId="65A485D2" w14:textId="77777777" w:rsidR="00DC0789" w:rsidRPr="00DC0789" w:rsidRDefault="00DC0789" w:rsidP="00DC0789">
      <w:r>
        <w:t>The selected solution and implementation approach should account for a regulated operating environment, coordination across business, IT, finance, manufacturing, and quality stakeholders, and collaboration among U.S.- and Japan-based teams. Vendors should describe how their proposed approach supports standardization, compliance, business readiness, and phased operational maturity for a newly established entity.</w:t>
      </w:r>
    </w:p>
    <w:p w14:paraId="0B53F42F" w14:textId="3BF4E2C1" w:rsidR="00573429" w:rsidRPr="00573429" w:rsidRDefault="00573429" w:rsidP="0088024F">
      <w:pPr>
        <w:pStyle w:val="Heading2"/>
      </w:pPr>
      <w:r>
        <w:t>6.2 Current Environment</w:t>
      </w:r>
    </w:p>
    <w:p w14:paraId="0FE2FD7B" w14:textId="5F9D989F" w:rsidR="009C5495" w:rsidRDefault="009C5495" w:rsidP="009C5495">
      <w:r>
        <w:t>At present, Project 1 is in the planning and startup phase, and the target application landscape is still being defined. Vendors should clearly state assumptions regarding the current and future-state technical environment, including integrations, reporting needs, security roles, master data readiness, validation requirements, and deployment dependencies.</w:t>
      </w:r>
    </w:p>
    <w:p w14:paraId="2ECB579D" w14:textId="12231AE6" w:rsidR="00573429" w:rsidRDefault="009C5495" w:rsidP="009C5495">
      <w:pPr>
        <w:rPr>
          <w:ins w:id="63" w:author="Author 1" w:date="2026-04-14T08:55:00Z" w16du:dateUtc="2026-04-14T13:55:00Z"/>
        </w:rPr>
      </w:pPr>
      <w:r>
        <w:t>Vendors should also identify any information required from Project 1 to finalize scope, architecture, sequencing, and implementation planning.</w:t>
      </w:r>
    </w:p>
    <w:p w14:paraId="01763CF4" w14:textId="5F8A9FD1" w:rsidR="00C230AB" w:rsidRDefault="00C230AB" w:rsidP="009C5495">
      <w:ins w:id="64" w:author="Author 1" w:date="2026-04-14T08:55:00Z">
        <w:r>
          <w:t>Where information is not yet finalized, vendors should use explicit baseline assumptions and clearly label any dependencies that could materially affect scope, timeline, or price.</w:t>
        </w:r>
      </w:ins>
    </w:p>
    <w:p w14:paraId="5DEE160B" w14:textId="69750A78" w:rsidR="008C20D2" w:rsidRPr="00573429" w:rsidRDefault="008C20D2" w:rsidP="008C20D2">
      <w:pPr>
        <w:pStyle w:val="Heading2"/>
      </w:pPr>
      <w:r>
        <w:t xml:space="preserve">6.3 Planning Assumptions</w:t>
      </w:r>
    </w:p>
    <w:p w14:paraId="756A909D" w14:textId="77777777" w:rsidR="0014037B" w:rsidRPr="0014037B" w:rsidRDefault="0014037B" w:rsidP="0014037B">
      <w:r>
        <w:t>Project 1 recognizes that certain elements of the future-state operating model, technical architecture, and implementation sequencing will continue to evolve as planning progresses. Accordingly, this RFP is intended to allow vendors to bring forward informed recommendations while responding within a common set of planning assumptions.</w:t>
      </w:r>
    </w:p>
    <w:p w14:paraId="143AD285" w14:textId="77777777" w:rsidR="0014037B" w:rsidRPr="0014037B" w:rsidRDefault="0014037B" w:rsidP="0014037B">
      <w:r>
        <w:t>For purposes of proposal development, vendors should assume:</w:t>
      </w:r>
    </w:p>
    <w:p w14:paraId="05A8B9C3" w14:textId="77777777" w:rsidR="0014037B" w:rsidRDefault="0014037B" w:rsidP="0014037B">
      <w:pPr>
        <w:pStyle w:val="ListParagraph"/>
        <w:numPr>
          <w:ilvl w:val="0"/>
          <w:numId w:val="36"/>
        </w:numPr>
      </w:pPr>
      <w:r>
        <w:t>The implementation is intended to support a newly established U.S. entity in a regulated pharmaceutical / IV manufacturing environment.</w:t>
      </w:r>
    </w:p>
    <w:p w14:paraId="39DF9E70" w14:textId="77777777" w:rsidR="0014037B" w:rsidRDefault="0014037B" w:rsidP="0014037B">
      <w:pPr>
        <w:pStyle w:val="ListParagraph"/>
        <w:numPr>
          <w:ilvl w:val="0"/>
          <w:numId w:val="36"/>
        </w:numPr>
      </w:pPr>
      <w:r>
        <w:t>The initial implementation should prioritize business readiness, control readiness, and scalable process design appropriate for startup operations.</w:t>
      </w:r>
    </w:p>
    <w:p w14:paraId="2DF2387D" w14:textId="77777777" w:rsidR="0014037B" w:rsidRDefault="0014037B" w:rsidP="0014037B">
      <w:pPr>
        <w:pStyle w:val="ListParagraph"/>
        <w:numPr>
          <w:ilvl w:val="0"/>
          <w:numId w:val="36"/>
        </w:numPr>
      </w:pPr>
      <w:r>
        <w:lastRenderedPageBreak/>
        <w:t>The proposed approach should align to facility, operational, and organizational readiness milestones, while identifying key assumptions and dependencies that may affect final sequencing or go-live timing.</w:t>
      </w:r>
    </w:p>
    <w:p w14:paraId="2122CBAC" w14:textId="77777777" w:rsidR="0014037B" w:rsidRDefault="0014037B" w:rsidP="0014037B">
      <w:pPr>
        <w:pStyle w:val="ListParagraph"/>
        <w:numPr>
          <w:ilvl w:val="0"/>
          <w:numId w:val="36"/>
        </w:numPr>
      </w:pPr>
      <w:r>
        <w:t>Vendors may recommend a phased approach where appropriate, provided the rationale, scope boundaries, and dependencies are clearly described.</w:t>
      </w:r>
    </w:p>
    <w:p w14:paraId="2FAAF8FB" w14:textId="79A74584" w:rsidR="0014037B" w:rsidRDefault="0014037B" w:rsidP="0014037B">
      <w:pPr>
        <w:pStyle w:val="ListParagraph"/>
        <w:numPr>
          <w:ilvl w:val="0"/>
          <w:numId w:val="36"/>
        </w:numPr>
      </w:pPr>
      <w:r>
        <w:t>Vendors should identify any decisions, prerequisites, or clarifications required from Project 1 to finalize implementation scope, architecture, deployment approach, and timeline.</w:t>
      </w:r>
    </w:p>
    <w:p w14:paraId="16DABA60" w14:textId="38EF65DC" w:rsidR="00903E2E" w:rsidRPr="0014037B" w:rsidRDefault="00903E2E" w:rsidP="0014037B">
      <w:pPr>
        <w:pStyle w:val="ListParagraph"/>
        <w:numPr>
          <w:ilvl w:val="0"/>
          <w:numId w:val="36"/>
        </w:numPr>
      </w:pPr>
      <w:r>
        <w:t>Vendors should assume an implementation timeline aligned to facility and operational readiness, with an expected duration in the range typically required for a new S/4HANA implementation in a regulated startup manufacturing environment, unless otherwise justified.</w:t>
      </w:r>
    </w:p>
    <w:p w14:paraId="57DC00D5" w14:textId="18D6F567" w:rsidR="0014037B" w:rsidRPr="00573429" w:rsidRDefault="0014037B" w:rsidP="0014037B">
      <w:pPr>
        <w:pStyle w:val="Heading2"/>
      </w:pPr>
      <w:r>
        <w:t xml:space="preserve">6.4 Expected Client Participation and Inputs</w:t>
      </w:r>
    </w:p>
    <w:p w14:paraId="257B2D7F" w14:textId="77777777" w:rsidR="008B0AFB" w:rsidRPr="008B0AFB" w:rsidRDefault="008B0AFB" w:rsidP="008B0AFB">
      <w:r>
        <w:t xml:space="preserve">Vendors should describe the expected level of Project 1 participation required to support a successful implementation. At a minimum, vendors should identify anticipated client responsibilities, decision inputs, and dependencies related to the following:</w:t>
      </w:r>
    </w:p>
    <w:p w14:paraId="78FCB580" w14:textId="77777777" w:rsidR="008B0AFB" w:rsidRDefault="008B0AFB" w:rsidP="008B0AFB">
      <w:pPr>
        <w:pStyle w:val="ListParagraph"/>
        <w:numPr>
          <w:ilvl w:val="0"/>
          <w:numId w:val="38"/>
        </w:numPr>
      </w:pPr>
      <w:r>
        <w:t>Executive sponsorship and governance participation</w:t>
      </w:r>
    </w:p>
    <w:p w14:paraId="224D95C7" w14:textId="77777777" w:rsidR="008B0AFB" w:rsidRDefault="008B0AFB" w:rsidP="008B0AFB">
      <w:pPr>
        <w:pStyle w:val="ListParagraph"/>
        <w:numPr>
          <w:ilvl w:val="0"/>
          <w:numId w:val="38"/>
        </w:numPr>
      </w:pPr>
      <w:r>
        <w:t>Business and functional subject matter expert availability</w:t>
      </w:r>
    </w:p>
    <w:p w14:paraId="1F1416FF" w14:textId="77777777" w:rsidR="008B0AFB" w:rsidRDefault="008B0AFB" w:rsidP="008B0AFB">
      <w:pPr>
        <w:pStyle w:val="ListParagraph"/>
        <w:numPr>
          <w:ilvl w:val="0"/>
          <w:numId w:val="38"/>
        </w:numPr>
      </w:pPr>
      <w:r>
        <w:t>Design and policy decisions requiring Project 1 approval</w:t>
      </w:r>
    </w:p>
    <w:p w14:paraId="2B933493" w14:textId="77777777" w:rsidR="008B0AFB" w:rsidRDefault="008B0AFB" w:rsidP="008B0AFB">
      <w:pPr>
        <w:pStyle w:val="ListParagraph"/>
        <w:numPr>
          <w:ilvl w:val="0"/>
          <w:numId w:val="38"/>
        </w:numPr>
      </w:pPr>
      <w:r>
        <w:t>Master data ownership and readiness</w:t>
      </w:r>
    </w:p>
    <w:p w14:paraId="7CADE798" w14:textId="77777777" w:rsidR="00895A0F" w:rsidRDefault="008B0AFB" w:rsidP="00895A0F">
      <w:pPr>
        <w:pStyle w:val="ListParagraph"/>
        <w:numPr>
          <w:ilvl w:val="0"/>
          <w:numId w:val="38"/>
        </w:numPr>
      </w:pPr>
      <w:r>
        <w:t>Validation, compliance, and quality stakeholder participation</w:t>
      </w:r>
    </w:p>
    <w:p w14:paraId="21FCAE6D" w14:textId="77777777" w:rsidR="00895A0F" w:rsidRDefault="008B0AFB" w:rsidP="00895A0F">
      <w:pPr>
        <w:pStyle w:val="ListParagraph"/>
        <w:numPr>
          <w:ilvl w:val="0"/>
          <w:numId w:val="38"/>
        </w:numPr>
      </w:pPr>
      <w:r>
        <w:t>Integration and reporting requirements clarification</w:t>
      </w:r>
    </w:p>
    <w:p w14:paraId="4668D453" w14:textId="77777777" w:rsidR="00895A0F" w:rsidRDefault="008B0AFB" w:rsidP="00895A0F">
      <w:pPr>
        <w:pStyle w:val="ListParagraph"/>
        <w:numPr>
          <w:ilvl w:val="0"/>
          <w:numId w:val="38"/>
        </w:numPr>
      </w:pPr>
      <w:r>
        <w:t>Testing participation and defect triage</w:t>
      </w:r>
    </w:p>
    <w:p w14:paraId="018D3489" w14:textId="7128D463" w:rsidR="008B0AFB" w:rsidRPr="008B0AFB" w:rsidRDefault="008B0AFB" w:rsidP="00895A0F">
      <w:pPr>
        <w:pStyle w:val="ListParagraph"/>
        <w:numPr>
          <w:ilvl w:val="0"/>
          <w:numId w:val="38"/>
        </w:numPr>
      </w:pPr>
      <w:r>
        <w:t>Training, change readiness, and cutover support</w:t>
      </w:r>
    </w:p>
    <w:p w14:paraId="2125259E" w14:textId="77777777" w:rsidR="008B0AFB" w:rsidRDefault="008B0AFB" w:rsidP="008B0AFB">
      <w:pPr>
        <w:rPr>
          <w:ins w:id="65" w:author="Author 1" w:date="2026-04-14T08:56:00Z" w16du:dateUtc="2026-04-14T13:56:00Z"/>
        </w:rPr>
      </w:pPr>
      <w:r>
        <w:t>Vendors should clearly state any assumptions regarding client staffing, decision turnaround times, and readiness expectations that materially affect scope, timeline, or commercial estimates.</w:t>
      </w:r>
    </w:p>
    <w:p w14:paraId="1A0FF288" w14:textId="08F1C054" w:rsidR="004522D9" w:rsidRPr="008B0AFB" w:rsidRDefault="004522D9" w:rsidP="008B0AFB">
      <w:ins w:id="66" w:author="Author 1" w:date="2026-04-14T08:56:00Z">
        <w:r>
          <w:t>Vendors should state minimum client staffing assumptions by role, expected decision turnaround times, and any schedule or commercial impacts if client participation is lower than assumed</w:t>
        </w:r>
      </w:ins>
    </w:p>
    <w:p w14:paraId="0D3406A8" w14:textId="77777777" w:rsidR="008C20D2" w:rsidRPr="00573429" w:rsidRDefault="008C20D2" w:rsidP="009C5495"/>
    <w:p w14:paraId="49ECDFC7" w14:textId="179859B3" w:rsidR="00573429" w:rsidRPr="0088024F" w:rsidRDefault="00573429" w:rsidP="0088024F">
      <w:pPr>
        <w:pStyle w:val="Heading1"/>
        <w:numPr>
          <w:ilvl w:val="0"/>
          <w:numId w:val="2"/>
        </w:numPr>
      </w:pPr>
      <w:bookmarkStart w:id="67" w:name="_Toc226380777"/>
      <w:bookmarkStart w:id="68" w:name="_Toc226385800"/>
      <w:r>
        <w:t>Minimum Vendor Qualifications</w:t>
      </w:r>
      <w:bookmarkEnd w:id="67"/>
      <w:bookmarkEnd w:id="68"/>
    </w:p>
    <w:p w14:paraId="1F51A28C" w14:textId="77777777" w:rsidR="00573429" w:rsidRPr="00573429" w:rsidRDefault="00573429" w:rsidP="00573429">
      <w:r>
        <w:t>Vendors should meet, at minimum, the following qualifications:</w:t>
      </w:r>
    </w:p>
    <w:p w14:paraId="19D592C1" w14:textId="77777777" w:rsidR="00573429" w:rsidRPr="00573429" w:rsidRDefault="00573429" w:rsidP="00E4711C">
      <w:pPr>
        <w:numPr>
          <w:ilvl w:val="0"/>
          <w:numId w:val="10"/>
        </w:numPr>
      </w:pPr>
      <w:r>
        <w:lastRenderedPageBreak/>
        <w:t>Three or more SAP S/4HANA implementation experiences in the pharmaceutical industry, including at least one project in the United States</w:t>
      </w:r>
    </w:p>
    <w:p w14:paraId="316BAAF0" w14:textId="77777777" w:rsidR="00573429" w:rsidRPr="00573429" w:rsidRDefault="00573429" w:rsidP="00E4711C">
      <w:pPr>
        <w:numPr>
          <w:ilvl w:val="0"/>
          <w:numId w:val="10"/>
        </w:numPr>
      </w:pPr>
      <w:r>
        <w:t>Full CSV capability, including IQ/OQ/PQ support, and expertise in 21 CFR Part 11 and Segregation of Duties</w:t>
      </w:r>
    </w:p>
    <w:p w14:paraId="0A899534" w14:textId="77777777" w:rsidR="00573429" w:rsidRPr="00573429" w:rsidRDefault="00573429" w:rsidP="00E4711C">
      <w:pPr>
        <w:numPr>
          <w:ilvl w:val="0"/>
          <w:numId w:val="10"/>
        </w:numPr>
      </w:pPr>
      <w:r>
        <w:t>Strong experience with manufacturing-related SAP modules, including PP and CO, particularly in areas required for cost accounting such as product costing and variance analysis</w:t>
      </w:r>
    </w:p>
    <w:p w14:paraId="705FB85A" w14:textId="77777777" w:rsidR="00D81BE4" w:rsidRDefault="00D81BE4" w:rsidP="00E4711C">
      <w:pPr>
        <w:numPr>
          <w:ilvl w:val="0"/>
          <w:numId w:val="10"/>
        </w:numPr>
      </w:pPr>
      <w:r>
        <w:t xml:space="preserve">An established office or delivery capability in Japan with named or nameable resources available to liaise with Project 1's Japan-based stakeholders, and bilingual delivery capability in Japanese and English </w:t>
      </w:r>
    </w:p>
    <w:p w14:paraId="00982734" w14:textId="5929350F" w:rsidR="00573429" w:rsidRPr="00573429" w:rsidDel="00D21774" w:rsidRDefault="00D21774" w:rsidP="00E4711C">
      <w:pPr>
        <w:numPr>
          <w:ilvl w:val="0"/>
          <w:numId w:val="10"/>
        </w:numPr>
        <w:rPr>
          <w:del w:id="69" w:author="Author 1" w:date="2026-04-14T08:57:00Z" w16du:dateUtc="2026-04-14T13:57:00Z"/>
        </w:rPr>
      </w:pPr>
      <w:ins w:id="70" w:author="Author 1" w:date="2026-04-14T08:57:00Z">
        <w:r>
          <w:t>Ability to provide on-site support in Austin, Texas for mobilization, key workshops, testing, cutover, and go-live activities</w:t>
        </w:r>
      </w:ins>
      <w:ins w:id="71" w:author="Author 1" w:date="2026-04-14T08:57:00Z" w16du:dateUtc="2026-04-14T13:57:00Z">
        <w:r>
          <w:t xml:space="preserve"> </w:t>
        </w:r>
      </w:ins>
      <w:del w:id="72" w:author="Author 1" w:date="2026-04-14T08:57:00Z" w16du:dateUtc="2026-04-14T13:57:00Z">
        <w:r>
          <w:delText xml:space="preserve">Availability of on-site support in Austin, Texas</w:delText>
        </w:r>
      </w:del>
    </w:p>
    <w:p w14:paraId="6824A89D" w14:textId="77777777" w:rsidR="00573429" w:rsidRPr="00573429" w:rsidRDefault="00573429" w:rsidP="00E4711C">
      <w:pPr>
        <w:numPr>
          <w:ilvl w:val="0"/>
          <w:numId w:val="10"/>
        </w:numPr>
      </w:pPr>
      <w:r>
        <w:t>Proven implementation experience based on SAP Activate</w:t>
      </w:r>
    </w:p>
    <w:p w14:paraId="61658E1D" w14:textId="77777777" w:rsidR="00573429" w:rsidRPr="00573429" w:rsidRDefault="00573429" w:rsidP="00E4711C">
      <w:pPr>
        <w:numPr>
          <w:ilvl w:val="0"/>
          <w:numId w:val="10"/>
        </w:numPr>
      </w:pPr>
      <w:r>
        <w:t>Strong adherence to Fit-to-Standard principles with minimal add-ons</w:t>
      </w:r>
    </w:p>
    <w:p w14:paraId="1009D63D" w14:textId="77777777" w:rsidR="00573429" w:rsidRPr="00573429" w:rsidRDefault="00573429" w:rsidP="00E4711C">
      <w:pPr>
        <w:numPr>
          <w:ilvl w:val="0"/>
          <w:numId w:val="10"/>
        </w:numPr>
      </w:pPr>
      <w:r>
        <w:t>An established quality management system and readiness for audits</w:t>
      </w:r>
    </w:p>
    <w:p w14:paraId="646CA49F" w14:textId="77777777" w:rsidR="00573429" w:rsidRPr="00573429" w:rsidRDefault="00573429" w:rsidP="00573429">
      <w:r>
        <w:t>Project 1 reserves the right to exclude from further consideration any vendor that does not meet the minimum qualifications described above.</w:t>
      </w:r>
    </w:p>
    <w:p w14:paraId="36F44606" w14:textId="3071D1D8" w:rsidR="00573429" w:rsidRPr="0088024F" w:rsidRDefault="00573429" w:rsidP="0088024F">
      <w:pPr>
        <w:pStyle w:val="Heading1"/>
        <w:numPr>
          <w:ilvl w:val="0"/>
          <w:numId w:val="2"/>
        </w:numPr>
      </w:pPr>
      <w:bookmarkStart w:id="73" w:name="_Toc226380778"/>
      <w:bookmarkStart w:id="74" w:name="_Toc226385801"/>
      <w:r>
        <w:t>Mandatory Contract Terms</w:t>
      </w:r>
      <w:bookmarkEnd w:id="73"/>
      <w:bookmarkEnd w:id="74"/>
    </w:p>
    <w:p w14:paraId="542F1AFC" w14:textId="77777777" w:rsidR="00573429" w:rsidRPr="00573429" w:rsidRDefault="00573429" w:rsidP="0088024F">
      <w:pPr>
        <w:pStyle w:val="Heading2"/>
      </w:pPr>
      <w:r>
        <w:t>8.1 Terms and Conditions</w:t>
      </w:r>
    </w:p>
    <w:p w14:paraId="2E2B2857" w14:textId="77777777" w:rsidR="00573429" w:rsidRPr="00573429" w:rsidRDefault="00573429" w:rsidP="00E4711C">
      <w:pPr>
        <w:numPr>
          <w:ilvl w:val="0"/>
          <w:numId w:val="11"/>
        </w:numPr>
      </w:pPr>
      <w:r>
        <w:t>Project 1 reserves the right to accept or reject any proposal, in whole or in part.</w:t>
      </w:r>
    </w:p>
    <w:p w14:paraId="48B74F92" w14:textId="77777777" w:rsidR="00573429" w:rsidRPr="00573429" w:rsidRDefault="00573429" w:rsidP="00E4711C">
      <w:pPr>
        <w:numPr>
          <w:ilvl w:val="0"/>
          <w:numId w:val="11"/>
        </w:numPr>
      </w:pPr>
      <w:r>
        <w:t>Project 1 may request clarification or additional information from any vendor.</w:t>
      </w:r>
    </w:p>
    <w:p w14:paraId="3B747632" w14:textId="77777777" w:rsidR="00573429" w:rsidRPr="00573429" w:rsidRDefault="00573429" w:rsidP="00E4711C">
      <w:pPr>
        <w:numPr>
          <w:ilvl w:val="0"/>
          <w:numId w:val="11"/>
        </w:numPr>
      </w:pPr>
      <w:r>
        <w:t xml:space="preserve">Issuance of this RFP does not obligate Project 1 to award any contract.</w:t>
      </w:r>
    </w:p>
    <w:p w14:paraId="7DE7340D" w14:textId="77777777" w:rsidR="00573429" w:rsidRPr="00573429" w:rsidRDefault="00573429" w:rsidP="00E4711C">
      <w:pPr>
        <w:numPr>
          <w:ilvl w:val="0"/>
          <w:numId w:val="11"/>
        </w:numPr>
      </w:pPr>
      <w:r>
        <w:t>Vendors are responsible for all costs associated with preparation and submission of their proposals.</w:t>
      </w:r>
    </w:p>
    <w:p w14:paraId="29C4D966" w14:textId="77777777" w:rsidR="00573429" w:rsidRPr="00573429" w:rsidRDefault="00573429" w:rsidP="00E4711C">
      <w:pPr>
        <w:numPr>
          <w:ilvl w:val="0"/>
          <w:numId w:val="11"/>
        </w:numPr>
      </w:pPr>
      <w:r>
        <w:t>All materials submitted in response to this RFP will be treated in accordance with applicable confidentiality requirements.</w:t>
      </w:r>
    </w:p>
    <w:p w14:paraId="7FD4EF80" w14:textId="77777777" w:rsidR="00573429" w:rsidRPr="00573429" w:rsidRDefault="00573429" w:rsidP="00E4711C">
      <w:pPr>
        <w:numPr>
          <w:ilvl w:val="0"/>
          <w:numId w:val="11"/>
        </w:numPr>
      </w:pPr>
      <w:r>
        <w:t>Vendors should clearly identify any confidential or proprietary information included in their proposals.</w:t>
      </w:r>
    </w:p>
    <w:p w14:paraId="26F4EC5A" w14:textId="77777777" w:rsidR="00573429" w:rsidRPr="00573429" w:rsidRDefault="00573429" w:rsidP="00E4711C">
      <w:pPr>
        <w:numPr>
          <w:ilvl w:val="0"/>
          <w:numId w:val="11"/>
        </w:numPr>
      </w:pPr>
      <w:r>
        <w:lastRenderedPageBreak/>
        <w:t>Project 1 reserves the right to modify the RFP process and timeline at its discretion.</w:t>
      </w:r>
    </w:p>
    <w:p w14:paraId="1D1BED13" w14:textId="0697D7E3" w:rsidR="00573429" w:rsidRPr="0088024F" w:rsidRDefault="00573429" w:rsidP="0088024F">
      <w:pPr>
        <w:pStyle w:val="Heading1"/>
        <w:numPr>
          <w:ilvl w:val="0"/>
          <w:numId w:val="2"/>
        </w:numPr>
      </w:pPr>
      <w:bookmarkStart w:id="75" w:name="_Toc226380779"/>
      <w:bookmarkStart w:id="76" w:name="_Toc226385802"/>
      <w:r>
        <w:t>Proposal Response Instructions</w:t>
      </w:r>
      <w:bookmarkEnd w:id="75"/>
      <w:bookmarkEnd w:id="76"/>
    </w:p>
    <w:p w14:paraId="5362A41A" w14:textId="77777777" w:rsidR="00573429" w:rsidRDefault="00573429" w:rsidP="00573429">
      <w:pPr>
        <w:rPr>
          <w:ins w:id="77" w:author="Author 1" w:date="2026-04-14T08:58:00Z" w16du:dateUtc="2026-04-14T13:58:00Z"/>
        </w:rPr>
      </w:pPr>
      <w:r>
        <w:t>Vendors should organize their proposals in accordance with the sections below.</w:t>
      </w:r>
    </w:p>
    <w:p w14:paraId="31819A22" w14:textId="47D52728" w:rsidR="00D21774" w:rsidRPr="00573429" w:rsidRDefault="00D21774" w:rsidP="00573429">
      <w:ins w:id="78" w:author="Author 1" w:date="2026-04-14T08:58:00Z">
        <w:r>
          <w:t>To support proposal comparison, vendors should clearly distinguish included base</w:t>
        </w:r>
      </w:ins>
      <w:ins w:id="79" w:author="Author 1" w:date="2026-04-14T08:58:00Z" w16du:dateUtc="2026-04-14T13:58:00Z">
        <w:r>
          <w:t xml:space="preserve"> </w:t>
        </w:r>
      </w:ins>
      <w:ins w:id="80" w:author="Author 1" w:date="2026-04-14T08:58:00Z">
        <w:r>
          <w:t>scope services, assumption</w:t>
        </w:r>
      </w:ins>
      <w:ins w:id="81" w:author="Author 1" w:date="2026-04-14T08:58:00Z" w16du:dateUtc="2026-04-14T13:58:00Z">
        <w:r>
          <w:t xml:space="preserve"> </w:t>
        </w:r>
      </w:ins>
      <w:ins w:id="82" w:author="Author 1" w:date="2026-04-14T08:58:00Z">
        <w:r>
          <w:t>dependent items, optional services, and future-phase recommendations.</w:t>
        </w:r>
      </w:ins>
    </w:p>
    <w:p w14:paraId="0A3E6E1D" w14:textId="77777777" w:rsidR="00573429" w:rsidRPr="00573429" w:rsidRDefault="00573429" w:rsidP="0088024F">
      <w:pPr>
        <w:pStyle w:val="Heading2"/>
      </w:pPr>
      <w:r>
        <w:t>9.1 Executive Summary</w:t>
      </w:r>
    </w:p>
    <w:p w14:paraId="1812FAE5" w14:textId="77777777" w:rsidR="00573429" w:rsidRPr="00573429" w:rsidRDefault="00573429" w:rsidP="00573429">
      <w:r>
        <w:t>Provide a concise summary of your understanding of the project, your proposed approach, and the reasons your firm is qualified to perform the work.</w:t>
      </w:r>
    </w:p>
    <w:p w14:paraId="2B2FEB0D" w14:textId="77777777" w:rsidR="00573429" w:rsidRPr="00573429" w:rsidRDefault="00573429" w:rsidP="0088024F">
      <w:pPr>
        <w:pStyle w:val="Heading2"/>
      </w:pPr>
      <w:r>
        <w:t>9.2 Company Profile</w:t>
      </w:r>
    </w:p>
    <w:p w14:paraId="68590C9D" w14:textId="77777777" w:rsidR="00573429" w:rsidRPr="00573429" w:rsidRDefault="00573429" w:rsidP="00573429">
      <w:r>
        <w:t>Provide the following information:</w:t>
      </w:r>
    </w:p>
    <w:p w14:paraId="3B45DA66" w14:textId="77777777" w:rsidR="00573429" w:rsidRPr="00573429" w:rsidRDefault="00573429" w:rsidP="00E4711C">
      <w:pPr>
        <w:numPr>
          <w:ilvl w:val="0"/>
          <w:numId w:val="12"/>
        </w:numPr>
      </w:pPr>
      <w:r>
        <w:t>Legal entity name</w:t>
      </w:r>
    </w:p>
    <w:p w14:paraId="01D83C19" w14:textId="77777777" w:rsidR="00573429" w:rsidRPr="00573429" w:rsidRDefault="00573429" w:rsidP="00E4711C">
      <w:pPr>
        <w:numPr>
          <w:ilvl w:val="0"/>
          <w:numId w:val="12"/>
        </w:numPr>
      </w:pPr>
      <w:r>
        <w:t>Headquarters location</w:t>
      </w:r>
    </w:p>
    <w:p w14:paraId="5F8631AB" w14:textId="77777777" w:rsidR="00573429" w:rsidRPr="00573429" w:rsidRDefault="00573429" w:rsidP="00E4711C">
      <w:pPr>
        <w:numPr>
          <w:ilvl w:val="0"/>
          <w:numId w:val="12"/>
        </w:numPr>
      </w:pPr>
      <w:r>
        <w:t>Years in business</w:t>
      </w:r>
    </w:p>
    <w:p w14:paraId="3A2C5BDE" w14:textId="77777777" w:rsidR="00573429" w:rsidRPr="00573429" w:rsidRDefault="00573429" w:rsidP="00E4711C">
      <w:pPr>
        <w:numPr>
          <w:ilvl w:val="0"/>
          <w:numId w:val="12"/>
        </w:numPr>
      </w:pPr>
      <w:r>
        <w:t>Relevant SAP partnership credentials</w:t>
      </w:r>
    </w:p>
    <w:p w14:paraId="52CD2FF6" w14:textId="77777777" w:rsidR="00573429" w:rsidRPr="00573429" w:rsidRDefault="00573429" w:rsidP="00E4711C">
      <w:pPr>
        <w:numPr>
          <w:ilvl w:val="0"/>
          <w:numId w:val="12"/>
        </w:numPr>
      </w:pPr>
      <w:r>
        <w:t>Life sciences / regulated industry experience</w:t>
      </w:r>
    </w:p>
    <w:p w14:paraId="24B5C1D1" w14:textId="77777777" w:rsidR="00573429" w:rsidRPr="00573429" w:rsidRDefault="00573429" w:rsidP="00E4711C">
      <w:pPr>
        <w:numPr>
          <w:ilvl w:val="0"/>
          <w:numId w:val="12"/>
        </w:numPr>
      </w:pPr>
      <w:r>
        <w:t>Overview of quality and delivery governance</w:t>
      </w:r>
    </w:p>
    <w:p w14:paraId="6BD93368" w14:textId="77777777" w:rsidR="00573429" w:rsidRPr="00573429" w:rsidRDefault="00573429" w:rsidP="0088024F">
      <w:pPr>
        <w:pStyle w:val="Heading2"/>
      </w:pPr>
      <w:r>
        <w:t>9.3 Relevant Experience</w:t>
      </w:r>
    </w:p>
    <w:p w14:paraId="06961DBD" w14:textId="77777777" w:rsidR="00573429" w:rsidRPr="00573429" w:rsidRDefault="00573429" w:rsidP="00573429">
      <w:r>
        <w:t>Describe your firm’s experience delivering SAP S/4HANA implementations in pharmaceutical or similarly regulated manufacturing environments.</w:t>
      </w:r>
    </w:p>
    <w:p w14:paraId="47FF8000" w14:textId="77777777" w:rsidR="00573429" w:rsidRPr="00573429" w:rsidRDefault="00573429" w:rsidP="00573429">
      <w:r>
        <w:t>Please provide at least three representative examples and include:</w:t>
      </w:r>
    </w:p>
    <w:p w14:paraId="2FDE5D83" w14:textId="77777777" w:rsidR="00573429" w:rsidRPr="00573429" w:rsidRDefault="00573429" w:rsidP="00E4711C">
      <w:pPr>
        <w:numPr>
          <w:ilvl w:val="0"/>
          <w:numId w:val="13"/>
        </w:numPr>
      </w:pPr>
      <w:r>
        <w:t>Client industry</w:t>
      </w:r>
    </w:p>
    <w:p w14:paraId="00B63872" w14:textId="77777777" w:rsidR="00573429" w:rsidRPr="00573429" w:rsidRDefault="00573429" w:rsidP="00E4711C">
      <w:pPr>
        <w:numPr>
          <w:ilvl w:val="0"/>
          <w:numId w:val="13"/>
        </w:numPr>
      </w:pPr>
      <w:r>
        <w:t>Geography</w:t>
      </w:r>
    </w:p>
    <w:p w14:paraId="69A01653" w14:textId="77777777" w:rsidR="00573429" w:rsidRPr="00573429" w:rsidRDefault="00573429" w:rsidP="00E4711C">
      <w:pPr>
        <w:numPr>
          <w:ilvl w:val="0"/>
          <w:numId w:val="13"/>
        </w:numPr>
      </w:pPr>
      <w:r>
        <w:t>Implementation scope</w:t>
      </w:r>
    </w:p>
    <w:p w14:paraId="3D854EBD" w14:textId="77777777" w:rsidR="00573429" w:rsidRPr="00573429" w:rsidRDefault="00573429" w:rsidP="00E4711C">
      <w:pPr>
        <w:numPr>
          <w:ilvl w:val="0"/>
          <w:numId w:val="13"/>
        </w:numPr>
      </w:pPr>
      <w:r>
        <w:t>SAP modules deployed</w:t>
      </w:r>
    </w:p>
    <w:p w14:paraId="3E2A6CC5" w14:textId="77777777" w:rsidR="00573429" w:rsidRPr="00573429" w:rsidRDefault="00573429" w:rsidP="00E4711C">
      <w:pPr>
        <w:numPr>
          <w:ilvl w:val="0"/>
          <w:numId w:val="13"/>
        </w:numPr>
      </w:pPr>
      <w:r>
        <w:t>Regulatory or validation requirements addressed</w:t>
      </w:r>
    </w:p>
    <w:p w14:paraId="7C9B9FAC" w14:textId="77777777" w:rsidR="00573429" w:rsidRPr="00573429" w:rsidRDefault="00573429" w:rsidP="00E4711C">
      <w:pPr>
        <w:numPr>
          <w:ilvl w:val="0"/>
          <w:numId w:val="13"/>
        </w:numPr>
      </w:pPr>
      <w:r>
        <w:lastRenderedPageBreak/>
        <w:t>Delivery methodology used</w:t>
      </w:r>
    </w:p>
    <w:p w14:paraId="79498F14" w14:textId="77777777" w:rsidR="00573429" w:rsidRPr="00573429" w:rsidRDefault="00573429" w:rsidP="00E4711C">
      <w:pPr>
        <w:numPr>
          <w:ilvl w:val="0"/>
          <w:numId w:val="13"/>
        </w:numPr>
      </w:pPr>
      <w:r>
        <w:t>Timeline and deployment status</w:t>
      </w:r>
    </w:p>
    <w:p w14:paraId="1602ED60" w14:textId="77777777" w:rsidR="00573429" w:rsidRPr="00573429" w:rsidRDefault="00573429" w:rsidP="00E4711C">
      <w:pPr>
        <w:numPr>
          <w:ilvl w:val="0"/>
          <w:numId w:val="13"/>
        </w:numPr>
      </w:pPr>
      <w:r>
        <w:t>Availability of client references</w:t>
      </w:r>
    </w:p>
    <w:p w14:paraId="09594023" w14:textId="77777777" w:rsidR="00573429" w:rsidRPr="00573429" w:rsidRDefault="00573429" w:rsidP="0088024F">
      <w:pPr>
        <w:pStyle w:val="Heading2"/>
      </w:pPr>
      <w:r>
        <w:t>9.4 Proposed Approach and Methodology</w:t>
      </w:r>
    </w:p>
    <w:p w14:paraId="3FFE4466" w14:textId="77777777" w:rsidR="00573429" w:rsidRPr="00573429" w:rsidRDefault="00573429" w:rsidP="00573429">
      <w:r>
        <w:t>Describe your proposed implementation approach, including:</w:t>
      </w:r>
    </w:p>
    <w:p w14:paraId="1892D40D" w14:textId="77777777" w:rsidR="00573429" w:rsidRPr="00573429" w:rsidRDefault="00573429" w:rsidP="00E4711C">
      <w:pPr>
        <w:numPr>
          <w:ilvl w:val="0"/>
          <w:numId w:val="14"/>
        </w:numPr>
      </w:pPr>
      <w:r>
        <w:t>Mobilization and planning</w:t>
      </w:r>
    </w:p>
    <w:p w14:paraId="53DDA5C7" w14:textId="77777777" w:rsidR="00573429" w:rsidRPr="00573429" w:rsidRDefault="00573429" w:rsidP="00E4711C">
      <w:pPr>
        <w:numPr>
          <w:ilvl w:val="0"/>
          <w:numId w:val="14"/>
        </w:numPr>
      </w:pPr>
      <w:r>
        <w:t>SAP Activate methodology</w:t>
      </w:r>
    </w:p>
    <w:p w14:paraId="792D9FD4" w14:textId="77777777" w:rsidR="00573429" w:rsidRPr="00573429" w:rsidRDefault="00573429" w:rsidP="00E4711C">
      <w:pPr>
        <w:numPr>
          <w:ilvl w:val="0"/>
          <w:numId w:val="14"/>
        </w:numPr>
      </w:pPr>
      <w:r>
        <w:t>Fit-to-Standard workshop approach</w:t>
      </w:r>
    </w:p>
    <w:p w14:paraId="66596E5E" w14:textId="77777777" w:rsidR="00573429" w:rsidRPr="00573429" w:rsidRDefault="00573429" w:rsidP="00E4711C">
      <w:pPr>
        <w:numPr>
          <w:ilvl w:val="0"/>
          <w:numId w:val="14"/>
        </w:numPr>
      </w:pPr>
      <w:r>
        <w:t>Design governance and decision-making</w:t>
      </w:r>
    </w:p>
    <w:p w14:paraId="0FEBEAC9" w14:textId="77777777" w:rsidR="00573429" w:rsidRPr="00573429" w:rsidRDefault="00573429" w:rsidP="00E4711C">
      <w:pPr>
        <w:numPr>
          <w:ilvl w:val="0"/>
          <w:numId w:val="14"/>
        </w:numPr>
      </w:pPr>
      <w:r>
        <w:t>Quality controls and deliverables by phase</w:t>
      </w:r>
    </w:p>
    <w:p w14:paraId="689AE44E" w14:textId="77777777" w:rsidR="00573429" w:rsidRPr="00573429" w:rsidRDefault="00573429" w:rsidP="00E4711C">
      <w:pPr>
        <w:numPr>
          <w:ilvl w:val="0"/>
          <w:numId w:val="14"/>
        </w:numPr>
      </w:pPr>
      <w:r>
        <w:t>Issue escalation and risk management</w:t>
      </w:r>
    </w:p>
    <w:p w14:paraId="19356286" w14:textId="77777777" w:rsidR="00573429" w:rsidRPr="00573429" w:rsidRDefault="00573429" w:rsidP="00573429">
      <w:r>
        <w:t>Please explain how your team balances standardization with the needs of a regulated manufacturing environment.</w:t>
      </w:r>
    </w:p>
    <w:p w14:paraId="30116E85" w14:textId="77777777" w:rsidR="00573429" w:rsidRPr="00573429" w:rsidRDefault="00573429" w:rsidP="0088024F">
      <w:pPr>
        <w:pStyle w:val="Heading2"/>
      </w:pPr>
      <w:r>
        <w:t>9.5 Functional and Technical Capability</w:t>
      </w:r>
    </w:p>
    <w:p w14:paraId="27C9B4DE" w14:textId="77777777" w:rsidR="00573429" w:rsidRPr="00573429" w:rsidRDefault="00573429" w:rsidP="00573429">
      <w:r>
        <w:t>Describe your capabilities and relevant experience in:</w:t>
      </w:r>
    </w:p>
    <w:p w14:paraId="002C663E" w14:textId="77777777" w:rsidR="00573429" w:rsidRPr="00573429" w:rsidRDefault="00573429" w:rsidP="00E4711C">
      <w:pPr>
        <w:numPr>
          <w:ilvl w:val="0"/>
          <w:numId w:val="15"/>
        </w:numPr>
      </w:pPr>
      <w:r>
        <w:t>Finance and Controlling</w:t>
      </w:r>
    </w:p>
    <w:p w14:paraId="425B17D7" w14:textId="77777777" w:rsidR="00573429" w:rsidRPr="00573429" w:rsidRDefault="00573429" w:rsidP="00E4711C">
      <w:pPr>
        <w:numPr>
          <w:ilvl w:val="0"/>
          <w:numId w:val="15"/>
        </w:numPr>
      </w:pPr>
      <w:r>
        <w:t>Product costing and variance analysis</w:t>
      </w:r>
    </w:p>
    <w:p w14:paraId="3BAE593E" w14:textId="77777777" w:rsidR="00573429" w:rsidRPr="00573429" w:rsidRDefault="00573429" w:rsidP="00E4711C">
      <w:pPr>
        <w:numPr>
          <w:ilvl w:val="0"/>
          <w:numId w:val="15"/>
        </w:numPr>
      </w:pPr>
      <w:r>
        <w:t>Production planning and manufacturing support</w:t>
      </w:r>
    </w:p>
    <w:p w14:paraId="2AA261FD" w14:textId="77777777" w:rsidR="00573429" w:rsidRPr="00573429" w:rsidRDefault="00573429" w:rsidP="00E4711C">
      <w:pPr>
        <w:numPr>
          <w:ilvl w:val="0"/>
          <w:numId w:val="15"/>
        </w:numPr>
      </w:pPr>
      <w:r>
        <w:t>Inventory and material management</w:t>
      </w:r>
    </w:p>
    <w:p w14:paraId="3295DECF" w14:textId="77777777" w:rsidR="00573429" w:rsidRPr="00573429" w:rsidRDefault="00573429" w:rsidP="00E4711C">
      <w:pPr>
        <w:numPr>
          <w:ilvl w:val="0"/>
          <w:numId w:val="15"/>
        </w:numPr>
      </w:pPr>
      <w:r>
        <w:t>Security design and Segregation of Duties</w:t>
      </w:r>
    </w:p>
    <w:p w14:paraId="3A917202" w14:textId="77777777" w:rsidR="00573429" w:rsidRPr="00573429" w:rsidRDefault="00573429" w:rsidP="00E4711C">
      <w:pPr>
        <w:numPr>
          <w:ilvl w:val="0"/>
          <w:numId w:val="15"/>
        </w:numPr>
      </w:pPr>
      <w:r>
        <w:t>Reporting and analytics</w:t>
      </w:r>
    </w:p>
    <w:p w14:paraId="78CF8326" w14:textId="77777777" w:rsidR="00573429" w:rsidRPr="00573429" w:rsidRDefault="00573429" w:rsidP="00E4711C">
      <w:pPr>
        <w:numPr>
          <w:ilvl w:val="0"/>
          <w:numId w:val="15"/>
        </w:numPr>
      </w:pPr>
      <w:r>
        <w:t>Integration and data migration</w:t>
      </w:r>
    </w:p>
    <w:p w14:paraId="4BE7537F" w14:textId="77777777" w:rsidR="00573429" w:rsidRPr="00573429" w:rsidRDefault="00573429" w:rsidP="00573429">
      <w:r>
        <w:t>Please indicate which capabilities you believe are most critical for initial implementation success in a startup manufacturing context.</w:t>
      </w:r>
    </w:p>
    <w:p w14:paraId="047B115F" w14:textId="77777777" w:rsidR="00573429" w:rsidRPr="00573429" w:rsidRDefault="00573429" w:rsidP="0088024F">
      <w:pPr>
        <w:pStyle w:val="Heading2"/>
      </w:pPr>
      <w:r>
        <w:t>9.6 Validation and Compliance Capability</w:t>
      </w:r>
    </w:p>
    <w:p w14:paraId="00562203" w14:textId="77777777" w:rsidR="00573429" w:rsidRPr="00573429" w:rsidRDefault="00573429" w:rsidP="00573429">
      <w:r>
        <w:t>Describe your experience and approach for:</w:t>
      </w:r>
    </w:p>
    <w:p w14:paraId="03637EEC" w14:textId="77777777" w:rsidR="00573429" w:rsidRPr="00573429" w:rsidRDefault="00573429" w:rsidP="00E4711C">
      <w:pPr>
        <w:numPr>
          <w:ilvl w:val="0"/>
          <w:numId w:val="16"/>
        </w:numPr>
      </w:pPr>
      <w:r>
        <w:lastRenderedPageBreak/>
        <w:t>Computer System Validation</w:t>
      </w:r>
    </w:p>
    <w:p w14:paraId="1B08CF32" w14:textId="77777777" w:rsidR="00573429" w:rsidRPr="00573429" w:rsidRDefault="00573429" w:rsidP="00E4711C">
      <w:pPr>
        <w:numPr>
          <w:ilvl w:val="0"/>
          <w:numId w:val="16"/>
        </w:numPr>
      </w:pPr>
      <w:r>
        <w:t>IQ/OQ/PQ support</w:t>
      </w:r>
    </w:p>
    <w:p w14:paraId="3C018080" w14:textId="77777777" w:rsidR="00573429" w:rsidRPr="00573429" w:rsidRDefault="00573429" w:rsidP="00E4711C">
      <w:pPr>
        <w:numPr>
          <w:ilvl w:val="0"/>
          <w:numId w:val="16"/>
        </w:numPr>
      </w:pPr>
      <w:r>
        <w:t>21 CFR Part 11 compliance</w:t>
      </w:r>
    </w:p>
    <w:p w14:paraId="20AB7F2A" w14:textId="77777777" w:rsidR="00573429" w:rsidRPr="00573429" w:rsidRDefault="00573429" w:rsidP="00E4711C">
      <w:pPr>
        <w:numPr>
          <w:ilvl w:val="0"/>
          <w:numId w:val="16"/>
        </w:numPr>
      </w:pPr>
      <w:r>
        <w:t>Documentation traceability</w:t>
      </w:r>
    </w:p>
    <w:p w14:paraId="6E3A2328" w14:textId="77777777" w:rsidR="00573429" w:rsidRPr="00573429" w:rsidRDefault="00573429" w:rsidP="00E4711C">
      <w:pPr>
        <w:numPr>
          <w:ilvl w:val="0"/>
          <w:numId w:val="16"/>
        </w:numPr>
      </w:pPr>
      <w:r>
        <w:t>Audit readiness</w:t>
      </w:r>
    </w:p>
    <w:p w14:paraId="47639883" w14:textId="77777777" w:rsidR="00573429" w:rsidRPr="00573429" w:rsidRDefault="00573429" w:rsidP="00E4711C">
      <w:pPr>
        <w:numPr>
          <w:ilvl w:val="0"/>
          <w:numId w:val="16"/>
        </w:numPr>
      </w:pPr>
      <w:r>
        <w:t>Quality management processes</w:t>
      </w:r>
    </w:p>
    <w:p w14:paraId="52DEB17B" w14:textId="77777777" w:rsidR="00573429" w:rsidRPr="00573429" w:rsidRDefault="00573429" w:rsidP="00E4711C">
      <w:pPr>
        <w:numPr>
          <w:ilvl w:val="0"/>
          <w:numId w:val="16"/>
        </w:numPr>
      </w:pPr>
      <w:r>
        <w:t>Regulatory expectations relevant to ERP implementation in pharmaceutical manufacturing</w:t>
      </w:r>
    </w:p>
    <w:p w14:paraId="444B97FF" w14:textId="77777777" w:rsidR="00573429" w:rsidRPr="00573429" w:rsidRDefault="00573429" w:rsidP="00573429">
      <w:r>
        <w:t>Please provide examples of project artifacts or deliverables typically used to support validation and audit readiness.</w:t>
      </w:r>
    </w:p>
    <w:p w14:paraId="2312E316" w14:textId="77777777" w:rsidR="00573429" w:rsidRPr="00573429" w:rsidRDefault="00573429" w:rsidP="0088024F">
      <w:pPr>
        <w:pStyle w:val="Heading2"/>
      </w:pPr>
      <w:r>
        <w:t>9.7 Team Structure and Delivery Model</w:t>
      </w:r>
    </w:p>
    <w:p w14:paraId="269E877B" w14:textId="77777777" w:rsidR="00573429" w:rsidRPr="00573429" w:rsidRDefault="00573429" w:rsidP="00573429">
      <w:r>
        <w:t>Provide the proposed team structure, including:</w:t>
      </w:r>
    </w:p>
    <w:p w14:paraId="2AC02DE9" w14:textId="77777777" w:rsidR="00573429" w:rsidRPr="00573429" w:rsidRDefault="00573429" w:rsidP="00E4711C">
      <w:pPr>
        <w:numPr>
          <w:ilvl w:val="0"/>
          <w:numId w:val="17"/>
        </w:numPr>
      </w:pPr>
      <w:r>
        <w:t>Role</w:t>
      </w:r>
    </w:p>
    <w:p w14:paraId="29AE0E46" w14:textId="77777777" w:rsidR="00573429" w:rsidRPr="00573429" w:rsidRDefault="00573429" w:rsidP="00E4711C">
      <w:pPr>
        <w:numPr>
          <w:ilvl w:val="0"/>
          <w:numId w:val="17"/>
        </w:numPr>
      </w:pPr>
      <w:r>
        <w:t>Responsibility</w:t>
      </w:r>
    </w:p>
    <w:p w14:paraId="156669FA" w14:textId="77777777" w:rsidR="00573429" w:rsidRPr="00573429" w:rsidRDefault="00573429" w:rsidP="00E4711C">
      <w:pPr>
        <w:numPr>
          <w:ilvl w:val="0"/>
          <w:numId w:val="17"/>
        </w:numPr>
      </w:pPr>
      <w:r>
        <w:t>Location</w:t>
      </w:r>
    </w:p>
    <w:p w14:paraId="14FC476E" w14:textId="77777777" w:rsidR="00573429" w:rsidRPr="00573429" w:rsidRDefault="00573429" w:rsidP="00E4711C">
      <w:pPr>
        <w:numPr>
          <w:ilvl w:val="0"/>
          <w:numId w:val="17"/>
        </w:numPr>
      </w:pPr>
      <w:r>
        <w:t>Relevant experience</w:t>
      </w:r>
    </w:p>
    <w:p w14:paraId="2D4D15DD" w14:textId="77777777" w:rsidR="00573429" w:rsidRPr="00573429" w:rsidRDefault="00573429" w:rsidP="00E4711C">
      <w:pPr>
        <w:numPr>
          <w:ilvl w:val="0"/>
          <w:numId w:val="17"/>
        </w:numPr>
      </w:pPr>
      <w:r>
        <w:t>Industry background</w:t>
      </w:r>
    </w:p>
    <w:p w14:paraId="014C7D08" w14:textId="77777777" w:rsidR="00573429" w:rsidRPr="00573429" w:rsidRDefault="00573429" w:rsidP="00E4711C">
      <w:pPr>
        <w:numPr>
          <w:ilvl w:val="0"/>
          <w:numId w:val="17"/>
        </w:numPr>
      </w:pPr>
      <w:r>
        <w:t>Language capabilities</w:t>
      </w:r>
    </w:p>
    <w:p w14:paraId="6E6542CB" w14:textId="77777777" w:rsidR="00573429" w:rsidRPr="00573429" w:rsidRDefault="00573429" w:rsidP="00E4711C">
      <w:pPr>
        <w:numPr>
          <w:ilvl w:val="0"/>
          <w:numId w:val="17"/>
        </w:numPr>
      </w:pPr>
      <w:r>
        <w:t>Expected level of participation</w:t>
      </w:r>
    </w:p>
    <w:p w14:paraId="3DC04A00" w14:textId="77777777" w:rsidR="00573429" w:rsidRPr="00573429" w:rsidRDefault="00573429" w:rsidP="00573429">
      <w:r>
        <w:t>Please also describe:</w:t>
      </w:r>
    </w:p>
    <w:p w14:paraId="08254136" w14:textId="77777777" w:rsidR="00F56664" w:rsidRDefault="00F56664" w:rsidP="0027631F">
      <w:pPr>
        <w:numPr>
          <w:ilvl w:val="0"/>
          <w:numId w:val="18"/>
        </w:numPr>
      </w:pPr>
      <w:r>
        <w:t>Your Japan-based liaison model, including the resources who would coordinate with Project 1's Japan-based team and their role within the program structure</w:t>
      </w:r>
    </w:p>
    <w:p w14:paraId="52A71C18" w14:textId="64CC2E9E" w:rsidR="0027631F" w:rsidRDefault="0027631F" w:rsidP="0027631F">
      <w:pPr>
        <w:numPr>
          <w:ilvl w:val="0"/>
          <w:numId w:val="18"/>
        </w:numPr>
      </w:pPr>
      <w:r>
        <w:t xml:space="preserve">Your bilingual delivery model in Japanese and English </w:t>
      </w:r>
    </w:p>
    <w:p w14:paraId="0198628A" w14:textId="531E7624" w:rsidR="00573429" w:rsidRPr="00573429" w:rsidRDefault="00573429" w:rsidP="0027631F">
      <w:pPr>
        <w:numPr>
          <w:ilvl w:val="0"/>
          <w:numId w:val="18"/>
        </w:numPr>
      </w:pPr>
      <w:r>
        <w:t>How workshops and governance meetings would be managed across regions</w:t>
      </w:r>
    </w:p>
    <w:p w14:paraId="4E08E8E0" w14:textId="77777777" w:rsidR="00573429" w:rsidRPr="00573429" w:rsidRDefault="00573429" w:rsidP="00E4711C">
      <w:pPr>
        <w:numPr>
          <w:ilvl w:val="0"/>
          <w:numId w:val="18"/>
        </w:numPr>
      </w:pPr>
      <w:r>
        <w:t>Your on-site support model for Austin, Texas</w:t>
      </w:r>
    </w:p>
    <w:p w14:paraId="46DAC1AD" w14:textId="77777777" w:rsidR="00573429" w:rsidRDefault="00573429" w:rsidP="00E4711C">
      <w:pPr>
        <w:numPr>
          <w:ilvl w:val="0"/>
          <w:numId w:val="18"/>
        </w:numPr>
        <w:rPr>
          <w:ins w:id="83" w:author="Author 1" w:date="2026-04-14T09:00:00Z" w16du:dateUtc="2026-04-14T14:00:00Z"/>
        </w:rPr>
      </w:pPr>
      <w:r>
        <w:t>Any planned use of subcontractors or offshore resources</w:t>
      </w:r>
    </w:p>
    <w:p w14:paraId="04EA27B2" w14:textId="4F1B4CBE" w:rsidR="00D21774" w:rsidRPr="00573429" w:rsidRDefault="00D21774" w:rsidP="00E4711C">
      <w:pPr>
        <w:numPr>
          <w:ilvl w:val="0"/>
          <w:numId w:val="18"/>
        </w:numPr>
      </w:pPr>
      <w:ins w:id="84" w:author="Author 1" w:date="2026-04-14T09:00:00Z">
        <w:r>
          <w:lastRenderedPageBreak/>
          <w:t>Estimated allocation / level of effort by key role and phase, including expected on-site presence where applicable</w:t>
        </w:r>
      </w:ins>
    </w:p>
    <w:p w14:paraId="5144E928" w14:textId="77777777" w:rsidR="00573429" w:rsidRPr="00573429" w:rsidRDefault="00573429" w:rsidP="0088024F">
      <w:pPr>
        <w:pStyle w:val="Heading2"/>
      </w:pPr>
      <w:r>
        <w:t>9.8 Project Plan and Timeline</w:t>
      </w:r>
    </w:p>
    <w:p w14:paraId="5BB17F2B" w14:textId="77777777" w:rsidR="00573429" w:rsidRPr="00573429" w:rsidRDefault="00573429" w:rsidP="00573429">
      <w:r>
        <w:t>Provide a high-level project plan showing:</w:t>
      </w:r>
    </w:p>
    <w:p w14:paraId="43687414" w14:textId="77777777" w:rsidR="00573429" w:rsidRPr="00573429" w:rsidRDefault="00573429" w:rsidP="00E4711C">
      <w:pPr>
        <w:numPr>
          <w:ilvl w:val="0"/>
          <w:numId w:val="19"/>
        </w:numPr>
      </w:pPr>
      <w:r>
        <w:t>Major phases</w:t>
      </w:r>
    </w:p>
    <w:p w14:paraId="193A0CD8" w14:textId="77777777" w:rsidR="00573429" w:rsidRPr="00573429" w:rsidRDefault="00573429" w:rsidP="00E4711C">
      <w:pPr>
        <w:numPr>
          <w:ilvl w:val="0"/>
          <w:numId w:val="19"/>
        </w:numPr>
      </w:pPr>
      <w:r>
        <w:t>Key milestones</w:t>
      </w:r>
    </w:p>
    <w:p w14:paraId="630B6B52" w14:textId="77777777" w:rsidR="00573429" w:rsidRPr="00573429" w:rsidRDefault="00573429" w:rsidP="00E4711C">
      <w:pPr>
        <w:numPr>
          <w:ilvl w:val="0"/>
          <w:numId w:val="19"/>
        </w:numPr>
      </w:pPr>
      <w:r>
        <w:t>Critical dependencies</w:t>
      </w:r>
    </w:p>
    <w:p w14:paraId="4821131D" w14:textId="77777777" w:rsidR="00573429" w:rsidRPr="00573429" w:rsidRDefault="00573429" w:rsidP="00E4711C">
      <w:pPr>
        <w:numPr>
          <w:ilvl w:val="0"/>
          <w:numId w:val="19"/>
        </w:numPr>
      </w:pPr>
      <w:r>
        <w:t>Expected client inputs</w:t>
      </w:r>
    </w:p>
    <w:p w14:paraId="37E70FB6" w14:textId="77777777" w:rsidR="00573429" w:rsidRPr="00573429" w:rsidRDefault="00573429" w:rsidP="00E4711C">
      <w:pPr>
        <w:numPr>
          <w:ilvl w:val="0"/>
          <w:numId w:val="19"/>
        </w:numPr>
      </w:pPr>
      <w:r>
        <w:t>Estimated implementation duration</w:t>
      </w:r>
    </w:p>
    <w:p w14:paraId="36527A3B" w14:textId="77777777" w:rsidR="00573429" w:rsidRDefault="00573429" w:rsidP="00E4711C">
      <w:pPr>
        <w:numPr>
          <w:ilvl w:val="0"/>
          <w:numId w:val="19"/>
        </w:numPr>
        <w:rPr>
          <w:ins w:id="85" w:author="Author 1" w:date="2026-04-14T09:00:00Z" w16du:dateUtc="2026-04-14T14:00:00Z"/>
        </w:rPr>
      </w:pPr>
      <w:r>
        <w:t>Assumptions affecting schedule</w:t>
      </w:r>
    </w:p>
    <w:p w14:paraId="08B3FE20" w14:textId="38B56417" w:rsidR="00D21774" w:rsidRPr="00573429" w:rsidRDefault="00D21774" w:rsidP="00E4711C">
      <w:pPr>
        <w:numPr>
          <w:ilvl w:val="0"/>
          <w:numId w:val="19"/>
        </w:numPr>
      </w:pPr>
      <w:ins w:id="86" w:author="Author 1" w:date="2026-04-14T09:00:00Z">
        <w:r>
          <w:t>Minimum client staffing and decision assumptions required to support the proposed schedule</w:t>
        </w:r>
      </w:ins>
    </w:p>
    <w:p w14:paraId="1527FD5B" w14:textId="77777777" w:rsidR="00573429" w:rsidRPr="00573429" w:rsidRDefault="00573429" w:rsidP="0088024F">
      <w:pPr>
        <w:pStyle w:val="Heading2"/>
      </w:pPr>
      <w:r>
        <w:t>9.9 Risks and Mitigation</w:t>
      </w:r>
    </w:p>
    <w:p w14:paraId="3A2F5052" w14:textId="77777777" w:rsidR="00573429" w:rsidRPr="00573429" w:rsidRDefault="00573429" w:rsidP="00573429">
      <w:r>
        <w:t>Identify the top risks you foresee for this implementation and describe your proposed mitigation strategies.</w:t>
      </w:r>
    </w:p>
    <w:p w14:paraId="44291F79" w14:textId="77777777" w:rsidR="00573429" w:rsidRPr="00573429" w:rsidRDefault="00573429" w:rsidP="0088024F">
      <w:pPr>
        <w:pStyle w:val="Heading2"/>
      </w:pPr>
      <w:r>
        <w:t>9.10 Commercial Proposal</w:t>
      </w:r>
    </w:p>
    <w:p w14:paraId="78A93BF2" w14:textId="77777777" w:rsidR="00573429" w:rsidRDefault="00573429" w:rsidP="00573429">
      <w:r>
        <w:t>Provide a commercial proposal that clearly identifies:</w:t>
      </w:r>
    </w:p>
    <w:p w14:paraId="035FFAB8" w14:textId="41780DAD" w:rsidR="00AD1CFF" w:rsidRDefault="00AD1CFF" w:rsidP="00206852">
      <w:pPr>
        <w:numPr>
          <w:ilvl w:val="0"/>
          <w:numId w:val="17"/>
        </w:numPr>
      </w:pPr>
      <w:r>
        <w:t>Pricing model and commercial structure</w:t>
      </w:r>
    </w:p>
    <w:p w14:paraId="14221733" w14:textId="5AA0891F" w:rsidR="00AD1CFF" w:rsidRDefault="00AD1CFF" w:rsidP="00206852">
      <w:pPr>
        <w:numPr>
          <w:ilvl w:val="0"/>
          <w:numId w:val="17"/>
        </w:numPr>
      </w:pPr>
      <w:r>
        <w:t>Estimated fees by phase, workstream, or major deliverable</w:t>
      </w:r>
    </w:p>
    <w:p w14:paraId="7AE0B566" w14:textId="78DB24B6" w:rsidR="00AD1CFF" w:rsidRDefault="00AD1CFF" w:rsidP="00206852">
      <w:pPr>
        <w:numPr>
          <w:ilvl w:val="0"/>
          <w:numId w:val="17"/>
        </w:numPr>
      </w:pPr>
      <w:r>
        <w:t>Role-based rate card, where applicable</w:t>
      </w:r>
    </w:p>
    <w:p w14:paraId="199BFAE6" w14:textId="14FDD8F8" w:rsidR="00AD1CFF" w:rsidRDefault="00AD1CFF" w:rsidP="00206852">
      <w:pPr>
        <w:numPr>
          <w:ilvl w:val="0"/>
          <w:numId w:val="17"/>
        </w:numPr>
      </w:pPr>
      <w:r>
        <w:t>Key assumptions underlying effort, duration, staffing, and sequencing</w:t>
      </w:r>
    </w:p>
    <w:p w14:paraId="0FF51250" w14:textId="13EBE54F" w:rsidR="00AD1CFF" w:rsidRDefault="00AD1CFF" w:rsidP="00206852">
      <w:pPr>
        <w:numPr>
          <w:ilvl w:val="0"/>
          <w:numId w:val="17"/>
        </w:numPr>
      </w:pPr>
      <w:r>
        <w:t>Travel and expense assumptions</w:t>
      </w:r>
    </w:p>
    <w:p w14:paraId="47CC48D9" w14:textId="24223F9F" w:rsidR="00AD1CFF" w:rsidRDefault="00AD1CFF" w:rsidP="00206852">
      <w:pPr>
        <w:numPr>
          <w:ilvl w:val="0"/>
          <w:numId w:val="17"/>
        </w:numPr>
      </w:pPr>
      <w:r>
        <w:t>Exclusions</w:t>
      </w:r>
    </w:p>
    <w:p w14:paraId="0313991C" w14:textId="5F7DC152" w:rsidR="00AD1CFF" w:rsidRDefault="00AD1CFF" w:rsidP="00206852">
      <w:pPr>
        <w:numPr>
          <w:ilvl w:val="0"/>
          <w:numId w:val="17"/>
        </w:numPr>
      </w:pPr>
      <w:r>
        <w:t>Change request and scope management approach</w:t>
      </w:r>
    </w:p>
    <w:p w14:paraId="21E56658" w14:textId="3804B843" w:rsidR="00AD1CFF" w:rsidRDefault="00AD1CFF" w:rsidP="00206852">
      <w:pPr>
        <w:numPr>
          <w:ilvl w:val="0"/>
          <w:numId w:val="17"/>
        </w:numPr>
      </w:pPr>
      <w:r>
        <w:t>Post-go-live support and hypercare options</w:t>
      </w:r>
    </w:p>
    <w:p w14:paraId="61DE65D7" w14:textId="07D85470" w:rsidR="00AD1CFF" w:rsidRDefault="00AD1CFF" w:rsidP="00206852">
      <w:pPr>
        <w:numPr>
          <w:ilvl w:val="0"/>
          <w:numId w:val="17"/>
        </w:numPr>
      </w:pPr>
      <w:r>
        <w:t>Any optional services or alternate pricing scenarios</w:t>
      </w:r>
    </w:p>
    <w:p w14:paraId="2BF5E244" w14:textId="77777777" w:rsidR="00AD1CFF" w:rsidRDefault="00AD1CFF" w:rsidP="00AD1CFF">
      <w:r>
        <w:lastRenderedPageBreak/>
        <w:t>To support meaningful comparison across vendor responses, vendors should present commercial information in a clear and transparent format and should separately identify:</w:t>
      </w:r>
    </w:p>
    <w:p w14:paraId="063E2D2F" w14:textId="6B0CC56B" w:rsidR="00AD1CFF" w:rsidRDefault="00AD1CFF" w:rsidP="0005149D">
      <w:pPr>
        <w:numPr>
          <w:ilvl w:val="0"/>
          <w:numId w:val="17"/>
        </w:numPr>
      </w:pPr>
      <w:r>
        <w:t>Base scope pricing</w:t>
      </w:r>
    </w:p>
    <w:p w14:paraId="1A580F16" w14:textId="3758B472" w:rsidR="00AD1CFF" w:rsidRDefault="00AD1CFF" w:rsidP="0005149D">
      <w:pPr>
        <w:numPr>
          <w:ilvl w:val="0"/>
          <w:numId w:val="17"/>
        </w:numPr>
      </w:pPr>
      <w:r>
        <w:t>Assumption-dependent pricing elements</w:t>
      </w:r>
    </w:p>
    <w:p w14:paraId="3F477C82" w14:textId="239ADA8E" w:rsidR="00AD1CFF" w:rsidRDefault="00AD1CFF" w:rsidP="0005149D">
      <w:pPr>
        <w:numPr>
          <w:ilvl w:val="0"/>
          <w:numId w:val="17"/>
        </w:numPr>
      </w:pPr>
      <w:r>
        <w:t>One-time versus recurring costs</w:t>
      </w:r>
    </w:p>
    <w:p w14:paraId="348065F0" w14:textId="72414D2D" w:rsidR="00AD1CFF" w:rsidRDefault="00AD1CFF" w:rsidP="0005149D">
      <w:pPr>
        <w:numPr>
          <w:ilvl w:val="0"/>
          <w:numId w:val="17"/>
        </w:numPr>
      </w:pPr>
      <w:r>
        <w:t>Third-party or pass-through costs, if any</w:t>
      </w:r>
    </w:p>
    <w:p w14:paraId="5406F628" w14:textId="16DA331E" w:rsidR="00AD1CFF" w:rsidRPr="00573429" w:rsidRDefault="00AD1CFF" w:rsidP="00AD1CFF">
      <w:r>
        <w:t>Vendors should clearly state any commercial assumptions that may materially change if scope, timeline, delivery model, validation expectations, or client participation assumptions are revised.</w:t>
      </w:r>
    </w:p>
    <w:p w14:paraId="0BFB4A1C" w14:textId="4D8773DE" w:rsidR="00573429" w:rsidRPr="00573429" w:rsidRDefault="00573429" w:rsidP="00573429"/>
    <w:p w14:paraId="4256DA74" w14:textId="77777777" w:rsidR="00573429" w:rsidRPr="00573429" w:rsidRDefault="00573429" w:rsidP="0088024F">
      <w:pPr>
        <w:pStyle w:val="Heading2"/>
      </w:pPr>
      <w:r>
        <w:t>9.11 Questions for Vendor Response</w:t>
      </w:r>
    </w:p>
    <w:p w14:paraId="19077C85" w14:textId="77777777" w:rsidR="00573429" w:rsidRPr="00573429" w:rsidRDefault="00573429" w:rsidP="00573429">
      <w:r>
        <w:t>Vendors should respond to the following questions clearly and directly.</w:t>
      </w:r>
    </w:p>
    <w:p w14:paraId="4F40AEC4" w14:textId="77777777" w:rsidR="00573429" w:rsidRPr="00573429" w:rsidRDefault="00573429" w:rsidP="00E4711C">
      <w:pPr>
        <w:numPr>
          <w:ilvl w:val="0"/>
          <w:numId w:val="21"/>
        </w:numPr>
      </w:pPr>
      <w:r>
        <w:t>Describe your experience implementing SAP S/4HANA in pharmaceutical or other highly regulated manufacturing environments. What differentiates your approach in these settings?</w:t>
      </w:r>
    </w:p>
    <w:p w14:paraId="7F7D74BC" w14:textId="77777777" w:rsidR="00573429" w:rsidRPr="00573429" w:rsidRDefault="00573429" w:rsidP="00E4711C">
      <w:pPr>
        <w:numPr>
          <w:ilvl w:val="0"/>
          <w:numId w:val="21"/>
        </w:numPr>
      </w:pPr>
      <w:r>
        <w:t>Provide examples of at least three relevant SAP S/4HANA implementations, including at least one in the United States. What was the scope, timeline, and outcome of each?</w:t>
      </w:r>
    </w:p>
    <w:p w14:paraId="0AF440D8" w14:textId="77777777" w:rsidR="00573429" w:rsidRDefault="00573429" w:rsidP="00E4711C">
      <w:pPr>
        <w:numPr>
          <w:ilvl w:val="0"/>
          <w:numId w:val="21"/>
        </w:numPr>
      </w:pPr>
      <w:r>
        <w:t xml:space="preserve">Describe your approach to SAP Activate. What stage gates, quality checks, and deliverables do you typically use?</w:t>
      </w:r>
    </w:p>
    <w:p w14:paraId="73BBFBB4" w14:textId="2CF9BC70" w:rsidR="00CE2483" w:rsidRPr="00573429" w:rsidRDefault="00CE2483" w:rsidP="00E4711C">
      <w:pPr>
        <w:numPr>
          <w:ilvl w:val="0"/>
          <w:numId w:val="21"/>
        </w:numPr>
      </w:pPr>
      <w:r>
        <w:t>Explain your approach to Fit-to-Standard. How do you manage requests for customization and determine when deviation from standard is justified?</w:t>
      </w:r>
    </w:p>
    <w:p w14:paraId="61F77950" w14:textId="77777777" w:rsidR="00DE795C" w:rsidRDefault="00DE795C" w:rsidP="00E4711C">
      <w:pPr>
        <w:numPr>
          <w:ilvl w:val="0"/>
          <w:numId w:val="21"/>
        </w:numPr>
      </w:pPr>
      <w:r>
        <w:t xml:space="preserve">Describe your recommended design principles for this implementation. Which process areas would you align to global Project 1 standards, and which should be governed by local U.S. manufacturing, quality, and regulatory requirements? How would you document, govern, and enforce design principles across the implementation lifecycle? </w:t>
      </w:r>
    </w:p>
    <w:p w14:paraId="19362C52" w14:textId="77777777" w:rsidR="005607E3" w:rsidRDefault="005607E3" w:rsidP="00E4711C">
      <w:pPr>
        <w:numPr>
          <w:ilvl w:val="0"/>
          <w:numId w:val="21"/>
        </w:numPr>
      </w:pPr>
      <w:r>
        <w:t xml:space="preserve">Describe your experience with integration architecture for SAP S/4HANA in regulated environments involving multiple non-SAP systems. How do you approach interface validation, and how would you structure integration scope and pricing </w:t>
        <w:lastRenderedPageBreak/>
        <w:t>given that the full application landscape will be confirmed approximately 90 days after engagement commencement?</w:t>
      </w:r>
    </w:p>
    <w:p w14:paraId="571F8DF7" w14:textId="0F5DB6B0" w:rsidR="00573429" w:rsidRPr="00573429" w:rsidRDefault="00573429" w:rsidP="00E4711C">
      <w:pPr>
        <w:numPr>
          <w:ilvl w:val="0"/>
          <w:numId w:val="21"/>
        </w:numPr>
      </w:pPr>
      <w:r>
        <w:t>Describe your experience supporting startup operations or newly established legal entities and manufacturing sites.</w:t>
      </w:r>
    </w:p>
    <w:p w14:paraId="70962780" w14:textId="77777777" w:rsidR="00573429" w:rsidRPr="00573429" w:rsidRDefault="00573429" w:rsidP="00E4711C">
      <w:pPr>
        <w:numPr>
          <w:ilvl w:val="0"/>
          <w:numId w:val="21"/>
        </w:numPr>
      </w:pPr>
      <w:r>
        <w:t>Explain your approach to CSV, including how you support traceability, test evidence, IQ/OQ/PQ, and audit readiness.</w:t>
      </w:r>
    </w:p>
    <w:p w14:paraId="4B76537C" w14:textId="77777777" w:rsidR="00573429" w:rsidRPr="00573429" w:rsidRDefault="00573429" w:rsidP="00E4711C">
      <w:pPr>
        <w:numPr>
          <w:ilvl w:val="0"/>
          <w:numId w:val="21"/>
        </w:numPr>
      </w:pPr>
      <w:r>
        <w:t>Describe how you address 21 CFR Part 11 requirements and how your team collaborates with business, IT, and quality stakeholders on compliance matters.</w:t>
      </w:r>
    </w:p>
    <w:p w14:paraId="156D8ACD" w14:textId="77777777" w:rsidR="00573429" w:rsidRPr="00573429" w:rsidRDefault="00573429" w:rsidP="00E4711C">
      <w:pPr>
        <w:numPr>
          <w:ilvl w:val="0"/>
          <w:numId w:val="21"/>
        </w:numPr>
      </w:pPr>
      <w:r>
        <w:t>Describe your approach to security design and Segregation of Duties. How do you support control design and remediation?</w:t>
      </w:r>
    </w:p>
    <w:p w14:paraId="26728A47" w14:textId="77777777" w:rsidR="00573429" w:rsidRPr="00573429" w:rsidRDefault="00573429" w:rsidP="00E4711C">
      <w:pPr>
        <w:numPr>
          <w:ilvl w:val="0"/>
          <w:numId w:val="21"/>
        </w:numPr>
      </w:pPr>
      <w:r>
        <w:t>Describe your experience with manufacturing-related SAP capabilities, including PP and CO, with emphasis on product costing and variance analysis.</w:t>
      </w:r>
    </w:p>
    <w:p w14:paraId="27278DE7" w14:textId="77777777" w:rsidR="00855D5D" w:rsidRDefault="00855D5D" w:rsidP="00E4711C">
      <w:pPr>
        <w:numPr>
          <w:ilvl w:val="0"/>
          <w:numId w:val="21"/>
        </w:numPr>
      </w:pPr>
      <w:r>
        <w:t>What delivery model would you recommend for this project, including on-site support in Austin, Texas? Describe your Japan-based delivery capability, how you would structure liaison with Project 1's Japan-based stakeholders, and how you would manage governance and communication across regions throughout the implementation.</w:t>
      </w:r>
    </w:p>
    <w:p w14:paraId="56FD7F69" w14:textId="65271398" w:rsidR="00573429" w:rsidRPr="00573429" w:rsidRDefault="00573429" w:rsidP="00E4711C">
      <w:pPr>
        <w:numPr>
          <w:ilvl w:val="0"/>
          <w:numId w:val="21"/>
        </w:numPr>
      </w:pPr>
      <w:r>
        <w:t>What are the most important success factors for this implementation, and what client decisions or inputs are most critical early in the program?</w:t>
      </w:r>
    </w:p>
    <w:p w14:paraId="560DBE01" w14:textId="77777777" w:rsidR="00573429" w:rsidRPr="00573429" w:rsidRDefault="00573429" w:rsidP="00E4711C">
      <w:pPr>
        <w:numPr>
          <w:ilvl w:val="0"/>
          <w:numId w:val="21"/>
        </w:numPr>
      </w:pPr>
      <w:r>
        <w:t xml:space="preserve">What are the most significant implementation risks you anticipate, and how would you mitigate them?</w:t>
      </w:r>
    </w:p>
    <w:p w14:paraId="683F048D" w14:textId="77777777" w:rsidR="00573429" w:rsidRPr="00573429" w:rsidRDefault="00573429" w:rsidP="00E4711C">
      <w:pPr>
        <w:numPr>
          <w:ilvl w:val="0"/>
          <w:numId w:val="21"/>
        </w:numPr>
      </w:pPr>
      <w:r>
        <w:t>Please provide a sample list of deliverables by implementation phase.</w:t>
      </w:r>
    </w:p>
    <w:p w14:paraId="549E8D68" w14:textId="77777777" w:rsidR="00573429" w:rsidRPr="00573429" w:rsidRDefault="00573429" w:rsidP="00E4711C">
      <w:pPr>
        <w:numPr>
          <w:ilvl w:val="0"/>
          <w:numId w:val="21"/>
        </w:numPr>
      </w:pPr>
      <w:r>
        <w:t>Please provide a sample weekly or monthly governance reporting structure used on similar projects.</w:t>
      </w:r>
    </w:p>
    <w:p w14:paraId="61A3B61B" w14:textId="22C56F16" w:rsidR="00573429" w:rsidRPr="0088024F" w:rsidRDefault="00573429" w:rsidP="0088024F">
      <w:pPr>
        <w:pStyle w:val="Heading1"/>
        <w:numPr>
          <w:ilvl w:val="0"/>
          <w:numId w:val="2"/>
        </w:numPr>
      </w:pPr>
      <w:bookmarkStart w:id="87" w:name="_Toc226380780"/>
      <w:bookmarkStart w:id="88" w:name="_Toc226385803"/>
      <w:r>
        <w:t>Additional Guidelines for Submitting Proposal</w:t>
      </w:r>
      <w:bookmarkEnd w:id="87"/>
      <w:bookmarkEnd w:id="88"/>
    </w:p>
    <w:p w14:paraId="608E1627" w14:textId="77777777" w:rsidR="00573429" w:rsidRPr="00573429" w:rsidRDefault="00573429" w:rsidP="00573429">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10.1 </w:t>
      </w:r>
      <w:r>
        <w:rPr>
          <w:rStyle w:val="Heading2Char"/>
        </w:rPr>
        <w:t>Proposal Format and Submission Instructions</w:t>
      </w:r>
    </w:p>
    <w:p w14:paraId="45F4C908" w14:textId="77777777" w:rsidR="00573429" w:rsidRPr="00573429" w:rsidRDefault="00573429" w:rsidP="00573429">
      <w:r>
        <w:t xml:space="preserve">Proposals should be submitted electronically in PDF format and should not exceed </w:t>
      </w:r>
      <w:r>
        <w:rPr>
          <w:b/>
          <w:bCs/>
        </w:rPr>
        <w:t>[insert page limit]</w:t>
      </w:r>
      <w:r>
        <w:t>, excluding appendices.</w:t>
      </w:r>
    </w:p>
    <w:p w14:paraId="5AD12334" w14:textId="77777777" w:rsidR="00573429" w:rsidRPr="00573429" w:rsidRDefault="00573429" w:rsidP="00573429">
      <w:r>
        <w:t>Please include the following sections in order:</w:t>
      </w:r>
    </w:p>
    <w:p w14:paraId="24405FED" w14:textId="77777777" w:rsidR="00573429" w:rsidRPr="00573429" w:rsidRDefault="00573429" w:rsidP="00E4711C">
      <w:pPr>
        <w:numPr>
          <w:ilvl w:val="0"/>
          <w:numId w:val="22"/>
        </w:numPr>
      </w:pPr>
      <w:r>
        <w:lastRenderedPageBreak/>
        <w:t>Executive Summary</w:t>
      </w:r>
    </w:p>
    <w:p w14:paraId="54ACDF5D" w14:textId="77777777" w:rsidR="00573429" w:rsidRPr="00573429" w:rsidRDefault="00573429" w:rsidP="00E4711C">
      <w:pPr>
        <w:numPr>
          <w:ilvl w:val="0"/>
          <w:numId w:val="22"/>
        </w:numPr>
      </w:pPr>
      <w:r>
        <w:t>Company Profile</w:t>
      </w:r>
    </w:p>
    <w:p w14:paraId="0701CB94" w14:textId="77777777" w:rsidR="00573429" w:rsidRPr="00573429" w:rsidRDefault="00573429" w:rsidP="00E4711C">
      <w:pPr>
        <w:numPr>
          <w:ilvl w:val="0"/>
          <w:numId w:val="22"/>
        </w:numPr>
      </w:pPr>
      <w:r>
        <w:t>Relevant Experience</w:t>
      </w:r>
    </w:p>
    <w:p w14:paraId="6AEBA99B" w14:textId="77777777" w:rsidR="00573429" w:rsidRPr="00573429" w:rsidRDefault="00573429" w:rsidP="00E4711C">
      <w:pPr>
        <w:numPr>
          <w:ilvl w:val="0"/>
          <w:numId w:val="22"/>
        </w:numPr>
      </w:pPr>
      <w:r>
        <w:t>Proposed Approach and Methodology</w:t>
      </w:r>
    </w:p>
    <w:p w14:paraId="6DD68C07" w14:textId="77777777" w:rsidR="00573429" w:rsidRPr="00573429" w:rsidRDefault="00573429" w:rsidP="00E4711C">
      <w:pPr>
        <w:numPr>
          <w:ilvl w:val="0"/>
          <w:numId w:val="22"/>
        </w:numPr>
      </w:pPr>
      <w:r>
        <w:t>Functional and Technical Capability</w:t>
      </w:r>
    </w:p>
    <w:p w14:paraId="5AC6D7F6" w14:textId="77777777" w:rsidR="00573429" w:rsidRPr="00573429" w:rsidRDefault="00573429" w:rsidP="00E4711C">
      <w:pPr>
        <w:numPr>
          <w:ilvl w:val="0"/>
          <w:numId w:val="22"/>
        </w:numPr>
      </w:pPr>
      <w:r>
        <w:t>Validation and Compliance Capability</w:t>
      </w:r>
    </w:p>
    <w:p w14:paraId="1957D61B" w14:textId="77777777" w:rsidR="00573429" w:rsidRPr="00573429" w:rsidRDefault="00573429" w:rsidP="00E4711C">
      <w:pPr>
        <w:numPr>
          <w:ilvl w:val="0"/>
          <w:numId w:val="22"/>
        </w:numPr>
      </w:pPr>
      <w:r>
        <w:t>Team Structure and Delivery Model</w:t>
      </w:r>
    </w:p>
    <w:p w14:paraId="59BD8633" w14:textId="77777777" w:rsidR="00573429" w:rsidRPr="00573429" w:rsidRDefault="00573429" w:rsidP="00E4711C">
      <w:pPr>
        <w:numPr>
          <w:ilvl w:val="0"/>
          <w:numId w:val="22"/>
        </w:numPr>
      </w:pPr>
      <w:r>
        <w:t>Project Plan and Timeline</w:t>
      </w:r>
    </w:p>
    <w:p w14:paraId="56D23BCD" w14:textId="77777777" w:rsidR="00573429" w:rsidRPr="00573429" w:rsidRDefault="00573429" w:rsidP="00E4711C">
      <w:pPr>
        <w:numPr>
          <w:ilvl w:val="0"/>
          <w:numId w:val="22"/>
        </w:numPr>
      </w:pPr>
      <w:r>
        <w:t>Risks and Mitigation</w:t>
      </w:r>
    </w:p>
    <w:p w14:paraId="5A4D092E" w14:textId="77777777" w:rsidR="00573429" w:rsidRPr="00573429" w:rsidRDefault="00573429" w:rsidP="00E4711C">
      <w:pPr>
        <w:numPr>
          <w:ilvl w:val="0"/>
          <w:numId w:val="22"/>
        </w:numPr>
      </w:pPr>
      <w:r>
        <w:t>Commercial Proposal</w:t>
      </w:r>
    </w:p>
    <w:p w14:paraId="5865FE27" w14:textId="77777777" w:rsidR="00573429" w:rsidRPr="00573429" w:rsidRDefault="00573429" w:rsidP="00E4711C">
      <w:pPr>
        <w:numPr>
          <w:ilvl w:val="0"/>
          <w:numId w:val="22"/>
        </w:numPr>
      </w:pPr>
      <w:r>
        <w:t>Assumptions and Exclusions</w:t>
      </w:r>
    </w:p>
    <w:p w14:paraId="5BD41334" w14:textId="77777777" w:rsidR="00573429" w:rsidRPr="00573429" w:rsidRDefault="00573429" w:rsidP="00E4711C">
      <w:pPr>
        <w:numPr>
          <w:ilvl w:val="0"/>
          <w:numId w:val="22"/>
        </w:numPr>
      </w:pPr>
      <w:r>
        <w:t>Appendices</w:t>
      </w:r>
    </w:p>
    <w:p w14:paraId="71F1A773" w14:textId="66B66080" w:rsidR="00573429" w:rsidRPr="00573429" w:rsidRDefault="00573429" w:rsidP="00573429">
      <w:r>
        <w:t xml:space="preserve">Proposals should be submitted to: </w:t>
      </w:r>
      <w:ins w:id="89" w:author="[Contact Name]" w:date="2026-04-17T10:59:00Z" w16du:dateUtc="2026-04-17T15:59:00Z">
        <w:r>
          <w:rPr>
            <w:b/>
            <w:bCs/>
            <w:highlight w:val="yellow"/>
          </w:rPr>
          <w:t>[Contact Name] via Email to [email]</w:t>
        </w:r>
      </w:ins>
      <w:del w:id="90" w:author="[Contact Name]" w:date="2026-04-17T10:59:00Z" w16du:dateUtc="2026-04-17T15:59:00Z">
        <w:r>
          <w:rPr>
            <w:b/>
            <w:bCs/>
            <w:highlight w:val="yellow"/>
          </w:rPr>
          <w:delText xml:space="preserve">[Insert Submission Email / </w:delText>
        </w:r>
        <w:commentRangeStart w:id="91"/>
        <w:r>
          <w:rPr>
            <w:b/>
            <w:bCs/>
            <w:highlight w:val="yellow"/>
          </w:rPr>
          <w:delText>Method</w:delText>
        </w:r>
        <w:commentRangeEnd w:id="91"/>
        <w:r>
          <w:rPr>
            <w:rStyle w:val="CommentReference"/>
          </w:rPr>
          <w:commentReference w:id="91"/>
        </w:r>
      </w:del>
      <w:r>
        <w:rPr>
          <w:b/>
          <w:bCs/>
          <w:highlight w:val="yellow"/>
        </w:rPr>
        <w:t>]</w:t>
      </w:r>
    </w:p>
    <w:p w14:paraId="5EB1E6C1" w14:textId="0A5E9657" w:rsidR="00573429" w:rsidRPr="00573429" w:rsidRDefault="00573429" w:rsidP="00573429">
      <w:r>
        <w:t xml:space="preserve">Questions regarding this RFP should be directed to: </w:t>
      </w:r>
      <w:ins w:id="92" w:author="[Contact Name]" w:date="2026-04-17T11:00:00Z" w16du:dateUtc="2026-04-17T16:00:00Z">
        <w:r>
          <w:rPr>
            <w:b/>
            <w:bCs/>
            <w:highlight w:val="yellow"/>
          </w:rPr>
          <w:t>[Contact Name] [email]</w:t>
        </w:r>
      </w:ins>
      <w:del w:id="93" w:author="[Contact Name]" w:date="2026-04-17T11:00:00Z" w16du:dateUtc="2026-04-17T16:00:00Z">
        <w:r>
          <w:rPr>
            <w:b/>
            <w:bCs/>
            <w:highlight w:val="yellow"/>
          </w:rPr>
          <w:delText>[Insert Contact Name and Email]</w:delText>
        </w:r>
      </w:del>
    </w:p>
    <w:p w14:paraId="69EE5D3E" w14:textId="77777777" w:rsidR="00573429" w:rsidRPr="00573429" w:rsidRDefault="00573429" w:rsidP="0088024F">
      <w:pPr>
        <w:pStyle w:val="Heading2"/>
      </w:pPr>
      <w:r>
        <w:t xml:space="preserve">10.2 Optional Appendices Requested from Vendors</w:t>
      </w:r>
    </w:p>
    <w:p w14:paraId="787BF946" w14:textId="77777777" w:rsidR="00573429" w:rsidRPr="00573429" w:rsidRDefault="00573429" w:rsidP="00573429">
      <w:r>
        <w:t>Vendors are encouraged to include the following, where available:</w:t>
      </w:r>
    </w:p>
    <w:p w14:paraId="4716E5E5" w14:textId="77777777" w:rsidR="00573429" w:rsidRPr="00573429" w:rsidRDefault="00573429" w:rsidP="00E4711C">
      <w:pPr>
        <w:numPr>
          <w:ilvl w:val="0"/>
          <w:numId w:val="23"/>
        </w:numPr>
      </w:pPr>
      <w:r>
        <w:t>Sample project governance structure</w:t>
      </w:r>
    </w:p>
    <w:p w14:paraId="547E5895" w14:textId="77777777" w:rsidR="00573429" w:rsidRPr="00573429" w:rsidRDefault="00573429" w:rsidP="00E4711C">
      <w:pPr>
        <w:numPr>
          <w:ilvl w:val="0"/>
          <w:numId w:val="23"/>
        </w:numPr>
      </w:pPr>
      <w:r>
        <w:t>Sample implementation plan</w:t>
      </w:r>
    </w:p>
    <w:p w14:paraId="0E193688" w14:textId="77777777" w:rsidR="00573429" w:rsidRPr="00573429" w:rsidRDefault="00573429" w:rsidP="00E4711C">
      <w:pPr>
        <w:numPr>
          <w:ilvl w:val="0"/>
          <w:numId w:val="23"/>
        </w:numPr>
      </w:pPr>
      <w:r>
        <w:t>Sample RAID log</w:t>
      </w:r>
    </w:p>
    <w:p w14:paraId="784DB02E" w14:textId="77777777" w:rsidR="00573429" w:rsidRPr="00573429" w:rsidRDefault="00573429" w:rsidP="00E4711C">
      <w:pPr>
        <w:numPr>
          <w:ilvl w:val="0"/>
          <w:numId w:val="23"/>
        </w:numPr>
      </w:pPr>
      <w:r>
        <w:t>Sample validation deliverables</w:t>
      </w:r>
    </w:p>
    <w:p w14:paraId="576CDE6E" w14:textId="77777777" w:rsidR="00573429" w:rsidRPr="00573429" w:rsidRDefault="00573429" w:rsidP="00E4711C">
      <w:pPr>
        <w:numPr>
          <w:ilvl w:val="0"/>
          <w:numId w:val="23"/>
        </w:numPr>
      </w:pPr>
      <w:r>
        <w:t>Sample status reporting format</w:t>
      </w:r>
    </w:p>
    <w:p w14:paraId="069DF669" w14:textId="77777777" w:rsidR="00573429" w:rsidRPr="00573429" w:rsidRDefault="00573429" w:rsidP="00E4711C">
      <w:pPr>
        <w:numPr>
          <w:ilvl w:val="0"/>
          <w:numId w:val="23"/>
        </w:numPr>
      </w:pPr>
      <w:r>
        <w:t>Proposed team biographies</w:t>
      </w:r>
    </w:p>
    <w:p w14:paraId="7502C274" w14:textId="77777777" w:rsidR="00573429" w:rsidRPr="00573429" w:rsidRDefault="00573429" w:rsidP="00E4711C">
      <w:pPr>
        <w:numPr>
          <w:ilvl w:val="0"/>
          <w:numId w:val="23"/>
        </w:numPr>
      </w:pPr>
      <w:r>
        <w:t xml:space="preserve">Assumptions and dependency list</w:t>
      </w:r>
    </w:p>
    <w:p w14:paraId="05EAD1B5" w14:textId="77777777" w:rsidR="00573429" w:rsidRPr="00573429" w:rsidRDefault="00573429" w:rsidP="00E4711C">
      <w:pPr>
        <w:numPr>
          <w:ilvl w:val="0"/>
          <w:numId w:val="23"/>
        </w:numPr>
      </w:pPr>
      <w:r>
        <w:t>Reference project summaries</w:t>
      </w:r>
    </w:p>
    <w:p w14:paraId="1C7BC015" w14:textId="067AADC4" w:rsidR="00573429" w:rsidRPr="0088024F" w:rsidRDefault="00573429" w:rsidP="0088024F">
      <w:pPr>
        <w:pStyle w:val="Heading1"/>
        <w:numPr>
          <w:ilvl w:val="0"/>
          <w:numId w:val="2"/>
        </w:numPr>
      </w:pPr>
      <w:bookmarkStart w:id="94" w:name="_Toc226380781"/>
      <w:bookmarkStart w:id="95" w:name="_Toc226385804"/>
      <w:r>
        <w:lastRenderedPageBreak/>
        <w:t>Evaluation Criteria</w:t>
      </w:r>
      <w:bookmarkEnd w:id="94"/>
      <w:bookmarkEnd w:id="95"/>
    </w:p>
    <w:p w14:paraId="4662366B" w14:textId="24870B5E" w:rsidR="00573429" w:rsidRPr="00573429" w:rsidRDefault="00573429" w:rsidP="00573429">
      <w:r>
        <w:t xml:space="preserve">Proposals will be evaluated using a combination of qualitative and commercial factors. Project 1 expects to consider, at minimum, the following criteria and relative weighting:</w:t>
      </w:r>
    </w:p>
    <w:p w14:paraId="0D03B29A" w14:textId="6D3DEFD2" w:rsidR="0005776E" w:rsidRDefault="0005776E" w:rsidP="0005776E">
      <w:pPr>
        <w:numPr>
          <w:ilvl w:val="0"/>
          <w:numId w:val="23"/>
        </w:numPr>
      </w:pPr>
      <w:r>
        <w:t>Relevant SAP S/4HANA implementation experience in pharmaceutical or regulated manufacturing environments: 20%</w:t>
      </w:r>
    </w:p>
    <w:p w14:paraId="61E76462" w14:textId="116F71C9" w:rsidR="0005776E" w:rsidRDefault="0005776E" w:rsidP="0005776E">
      <w:pPr>
        <w:numPr>
          <w:ilvl w:val="0"/>
          <w:numId w:val="23"/>
        </w:numPr>
      </w:pPr>
      <w:r>
        <w:t>Strength of CSV, 21 CFR Part 11, Segregation of Duties, and quality management capability: 20%</w:t>
      </w:r>
    </w:p>
    <w:p w14:paraId="0502E46A" w14:textId="72E43B96" w:rsidR="0005776E" w:rsidRDefault="0005776E" w:rsidP="0005776E">
      <w:pPr>
        <w:numPr>
          <w:ilvl w:val="0"/>
          <w:numId w:val="23"/>
        </w:numPr>
      </w:pPr>
      <w:r>
        <w:t>Strength, practicality, and scalability of the proposed implementation approach, including SAP Activate and Fit-to-Standard application: 20%</w:t>
      </w:r>
    </w:p>
    <w:p w14:paraId="5B015DB2" w14:textId="0489DA73" w:rsidR="0005776E" w:rsidRDefault="0005776E" w:rsidP="0005776E">
      <w:pPr>
        <w:numPr>
          <w:ilvl w:val="0"/>
          <w:numId w:val="23"/>
        </w:numPr>
      </w:pPr>
      <w:r>
        <w:t>Quality, experience, and suitability of the proposed team and delivery model, including bilingual support and on-site capability: 15%</w:t>
      </w:r>
    </w:p>
    <w:p w14:paraId="5E744F6D" w14:textId="0C557CEB" w:rsidR="0005776E" w:rsidRDefault="0005776E" w:rsidP="0005776E">
      <w:pPr>
        <w:numPr>
          <w:ilvl w:val="0"/>
          <w:numId w:val="23"/>
        </w:numPr>
      </w:pPr>
      <w:r>
        <w:t>Commercial clarity, transparency, and reasonableness: 15%</w:t>
      </w:r>
    </w:p>
    <w:p w14:paraId="662300E4" w14:textId="77777777" w:rsidR="0005776E" w:rsidRDefault="0005776E" w:rsidP="0005776E">
      <w:pPr>
        <w:numPr>
          <w:ilvl w:val="0"/>
          <w:numId w:val="23"/>
        </w:numPr>
        <w:rPr>
          <w:ins w:id="96" w:author="Author 1" w:date="2026-04-14T09:03:00Z" w16du:dateUtc="2026-04-14T14:03:00Z"/>
        </w:rPr>
      </w:pPr>
      <w:r>
        <w:t>Overall governance, risk management, and implementation practicality: 10%</w:t>
      </w:r>
    </w:p>
    <w:p w14:paraId="7295435B" w14:textId="01D79279" w:rsidR="00D21774" w:rsidRDefault="00D21774" w:rsidP="0005776E">
      <w:pPr>
        <w:numPr>
          <w:ilvl w:val="0"/>
          <w:numId w:val="23"/>
        </w:numPr>
      </w:pPr>
      <w:ins w:id="97" w:author="Author 1" w:date="2026-04-14T09:03:00Z">
        <w:r>
          <w:t xml:space="preserve">Create an internal scorecard that breaks each category into subcriteria, even if not all of it is published in the RFP.</w:t>
        </w:r>
      </w:ins>
    </w:p>
    <w:p w14:paraId="764821D6" w14:textId="1A37B4E2" w:rsidR="00573429" w:rsidRPr="00573429" w:rsidRDefault="00573429" w:rsidP="0005776E">
      <w:r>
        <w:t>Project 1 may, at its discretion, invite selected vendors to participate in follow-up discussions, oral presentations, demonstrations, or reference checks.</w:t>
      </w:r>
    </w:p>
    <w:p w14:paraId="12E48C41" w14:textId="77777777" w:rsidR="004141D1" w:rsidRDefault="00573429" w:rsidP="00B54BB5">
      <w:pPr>
        <w:pStyle w:val="Heading1"/>
      </w:pPr>
      <w:bookmarkStart w:id="98" w:name="_Toc226385805"/>
      <w:r>
        <w:t>Appendix A – Vendor Intent to Participate in Selection Process</w:t>
      </w:r>
      <w:bookmarkEnd w:id="98"/>
    </w:p>
    <w:p w14:paraId="7E8E9161" w14:textId="2EA534BA" w:rsidR="002B5C6C" w:rsidRPr="002B5C6C" w:rsidRDefault="00573429" w:rsidP="004141D1">
      <w:r>
        <w:br/>
        <w:t>To ensure that Project 1 is provided with complete and accurate information in response to this Request for Proposal (“RFP”), each Vendor responding to the RFP shall sign and return this Appendix A in accordance with the proposal submission instructions set forth in this RFP.</w:t>
      </w:r>
    </w:p>
    <w:p w14:paraId="31DAE0A0" w14:textId="6E26734B" w:rsidR="002B5C6C" w:rsidRPr="002B5C6C" w:rsidRDefault="002B5C6C" w:rsidP="004141D1">
      <w:r>
        <w:t>The undersigned Vendor submitting a response to this RFP represents and agrees as follows:</w:t>
      </w:r>
    </w:p>
    <w:p w14:paraId="18C6408B" w14:textId="1755B35C" w:rsidR="002B5C6C" w:rsidRPr="002B5C6C" w:rsidRDefault="002B5C6C" w:rsidP="004141D1">
      <w:r>
        <w:t>Costs and Expenses – Any and all costs and expenses incurred by the Vendor in responding to this RFP, participating in meetings, presentations, demonstrations, follow-up discussions, reference checks, or engaging in any other activity contemplated by this RFP are the sole responsibility of the Vendor and will not be reimbursed by Project 1.</w:t>
      </w:r>
    </w:p>
    <w:p w14:paraId="08A6E652" w14:textId="77777777" w:rsidR="002B5C6C" w:rsidRPr="002B5C6C" w:rsidRDefault="002B5C6C" w:rsidP="004141D1">
      <w:r>
        <w:lastRenderedPageBreak/>
        <w:t>Use of Submitted Materials – The Vendor’s response to this RFP, including all supporting materials submitted by the Vendor, shall become the property of Project 1 and may be retained by Project 1 for evaluation, comparison, clarification, and contracting purposes.</w:t>
      </w:r>
    </w:p>
    <w:p w14:paraId="039F8D96" w14:textId="77777777" w:rsidR="002B5C6C" w:rsidRPr="002B5C6C" w:rsidRDefault="002B5C6C" w:rsidP="004141D1">
      <w:r>
        <w:t>Completeness and Accuracy of Response – The undersigned Vendor understands that the information supplied in response to this RFP will be used by Project 1 to evaluate and select a qualified SAP S/4HANA implementation partner. Accordingly, the Vendor shall take all steps necessary to ensure that its response is complete, accurate, current, and not misleading.</w:t>
      </w:r>
    </w:p>
    <w:p w14:paraId="24A0FDB1" w14:textId="21288C57" w:rsidR="002B5C6C" w:rsidRPr="002B5C6C" w:rsidRDefault="002B5C6C" w:rsidP="004141D1">
      <w:r>
        <w:t>Project 1 Rights Reserved – The undersigned Vendor understands and agrees that Project 1 reserves the right, in its sole discretion, to accept or reject any proposal, in whole or in part, to request clarification or additional information, to modify the RFP process or timeline, and to discontinue this RFP at any time without obligation to any Vendor.</w:t>
      </w:r>
    </w:p>
    <w:p w14:paraId="5F968AD5" w14:textId="6ED7CF8C" w:rsidR="002B5C6C" w:rsidRPr="002B5C6C" w:rsidRDefault="002B5C6C" w:rsidP="004141D1">
      <w:r>
        <w:t>Agreement to RFP Terms – The undersigned Vendor acknowledges that it has read and understands the terms, conditions, instructions, and requirements of this RFP and agrees to comply with them.</w:t>
      </w:r>
    </w:p>
    <w:p w14:paraId="00AC5AE2" w14:textId="2BCF7674" w:rsidR="002B5C6C" w:rsidRPr="002B5C6C" w:rsidRDefault="002B5C6C" w:rsidP="004141D1">
      <w:r>
        <w:t>Confidentiality – The undersigned Vendor agrees that any applicable confidentiality or nondisclosure obligations between the parties shall remain in effect with respect to confidential information exchanged in connection with this RFP process.</w:t>
      </w:r>
    </w:p>
    <w:p w14:paraId="6F273051" w14:textId="77777777" w:rsidR="002B5C6C" w:rsidRPr="002B5C6C" w:rsidRDefault="002B5C6C" w:rsidP="004141D1">
      <w:r>
        <w:t>On behalf of the undersigned Vendor, I acknowledge that I have read and agree to the conditions pertaining to the content and format of the Vendor’s response to this RFP.</w:t>
      </w:r>
    </w:p>
    <w:p w14:paraId="4D7597AD" w14:textId="77777777" w:rsidR="002B5C6C" w:rsidRPr="002B5C6C" w:rsidRDefault="002B5C6C" w:rsidP="004141D1">
      <w:r>
        <w:t>Signature: ______________________________</w:t>
      </w:r>
    </w:p>
    <w:p w14:paraId="33489DCB" w14:textId="77777777" w:rsidR="002B5C6C" w:rsidRPr="002B5C6C" w:rsidRDefault="002B5C6C" w:rsidP="004141D1">
      <w:r>
        <w:t>Printed Name: ______________________________</w:t>
      </w:r>
    </w:p>
    <w:p w14:paraId="03DA3557" w14:textId="77777777" w:rsidR="002B5C6C" w:rsidRPr="002B5C6C" w:rsidRDefault="002B5C6C" w:rsidP="004141D1">
      <w:r>
        <w:t>Title: ______________________________</w:t>
      </w:r>
    </w:p>
    <w:p w14:paraId="653CEDBF" w14:textId="77777777" w:rsidR="002B5C6C" w:rsidRPr="002B5C6C" w:rsidRDefault="002B5C6C" w:rsidP="004141D1">
      <w:r>
        <w:t>Vendor Legal Name: ______________________________</w:t>
      </w:r>
    </w:p>
    <w:p w14:paraId="6D79997E" w14:textId="77777777" w:rsidR="002B5C6C" w:rsidRPr="002B5C6C" w:rsidRDefault="002B5C6C" w:rsidP="004141D1">
      <w:r>
        <w:t>Address: ______________________________</w:t>
      </w:r>
    </w:p>
    <w:p w14:paraId="6D026032" w14:textId="77777777" w:rsidR="002B5C6C" w:rsidRPr="002B5C6C" w:rsidRDefault="002B5C6C" w:rsidP="004141D1">
      <w:r>
        <w:t>Primary Contact Name: ______________________________</w:t>
      </w:r>
    </w:p>
    <w:p w14:paraId="0F314DE3" w14:textId="77777777" w:rsidR="002B5C6C" w:rsidRPr="002B5C6C" w:rsidRDefault="002B5C6C" w:rsidP="004141D1">
      <w:r>
        <w:t>Email Address: ______________________________</w:t>
      </w:r>
    </w:p>
    <w:p w14:paraId="7185AA58" w14:textId="77777777" w:rsidR="002B5C6C" w:rsidRPr="002B5C6C" w:rsidRDefault="002B5C6C" w:rsidP="004141D1">
      <w:r>
        <w:t>Telephone Number: ______________________________</w:t>
      </w:r>
    </w:p>
    <w:p w14:paraId="0901DBCA" w14:textId="2FE4EA9B" w:rsidR="002162D1" w:rsidRPr="0081014D" w:rsidRDefault="002B5C6C" w:rsidP="004141D1">
      <w:r>
        <w:t>Date: ______________________________</w:t>
      </w:r>
    </w:p>
    <w:p w14:paraId="204B9826" w14:textId="77777777" w:rsidR="00CD7EB5" w:rsidRDefault="00573429" w:rsidP="00363998">
      <w:pPr>
        <w:pStyle w:val="Heading1"/>
        <w:rPr>
          <w:rFonts w:asciiTheme="minorHAnsi" w:eastAsiaTheme="minorHAnsi" w:hAnsiTheme="minorHAnsi" w:cstheme="minorBidi"/>
          <w:color w:val="auto"/>
          <w:sz w:val="24"/>
          <w:szCs w:val="24"/>
        </w:rPr>
      </w:pPr>
      <w:bookmarkStart w:id="99" w:name="_Toc226385806"/>
      <w:r>
        <w:lastRenderedPageBreak/>
        <w:t>Appendix B – Executive Summary</w:t>
      </w:r>
      <w:bookmarkEnd w:id="99"/>
      <w:r>
        <w:br/>
      </w:r>
    </w:p>
    <w:p w14:paraId="2FB754C5" w14:textId="591546D7" w:rsidR="00363998" w:rsidRPr="00363998" w:rsidRDefault="00363998" w:rsidP="00AB788A">
      <w:r>
        <w:t>Provide a concise summary of your understanding of the project, your proposed approach, and the reasons your firm is qualified to perform the work.</w:t>
      </w:r>
    </w:p>
    <w:p w14:paraId="405355A9" w14:textId="38297B3F" w:rsidR="00363998" w:rsidRPr="00363998" w:rsidRDefault="00363998" w:rsidP="00AB788A">
      <w:r>
        <w:t>Please include the following:</w:t>
      </w:r>
    </w:p>
    <w:p w14:paraId="580A0218" w14:textId="77777777" w:rsidR="00363998" w:rsidRPr="00363998" w:rsidRDefault="00363998" w:rsidP="00AB788A">
      <w:pPr>
        <w:numPr>
          <w:ilvl w:val="0"/>
          <w:numId w:val="24"/>
        </w:numPr>
      </w:pPr>
      <w:r>
        <w:t>Your understanding of Project 1’s business context, objectives, and implementation priorities</w:t>
      </w:r>
    </w:p>
    <w:p w14:paraId="12FF3A6C" w14:textId="77777777" w:rsidR="00363998" w:rsidRPr="00363998" w:rsidRDefault="00363998" w:rsidP="00AB788A">
      <w:pPr>
        <w:numPr>
          <w:ilvl w:val="0"/>
          <w:numId w:val="24"/>
        </w:numPr>
      </w:pPr>
      <w:r>
        <w:t>A summary of your proposed SAP S/4HANA implementation approach</w:t>
      </w:r>
    </w:p>
    <w:p w14:paraId="647103B2" w14:textId="77777777" w:rsidR="00363998" w:rsidRPr="00363998" w:rsidRDefault="00363998" w:rsidP="00AB788A">
      <w:pPr>
        <w:numPr>
          <w:ilvl w:val="0"/>
          <w:numId w:val="24"/>
        </w:numPr>
      </w:pPr>
      <w:r>
        <w:t>The reasons your firm is well qualified for this engagement</w:t>
      </w:r>
    </w:p>
    <w:p w14:paraId="5EA7A1EC" w14:textId="77777777" w:rsidR="00363998" w:rsidRPr="00363998" w:rsidRDefault="00363998" w:rsidP="00AB788A">
      <w:pPr>
        <w:numPr>
          <w:ilvl w:val="0"/>
          <w:numId w:val="24"/>
        </w:numPr>
      </w:pPr>
      <w:r>
        <w:t>Your key differentiators in regulated manufacturing environments</w:t>
      </w:r>
    </w:p>
    <w:p w14:paraId="5FFBC7E7" w14:textId="77777777" w:rsidR="00363998" w:rsidRPr="00363998" w:rsidRDefault="00363998" w:rsidP="00AB788A">
      <w:pPr>
        <w:numPr>
          <w:ilvl w:val="0"/>
          <w:numId w:val="24"/>
        </w:numPr>
      </w:pPr>
      <w:r>
        <w:t>Your view of the most critical success factors for this implementation</w:t>
      </w:r>
    </w:p>
    <w:p w14:paraId="31A0EA61" w14:textId="5930DBB5" w:rsidR="002162D1" w:rsidRPr="00363998" w:rsidRDefault="00363998" w:rsidP="00AB788A">
      <w:pPr>
        <w:numPr>
          <w:ilvl w:val="0"/>
          <w:numId w:val="24"/>
        </w:numPr>
      </w:pPr>
      <w:r>
        <w:t>Any major assumptions that materially affect your proposed approach</w:t>
      </w:r>
    </w:p>
    <w:p w14:paraId="335611AE" w14:textId="77777777" w:rsidR="00B4114D" w:rsidRDefault="00573429" w:rsidP="00796482">
      <w:pPr>
        <w:pStyle w:val="Heading1"/>
        <w:rPr>
          <w:rFonts w:asciiTheme="minorHAnsi" w:eastAsiaTheme="minorHAnsi" w:hAnsiTheme="minorHAnsi" w:cstheme="minorBidi"/>
          <w:color w:val="auto"/>
          <w:sz w:val="24"/>
          <w:szCs w:val="24"/>
        </w:rPr>
      </w:pPr>
      <w:bookmarkStart w:id="100" w:name="_Toc226385807"/>
      <w:r>
        <w:t>Appendix C – Vendor Profile</w:t>
      </w:r>
      <w:bookmarkEnd w:id="100"/>
      <w:r>
        <w:br/>
      </w:r>
    </w:p>
    <w:p w14:paraId="3C6D712F" w14:textId="1A86757E" w:rsidR="00725AA4" w:rsidRPr="00796482" w:rsidRDefault="00AB5C1F" w:rsidP="00B4114D">
      <w:r>
        <w:t>Provide the following information regarding your organization.</w:t>
      </w:r>
    </w:p>
    <w:tbl>
      <w:tblPr>
        <w:tblStyle w:val="TableGrid"/>
        <w:tblW w:w="0" w:type="auto"/>
        <w:tblLook w:val="04A0" w:firstRow="1" w:lastRow="0" w:firstColumn="1" w:lastColumn="0" w:noHBand="0" w:noVBand="1"/>
      </w:tblPr>
      <w:tblGrid>
        <w:gridCol w:w="3325"/>
        <w:gridCol w:w="4950"/>
      </w:tblGrid>
      <w:tr w:rsidR="007B25AE" w14:paraId="4E323DB2" w14:textId="77777777" w:rsidTr="0022300A">
        <w:trPr>
          <w:trHeight w:val="287"/>
        </w:trPr>
        <w:tc>
          <w:tcPr>
            <w:tcW w:w="3325" w:type="dxa"/>
            <w:shd w:val="clear" w:color="auto" w:fill="215E99" w:themeFill="text2" w:themeFillTint="BF"/>
            <w:vAlign w:val="center"/>
          </w:tcPr>
          <w:p w14:paraId="4880BB85" w14:textId="4F59ABA0" w:rsidR="007B25AE" w:rsidRPr="00B4114D" w:rsidRDefault="007B25AE" w:rsidP="00B4114D">
            <w:pPr>
              <w:rPr>
                <w:b/>
                <w:bCs/>
                <w:color w:val="FFFFFF" w:themeColor="background1"/>
              </w:rPr>
            </w:pPr>
            <w:r>
              <w:rPr>
                <w:b/>
                <w:bCs/>
                <w:color w:val="FFFFFF" w:themeColor="background1"/>
              </w:rPr>
              <w:t>Field</w:t>
            </w:r>
          </w:p>
        </w:tc>
        <w:tc>
          <w:tcPr>
            <w:tcW w:w="4950" w:type="dxa"/>
            <w:shd w:val="clear" w:color="auto" w:fill="215E99" w:themeFill="text2" w:themeFillTint="BF"/>
            <w:vAlign w:val="center"/>
          </w:tcPr>
          <w:p w14:paraId="0DA6AC72" w14:textId="4C35120C" w:rsidR="007B25AE" w:rsidRPr="00B4114D" w:rsidRDefault="007B25AE" w:rsidP="00B4114D">
            <w:pPr>
              <w:rPr>
                <w:b/>
                <w:bCs/>
                <w:color w:val="FFFFFF" w:themeColor="background1"/>
              </w:rPr>
            </w:pPr>
            <w:r>
              <w:rPr>
                <w:b/>
                <w:bCs/>
                <w:color w:val="FFFFFF" w:themeColor="background1"/>
              </w:rPr>
              <w:t>Vendor Response</w:t>
            </w:r>
          </w:p>
        </w:tc>
      </w:tr>
      <w:tr w:rsidR="007B25AE" w14:paraId="5E48A0A9" w14:textId="77777777" w:rsidTr="0022300A">
        <w:trPr>
          <w:trHeight w:val="432"/>
        </w:trPr>
        <w:tc>
          <w:tcPr>
            <w:tcW w:w="3325" w:type="dxa"/>
            <w:shd w:val="clear" w:color="auto" w:fill="F2F2F2" w:themeFill="background1" w:themeFillShade="F2"/>
            <w:vAlign w:val="center"/>
          </w:tcPr>
          <w:p w14:paraId="7875BCEA" w14:textId="7B741754" w:rsidR="007B25AE" w:rsidRPr="00B4114D" w:rsidRDefault="008F58BB" w:rsidP="00B4114D">
            <w:pPr>
              <w:rPr>
                <w:b/>
                <w:bCs/>
              </w:rPr>
            </w:pPr>
            <w:r>
              <w:rPr>
                <w:b/>
                <w:bCs/>
                <w:color w:val="000000" w:themeColor="text1"/>
              </w:rPr>
              <w:t>Legal Entity Name</w:t>
            </w:r>
          </w:p>
        </w:tc>
        <w:tc>
          <w:tcPr>
            <w:tcW w:w="4950" w:type="dxa"/>
            <w:vAlign w:val="center"/>
          </w:tcPr>
          <w:p w14:paraId="57DD4262" w14:textId="2874BACF" w:rsidR="007B25AE" w:rsidRPr="009B2D6B" w:rsidRDefault="007B25AE" w:rsidP="00B4114D">
            <w:pPr>
              <w:rPr>
                <w:color w:val="000000" w:themeColor="text1"/>
              </w:rPr>
            </w:pPr>
          </w:p>
        </w:tc>
      </w:tr>
      <w:tr w:rsidR="007B25AE" w14:paraId="7CAD43E2" w14:textId="77777777" w:rsidTr="0022300A">
        <w:trPr>
          <w:trHeight w:val="432"/>
        </w:trPr>
        <w:tc>
          <w:tcPr>
            <w:tcW w:w="3325" w:type="dxa"/>
            <w:shd w:val="clear" w:color="auto" w:fill="F2F2F2" w:themeFill="background1" w:themeFillShade="F2"/>
            <w:vAlign w:val="center"/>
          </w:tcPr>
          <w:p w14:paraId="2348654A" w14:textId="172B20A4" w:rsidR="007B25AE" w:rsidRPr="00B4114D" w:rsidRDefault="00547667" w:rsidP="00B4114D">
            <w:pPr>
              <w:rPr>
                <w:b/>
                <w:bCs/>
                <w:color w:val="000000" w:themeColor="text1"/>
              </w:rPr>
            </w:pPr>
            <w:r>
              <w:rPr>
                <w:b/>
                <w:bCs/>
                <w:color w:val="000000" w:themeColor="text1"/>
              </w:rPr>
              <w:t>Headquarters location</w:t>
            </w:r>
          </w:p>
        </w:tc>
        <w:tc>
          <w:tcPr>
            <w:tcW w:w="4950" w:type="dxa"/>
            <w:vAlign w:val="center"/>
          </w:tcPr>
          <w:p w14:paraId="2B627EF5" w14:textId="77777777" w:rsidR="007B25AE" w:rsidRPr="009B2D6B" w:rsidRDefault="007B25AE" w:rsidP="00B4114D">
            <w:pPr>
              <w:rPr>
                <w:color w:val="000000" w:themeColor="text1"/>
              </w:rPr>
            </w:pPr>
          </w:p>
        </w:tc>
      </w:tr>
      <w:tr w:rsidR="007B25AE" w14:paraId="23084A64" w14:textId="77777777" w:rsidTr="0022300A">
        <w:trPr>
          <w:trHeight w:val="432"/>
        </w:trPr>
        <w:tc>
          <w:tcPr>
            <w:tcW w:w="3325" w:type="dxa"/>
            <w:shd w:val="clear" w:color="auto" w:fill="F2F2F2" w:themeFill="background1" w:themeFillShade="F2"/>
            <w:vAlign w:val="center"/>
          </w:tcPr>
          <w:p w14:paraId="1E122EDD" w14:textId="42618534" w:rsidR="007B25AE" w:rsidRPr="00B4114D" w:rsidRDefault="00547667" w:rsidP="00B4114D">
            <w:pPr>
              <w:rPr>
                <w:b/>
                <w:bCs/>
                <w:color w:val="000000" w:themeColor="text1"/>
              </w:rPr>
            </w:pPr>
            <w:r>
              <w:rPr>
                <w:b/>
                <w:bCs/>
                <w:color w:val="000000" w:themeColor="text1"/>
              </w:rPr>
              <w:t>Year established</w:t>
            </w:r>
          </w:p>
        </w:tc>
        <w:tc>
          <w:tcPr>
            <w:tcW w:w="4950" w:type="dxa"/>
            <w:vAlign w:val="center"/>
          </w:tcPr>
          <w:p w14:paraId="3A9C8E35" w14:textId="77777777" w:rsidR="007B25AE" w:rsidRPr="009B2D6B" w:rsidRDefault="007B25AE" w:rsidP="00B4114D">
            <w:pPr>
              <w:rPr>
                <w:color w:val="000000" w:themeColor="text1"/>
              </w:rPr>
            </w:pPr>
          </w:p>
        </w:tc>
      </w:tr>
      <w:tr w:rsidR="007B25AE" w14:paraId="50A6F3A1" w14:textId="77777777" w:rsidTr="0022300A">
        <w:trPr>
          <w:trHeight w:val="432"/>
        </w:trPr>
        <w:tc>
          <w:tcPr>
            <w:tcW w:w="3325" w:type="dxa"/>
            <w:shd w:val="clear" w:color="auto" w:fill="F2F2F2" w:themeFill="background1" w:themeFillShade="F2"/>
            <w:vAlign w:val="center"/>
          </w:tcPr>
          <w:p w14:paraId="101AAE94" w14:textId="582D492E" w:rsidR="007B25AE" w:rsidRPr="00B4114D" w:rsidRDefault="009B2D6B" w:rsidP="00B4114D">
            <w:pPr>
              <w:rPr>
                <w:b/>
                <w:bCs/>
                <w:color w:val="000000" w:themeColor="text1"/>
              </w:rPr>
            </w:pPr>
            <w:r>
              <w:rPr>
                <w:b/>
                <w:bCs/>
                <w:color w:val="000000" w:themeColor="text1"/>
              </w:rPr>
              <w:t>Ownership structure</w:t>
            </w:r>
          </w:p>
        </w:tc>
        <w:tc>
          <w:tcPr>
            <w:tcW w:w="4950" w:type="dxa"/>
            <w:vAlign w:val="center"/>
          </w:tcPr>
          <w:p w14:paraId="6AA82BD8" w14:textId="77777777" w:rsidR="007B25AE" w:rsidRPr="009B2D6B" w:rsidRDefault="007B25AE" w:rsidP="00B4114D">
            <w:pPr>
              <w:rPr>
                <w:color w:val="000000" w:themeColor="text1"/>
              </w:rPr>
            </w:pPr>
          </w:p>
        </w:tc>
      </w:tr>
      <w:tr w:rsidR="007B25AE" w14:paraId="4A7094CA" w14:textId="77777777" w:rsidTr="0022300A">
        <w:trPr>
          <w:trHeight w:val="432"/>
        </w:trPr>
        <w:tc>
          <w:tcPr>
            <w:tcW w:w="3325" w:type="dxa"/>
            <w:shd w:val="clear" w:color="auto" w:fill="F2F2F2" w:themeFill="background1" w:themeFillShade="F2"/>
            <w:vAlign w:val="center"/>
          </w:tcPr>
          <w:p w14:paraId="2FDD527D" w14:textId="63D2C784" w:rsidR="007B25AE" w:rsidRPr="00B4114D" w:rsidRDefault="009B2D6B" w:rsidP="00B4114D">
            <w:pPr>
              <w:rPr>
                <w:b/>
                <w:bCs/>
                <w:color w:val="000000" w:themeColor="text1"/>
              </w:rPr>
            </w:pPr>
            <w:r>
              <w:rPr>
                <w:b/>
                <w:bCs/>
                <w:color w:val="000000" w:themeColor="text1"/>
              </w:rPr>
              <w:t>Number of employees</w:t>
            </w:r>
          </w:p>
        </w:tc>
        <w:tc>
          <w:tcPr>
            <w:tcW w:w="4950" w:type="dxa"/>
            <w:vAlign w:val="center"/>
          </w:tcPr>
          <w:p w14:paraId="58B24792" w14:textId="77777777" w:rsidR="007B25AE" w:rsidRPr="009B2D6B" w:rsidRDefault="007B25AE" w:rsidP="00B4114D">
            <w:pPr>
              <w:rPr>
                <w:color w:val="000000" w:themeColor="text1"/>
              </w:rPr>
            </w:pPr>
          </w:p>
        </w:tc>
      </w:tr>
      <w:tr w:rsidR="009B2D6B" w14:paraId="358ECBCE" w14:textId="77777777" w:rsidTr="0022300A">
        <w:trPr>
          <w:trHeight w:val="432"/>
        </w:trPr>
        <w:tc>
          <w:tcPr>
            <w:tcW w:w="3325" w:type="dxa"/>
            <w:shd w:val="clear" w:color="auto" w:fill="F2F2F2" w:themeFill="background1" w:themeFillShade="F2"/>
            <w:vAlign w:val="center"/>
          </w:tcPr>
          <w:p w14:paraId="578C5BE3" w14:textId="6CF31450" w:rsidR="009B2D6B" w:rsidRPr="00B4114D" w:rsidRDefault="00F05836" w:rsidP="00B4114D">
            <w:pPr>
              <w:rPr>
                <w:b/>
                <w:bCs/>
                <w:color w:val="000000" w:themeColor="text1"/>
              </w:rPr>
            </w:pPr>
            <w:r>
              <w:rPr>
                <w:b/>
                <w:bCs/>
                <w:color w:val="000000" w:themeColor="text1"/>
              </w:rPr>
              <w:t>Primary contact name</w:t>
            </w:r>
          </w:p>
        </w:tc>
        <w:tc>
          <w:tcPr>
            <w:tcW w:w="4950" w:type="dxa"/>
            <w:vAlign w:val="center"/>
          </w:tcPr>
          <w:p w14:paraId="3EAE08A7" w14:textId="77777777" w:rsidR="009B2D6B" w:rsidRPr="009B2D6B" w:rsidRDefault="009B2D6B" w:rsidP="00B4114D">
            <w:pPr>
              <w:rPr>
                <w:color w:val="000000" w:themeColor="text1"/>
              </w:rPr>
            </w:pPr>
          </w:p>
        </w:tc>
      </w:tr>
      <w:tr w:rsidR="009B2D6B" w14:paraId="09BA8D3E" w14:textId="77777777" w:rsidTr="0022300A">
        <w:trPr>
          <w:trHeight w:val="432"/>
        </w:trPr>
        <w:tc>
          <w:tcPr>
            <w:tcW w:w="3325" w:type="dxa"/>
            <w:shd w:val="clear" w:color="auto" w:fill="F2F2F2" w:themeFill="background1" w:themeFillShade="F2"/>
            <w:vAlign w:val="center"/>
          </w:tcPr>
          <w:p w14:paraId="5AE07F0F" w14:textId="6D2B9C7F" w:rsidR="009B2D6B" w:rsidRPr="00B4114D" w:rsidRDefault="00F05836" w:rsidP="00B4114D">
            <w:pPr>
              <w:rPr>
                <w:b/>
                <w:bCs/>
                <w:color w:val="000000" w:themeColor="text1"/>
              </w:rPr>
            </w:pPr>
            <w:r>
              <w:rPr>
                <w:b/>
                <w:bCs/>
                <w:color w:val="000000" w:themeColor="text1"/>
              </w:rPr>
              <w:t>Primary contact title</w:t>
            </w:r>
          </w:p>
        </w:tc>
        <w:tc>
          <w:tcPr>
            <w:tcW w:w="4950" w:type="dxa"/>
            <w:vAlign w:val="center"/>
          </w:tcPr>
          <w:p w14:paraId="71775310" w14:textId="77777777" w:rsidR="009B2D6B" w:rsidRPr="009B2D6B" w:rsidRDefault="009B2D6B" w:rsidP="00B4114D">
            <w:pPr>
              <w:rPr>
                <w:color w:val="000000" w:themeColor="text1"/>
              </w:rPr>
            </w:pPr>
          </w:p>
        </w:tc>
      </w:tr>
      <w:tr w:rsidR="009B2D6B" w14:paraId="21CBE92B" w14:textId="77777777" w:rsidTr="0022300A">
        <w:trPr>
          <w:trHeight w:val="432"/>
        </w:trPr>
        <w:tc>
          <w:tcPr>
            <w:tcW w:w="3325" w:type="dxa"/>
            <w:shd w:val="clear" w:color="auto" w:fill="F2F2F2" w:themeFill="background1" w:themeFillShade="F2"/>
            <w:vAlign w:val="center"/>
          </w:tcPr>
          <w:p w14:paraId="15BAE112" w14:textId="70B6D0C7" w:rsidR="009B2D6B" w:rsidRPr="00B4114D" w:rsidRDefault="00F05836" w:rsidP="00B4114D">
            <w:pPr>
              <w:rPr>
                <w:b/>
                <w:bCs/>
                <w:color w:val="000000" w:themeColor="text1"/>
              </w:rPr>
            </w:pPr>
            <w:r>
              <w:rPr>
                <w:b/>
                <w:bCs/>
                <w:color w:val="000000" w:themeColor="text1"/>
              </w:rPr>
              <w:t>Email address</w:t>
            </w:r>
          </w:p>
        </w:tc>
        <w:tc>
          <w:tcPr>
            <w:tcW w:w="4950" w:type="dxa"/>
            <w:vAlign w:val="center"/>
          </w:tcPr>
          <w:p w14:paraId="3D59317A" w14:textId="77777777" w:rsidR="009B2D6B" w:rsidRPr="009B2D6B" w:rsidRDefault="009B2D6B" w:rsidP="00B4114D">
            <w:pPr>
              <w:rPr>
                <w:color w:val="000000" w:themeColor="text1"/>
              </w:rPr>
            </w:pPr>
          </w:p>
        </w:tc>
      </w:tr>
      <w:tr w:rsidR="009B2D6B" w14:paraId="41B39172" w14:textId="77777777" w:rsidTr="0022300A">
        <w:trPr>
          <w:trHeight w:val="432"/>
        </w:trPr>
        <w:tc>
          <w:tcPr>
            <w:tcW w:w="3325" w:type="dxa"/>
            <w:shd w:val="clear" w:color="auto" w:fill="F2F2F2" w:themeFill="background1" w:themeFillShade="F2"/>
            <w:vAlign w:val="center"/>
          </w:tcPr>
          <w:p w14:paraId="54F2DF2E" w14:textId="3E73448E" w:rsidR="009B2D6B" w:rsidRPr="00B4114D" w:rsidRDefault="0022300A" w:rsidP="00B4114D">
            <w:pPr>
              <w:rPr>
                <w:b/>
                <w:bCs/>
                <w:color w:val="000000" w:themeColor="text1"/>
              </w:rPr>
            </w:pPr>
            <w:r>
              <w:rPr>
                <w:b/>
                <w:bCs/>
                <w:color w:val="000000" w:themeColor="text1"/>
              </w:rPr>
              <w:t>Telephone number</w:t>
            </w:r>
          </w:p>
        </w:tc>
        <w:tc>
          <w:tcPr>
            <w:tcW w:w="4950" w:type="dxa"/>
            <w:vAlign w:val="center"/>
          </w:tcPr>
          <w:p w14:paraId="0468C0A8" w14:textId="77777777" w:rsidR="009B2D6B" w:rsidRPr="009B2D6B" w:rsidRDefault="009B2D6B" w:rsidP="00B4114D">
            <w:pPr>
              <w:rPr>
                <w:color w:val="000000" w:themeColor="text1"/>
              </w:rPr>
            </w:pPr>
          </w:p>
        </w:tc>
      </w:tr>
      <w:tr w:rsidR="009B2D6B" w14:paraId="5C987D29" w14:textId="77777777" w:rsidTr="0022300A">
        <w:trPr>
          <w:trHeight w:val="432"/>
        </w:trPr>
        <w:tc>
          <w:tcPr>
            <w:tcW w:w="3325" w:type="dxa"/>
            <w:shd w:val="clear" w:color="auto" w:fill="F2F2F2" w:themeFill="background1" w:themeFillShade="F2"/>
            <w:vAlign w:val="center"/>
          </w:tcPr>
          <w:p w14:paraId="404FF562" w14:textId="0C0EE5DA" w:rsidR="009B2D6B" w:rsidRPr="00B4114D" w:rsidRDefault="0022300A" w:rsidP="00B4114D">
            <w:pPr>
              <w:rPr>
                <w:b/>
                <w:bCs/>
                <w:color w:val="000000" w:themeColor="text1"/>
              </w:rPr>
            </w:pPr>
            <w:r>
              <w:rPr>
                <w:b/>
                <w:bCs/>
                <w:color w:val="000000" w:themeColor="text1"/>
              </w:rPr>
              <w:t>Website</w:t>
            </w:r>
          </w:p>
        </w:tc>
        <w:tc>
          <w:tcPr>
            <w:tcW w:w="4950" w:type="dxa"/>
            <w:vAlign w:val="center"/>
          </w:tcPr>
          <w:p w14:paraId="56858DA9" w14:textId="77777777" w:rsidR="009B2D6B" w:rsidRPr="009B2D6B" w:rsidRDefault="009B2D6B" w:rsidP="00B4114D">
            <w:pPr>
              <w:rPr>
                <w:color w:val="000000" w:themeColor="text1"/>
              </w:rPr>
            </w:pPr>
          </w:p>
        </w:tc>
      </w:tr>
      <w:tr w:rsidR="0022300A" w14:paraId="0E0AE6CC" w14:textId="77777777" w:rsidTr="0022300A">
        <w:trPr>
          <w:trHeight w:val="432"/>
        </w:trPr>
        <w:tc>
          <w:tcPr>
            <w:tcW w:w="3325" w:type="dxa"/>
            <w:shd w:val="clear" w:color="auto" w:fill="F2F2F2" w:themeFill="background1" w:themeFillShade="F2"/>
            <w:vAlign w:val="center"/>
          </w:tcPr>
          <w:p w14:paraId="16805CB9" w14:textId="0C7057D8" w:rsidR="0022300A" w:rsidRPr="00B4114D" w:rsidRDefault="0022300A" w:rsidP="00B4114D">
            <w:pPr>
              <w:rPr>
                <w:b/>
                <w:bCs/>
                <w:color w:val="000000" w:themeColor="text1"/>
              </w:rPr>
            </w:pPr>
            <w:r>
              <w:rPr>
                <w:b/>
                <w:bCs/>
                <w:color w:val="000000" w:themeColor="text1"/>
              </w:rPr>
              <w:t>Relevant office locations</w:t>
            </w:r>
          </w:p>
        </w:tc>
        <w:tc>
          <w:tcPr>
            <w:tcW w:w="4950" w:type="dxa"/>
            <w:vAlign w:val="center"/>
          </w:tcPr>
          <w:p w14:paraId="5571E92A" w14:textId="77777777" w:rsidR="0022300A" w:rsidRPr="009B2D6B" w:rsidRDefault="0022300A" w:rsidP="00B4114D">
            <w:pPr>
              <w:rPr>
                <w:color w:val="000000" w:themeColor="text1"/>
              </w:rPr>
            </w:pPr>
          </w:p>
        </w:tc>
      </w:tr>
      <w:tr w:rsidR="0022300A" w14:paraId="50BF8351" w14:textId="77777777" w:rsidTr="0022300A">
        <w:trPr>
          <w:trHeight w:val="432"/>
        </w:trPr>
        <w:tc>
          <w:tcPr>
            <w:tcW w:w="3325" w:type="dxa"/>
            <w:shd w:val="clear" w:color="auto" w:fill="F2F2F2" w:themeFill="background1" w:themeFillShade="F2"/>
            <w:vAlign w:val="center"/>
          </w:tcPr>
          <w:p w14:paraId="380DB3C0" w14:textId="01D3715F" w:rsidR="0022300A" w:rsidRPr="00B4114D" w:rsidRDefault="0022300A" w:rsidP="00B4114D">
            <w:pPr>
              <w:rPr>
                <w:b/>
                <w:bCs/>
                <w:color w:val="000000" w:themeColor="text1"/>
              </w:rPr>
            </w:pPr>
            <w:r>
              <w:rPr>
                <w:b/>
                <w:bCs/>
                <w:color w:val="000000" w:themeColor="text1"/>
              </w:rPr>
              <w:t>SAP partnership credentials</w:t>
            </w:r>
          </w:p>
        </w:tc>
        <w:tc>
          <w:tcPr>
            <w:tcW w:w="4950" w:type="dxa"/>
            <w:vAlign w:val="center"/>
          </w:tcPr>
          <w:p w14:paraId="00B59270" w14:textId="77777777" w:rsidR="0022300A" w:rsidRPr="009B2D6B" w:rsidRDefault="0022300A" w:rsidP="00B4114D">
            <w:pPr>
              <w:rPr>
                <w:color w:val="000000" w:themeColor="text1"/>
              </w:rPr>
            </w:pPr>
          </w:p>
        </w:tc>
      </w:tr>
      <w:tr w:rsidR="0022300A" w14:paraId="592C0277" w14:textId="77777777" w:rsidTr="0022300A">
        <w:trPr>
          <w:trHeight w:val="432"/>
        </w:trPr>
        <w:tc>
          <w:tcPr>
            <w:tcW w:w="3325" w:type="dxa"/>
            <w:shd w:val="clear" w:color="auto" w:fill="F2F2F2" w:themeFill="background1" w:themeFillShade="F2"/>
            <w:vAlign w:val="center"/>
          </w:tcPr>
          <w:p w14:paraId="1BBD8EEE" w14:textId="73DEF966" w:rsidR="0022300A" w:rsidRPr="00B4114D" w:rsidRDefault="00EF60F9" w:rsidP="00B4114D">
            <w:pPr>
              <w:rPr>
                <w:b/>
                <w:bCs/>
                <w:color w:val="000000" w:themeColor="text1"/>
              </w:rPr>
            </w:pPr>
            <w:r>
              <w:rPr>
                <w:b/>
                <w:bCs/>
                <w:color w:val="000000" w:themeColor="text1"/>
              </w:rPr>
              <w:lastRenderedPageBreak/>
              <w:t>Life sciences / regulated industry experience</w:t>
            </w:r>
          </w:p>
        </w:tc>
        <w:tc>
          <w:tcPr>
            <w:tcW w:w="4950" w:type="dxa"/>
            <w:vAlign w:val="center"/>
          </w:tcPr>
          <w:p w14:paraId="52210E3C" w14:textId="77777777" w:rsidR="0022300A" w:rsidRPr="009B2D6B" w:rsidRDefault="0022300A" w:rsidP="00B4114D">
            <w:pPr>
              <w:rPr>
                <w:color w:val="000000" w:themeColor="text1"/>
              </w:rPr>
            </w:pPr>
          </w:p>
        </w:tc>
      </w:tr>
    </w:tbl>
    <w:p w14:paraId="23473EF8" w14:textId="77777777" w:rsidR="006830EE" w:rsidRPr="006830EE" w:rsidRDefault="006830EE" w:rsidP="00B4114D"/>
    <w:p w14:paraId="161AF14A" w14:textId="0CF1CAC5" w:rsidR="002162D1" w:rsidRDefault="00573429" w:rsidP="00B471E1">
      <w:pPr>
        <w:pStyle w:val="Heading1"/>
        <w:rPr>
          <w:rFonts w:asciiTheme="minorHAnsi" w:eastAsiaTheme="minorHAnsi" w:hAnsiTheme="minorHAnsi" w:cstheme="minorBidi"/>
          <w:color w:val="auto"/>
          <w:sz w:val="24"/>
          <w:szCs w:val="24"/>
        </w:rPr>
      </w:pPr>
      <w:bookmarkStart w:id="101" w:name="_Toc226385808"/>
      <w:r>
        <w:t>Appendix D – Relevant Experience</w:t>
      </w:r>
      <w:bookmarkEnd w:id="101"/>
    </w:p>
    <w:p w14:paraId="31BC944E" w14:textId="77777777" w:rsidR="006830EE" w:rsidRDefault="006830EE" w:rsidP="00B4114D">
      <w:r>
        <w:t>Describe your firm’s experience delivering SAP S/4HANA implementations in pharmaceutical or similarly regulated manufacturing environments. Please provide at least three representative examples.</w:t>
      </w:r>
    </w:p>
    <w:p w14:paraId="565D4BB5" w14:textId="2A925046" w:rsidR="0014077C" w:rsidRPr="006830EE" w:rsidRDefault="006830EE" w:rsidP="00B4114D">
      <w:r>
        <w:t>For each example, provide the following:</w:t>
      </w:r>
    </w:p>
    <w:tbl>
      <w:tblPr>
        <w:tblStyle w:val="TableGrid"/>
        <w:tblW w:w="0" w:type="auto"/>
        <w:tblLook w:val="04A0" w:firstRow="1" w:lastRow="0" w:firstColumn="1" w:lastColumn="0" w:noHBand="0" w:noVBand="1"/>
      </w:tblPr>
      <w:tblGrid>
        <w:gridCol w:w="3325"/>
        <w:gridCol w:w="4950"/>
      </w:tblGrid>
      <w:tr w:rsidR="003A4493" w14:paraId="4ECE38E1" w14:textId="77777777" w:rsidTr="00736EAE">
        <w:trPr>
          <w:trHeight w:val="287"/>
        </w:trPr>
        <w:tc>
          <w:tcPr>
            <w:tcW w:w="3325" w:type="dxa"/>
            <w:shd w:val="clear" w:color="auto" w:fill="215E99" w:themeFill="text2" w:themeFillTint="BF"/>
            <w:vAlign w:val="center"/>
          </w:tcPr>
          <w:p w14:paraId="2A02893F" w14:textId="77777777" w:rsidR="003A4493" w:rsidRPr="009B2D6B" w:rsidRDefault="003A4493" w:rsidP="00B4114D">
            <w:pPr>
              <w:rPr>
                <w:b/>
                <w:bCs/>
                <w:color w:val="FFFFFF" w:themeColor="background1"/>
                <w:sz w:val="28"/>
                <w:szCs w:val="28"/>
              </w:rPr>
            </w:pPr>
            <w:r>
              <w:rPr>
                <w:b/>
                <w:bCs/>
                <w:color w:val="FFFFFF" w:themeColor="background1"/>
                <w:sz w:val="28"/>
                <w:szCs w:val="28"/>
              </w:rPr>
              <w:t>Field</w:t>
            </w:r>
          </w:p>
        </w:tc>
        <w:tc>
          <w:tcPr>
            <w:tcW w:w="4950" w:type="dxa"/>
            <w:shd w:val="clear" w:color="auto" w:fill="215E99" w:themeFill="text2" w:themeFillTint="BF"/>
            <w:vAlign w:val="center"/>
          </w:tcPr>
          <w:p w14:paraId="3E57F13B" w14:textId="77777777" w:rsidR="003A4493" w:rsidRPr="009B2D6B" w:rsidRDefault="003A4493" w:rsidP="00B4114D">
            <w:pPr>
              <w:rPr>
                <w:b/>
                <w:bCs/>
                <w:color w:val="FFFFFF" w:themeColor="background1"/>
                <w:sz w:val="28"/>
                <w:szCs w:val="28"/>
              </w:rPr>
            </w:pPr>
            <w:r>
              <w:rPr>
                <w:b/>
                <w:bCs/>
                <w:color w:val="FFFFFF" w:themeColor="background1"/>
                <w:sz w:val="28"/>
                <w:szCs w:val="28"/>
              </w:rPr>
              <w:t>Vendor Response</w:t>
            </w:r>
          </w:p>
        </w:tc>
      </w:tr>
      <w:tr w:rsidR="003A4493" w14:paraId="2F16945F" w14:textId="77777777" w:rsidTr="00736EAE">
        <w:trPr>
          <w:trHeight w:val="432"/>
        </w:trPr>
        <w:tc>
          <w:tcPr>
            <w:tcW w:w="3325" w:type="dxa"/>
            <w:shd w:val="clear" w:color="auto" w:fill="F2F2F2" w:themeFill="background1" w:themeFillShade="F2"/>
            <w:vAlign w:val="center"/>
          </w:tcPr>
          <w:p w14:paraId="5868DE69" w14:textId="6CBDF629" w:rsidR="003A4493" w:rsidRPr="008F58BB" w:rsidRDefault="0014077C" w:rsidP="00B4114D">
            <w:pPr>
              <w:rPr>
                <w:b/>
                <w:bCs/>
              </w:rPr>
            </w:pPr>
            <w:r>
              <w:rPr>
                <w:b/>
                <w:bCs/>
                <w:color w:val="000000" w:themeColor="text1"/>
              </w:rPr>
              <w:t>Project / Client</w:t>
            </w:r>
          </w:p>
        </w:tc>
        <w:tc>
          <w:tcPr>
            <w:tcW w:w="4950" w:type="dxa"/>
            <w:vAlign w:val="center"/>
          </w:tcPr>
          <w:p w14:paraId="4A2957B5" w14:textId="77777777" w:rsidR="003A4493" w:rsidRPr="009B2D6B" w:rsidRDefault="003A4493" w:rsidP="00B4114D">
            <w:pPr>
              <w:rPr>
                <w:color w:val="000000" w:themeColor="text1"/>
              </w:rPr>
            </w:pPr>
          </w:p>
        </w:tc>
      </w:tr>
      <w:tr w:rsidR="003A4493" w14:paraId="7517F1F5" w14:textId="77777777" w:rsidTr="00736EAE">
        <w:trPr>
          <w:trHeight w:val="432"/>
        </w:trPr>
        <w:tc>
          <w:tcPr>
            <w:tcW w:w="3325" w:type="dxa"/>
            <w:shd w:val="clear" w:color="auto" w:fill="F2F2F2" w:themeFill="background1" w:themeFillShade="F2"/>
            <w:vAlign w:val="center"/>
          </w:tcPr>
          <w:p w14:paraId="1046BD48" w14:textId="44FC80C7" w:rsidR="003A4493" w:rsidRPr="009B2D6B" w:rsidRDefault="0014077C" w:rsidP="00B4114D">
            <w:pPr>
              <w:rPr>
                <w:b/>
                <w:bCs/>
                <w:color w:val="000000" w:themeColor="text1"/>
              </w:rPr>
            </w:pPr>
            <w:r>
              <w:rPr>
                <w:b/>
                <w:bCs/>
                <w:color w:val="000000" w:themeColor="text1"/>
              </w:rPr>
              <w:t>Industry</w:t>
            </w:r>
          </w:p>
        </w:tc>
        <w:tc>
          <w:tcPr>
            <w:tcW w:w="4950" w:type="dxa"/>
            <w:vAlign w:val="center"/>
          </w:tcPr>
          <w:p w14:paraId="04D8328D" w14:textId="77777777" w:rsidR="003A4493" w:rsidRPr="009B2D6B" w:rsidRDefault="003A4493" w:rsidP="00B4114D">
            <w:pPr>
              <w:rPr>
                <w:color w:val="000000" w:themeColor="text1"/>
              </w:rPr>
            </w:pPr>
          </w:p>
        </w:tc>
      </w:tr>
      <w:tr w:rsidR="003A4493" w14:paraId="7F7CCA9F" w14:textId="77777777" w:rsidTr="00736EAE">
        <w:trPr>
          <w:trHeight w:val="432"/>
        </w:trPr>
        <w:tc>
          <w:tcPr>
            <w:tcW w:w="3325" w:type="dxa"/>
            <w:shd w:val="clear" w:color="auto" w:fill="F2F2F2" w:themeFill="background1" w:themeFillShade="F2"/>
            <w:vAlign w:val="center"/>
          </w:tcPr>
          <w:p w14:paraId="32AA40B0" w14:textId="1B8D7D0B" w:rsidR="003A4493" w:rsidRPr="009B2D6B" w:rsidRDefault="0014077C" w:rsidP="00B4114D">
            <w:pPr>
              <w:rPr>
                <w:b/>
                <w:bCs/>
                <w:color w:val="000000" w:themeColor="text1"/>
              </w:rPr>
            </w:pPr>
            <w:r>
              <w:rPr>
                <w:b/>
                <w:bCs/>
                <w:color w:val="000000" w:themeColor="text1"/>
              </w:rPr>
              <w:t>Geography</w:t>
            </w:r>
          </w:p>
        </w:tc>
        <w:tc>
          <w:tcPr>
            <w:tcW w:w="4950" w:type="dxa"/>
            <w:vAlign w:val="center"/>
          </w:tcPr>
          <w:p w14:paraId="48805D01" w14:textId="77777777" w:rsidR="003A4493" w:rsidRPr="009B2D6B" w:rsidRDefault="003A4493" w:rsidP="00B4114D">
            <w:pPr>
              <w:rPr>
                <w:color w:val="000000" w:themeColor="text1"/>
              </w:rPr>
            </w:pPr>
          </w:p>
        </w:tc>
      </w:tr>
      <w:tr w:rsidR="003A4493" w14:paraId="55569D6A" w14:textId="77777777" w:rsidTr="00736EAE">
        <w:trPr>
          <w:trHeight w:val="432"/>
        </w:trPr>
        <w:tc>
          <w:tcPr>
            <w:tcW w:w="3325" w:type="dxa"/>
            <w:shd w:val="clear" w:color="auto" w:fill="F2F2F2" w:themeFill="background1" w:themeFillShade="F2"/>
            <w:vAlign w:val="center"/>
          </w:tcPr>
          <w:p w14:paraId="71763F1A" w14:textId="46D7D8E1" w:rsidR="003A4493" w:rsidRPr="009B2D6B" w:rsidRDefault="0014077C" w:rsidP="00B4114D">
            <w:pPr>
              <w:rPr>
                <w:b/>
                <w:bCs/>
                <w:color w:val="000000" w:themeColor="text1"/>
              </w:rPr>
            </w:pPr>
            <w:r>
              <w:rPr>
                <w:b/>
                <w:bCs/>
                <w:color w:val="000000" w:themeColor="text1"/>
              </w:rPr>
              <w:t>Scope</w:t>
            </w:r>
          </w:p>
        </w:tc>
        <w:tc>
          <w:tcPr>
            <w:tcW w:w="4950" w:type="dxa"/>
            <w:vAlign w:val="center"/>
          </w:tcPr>
          <w:p w14:paraId="605FC6B3" w14:textId="77777777" w:rsidR="003A4493" w:rsidRPr="009B2D6B" w:rsidRDefault="003A4493" w:rsidP="00B4114D">
            <w:pPr>
              <w:rPr>
                <w:color w:val="000000" w:themeColor="text1"/>
              </w:rPr>
            </w:pPr>
          </w:p>
        </w:tc>
      </w:tr>
      <w:tr w:rsidR="003A4493" w14:paraId="26F858E8" w14:textId="77777777" w:rsidTr="00736EAE">
        <w:trPr>
          <w:trHeight w:val="432"/>
        </w:trPr>
        <w:tc>
          <w:tcPr>
            <w:tcW w:w="3325" w:type="dxa"/>
            <w:shd w:val="clear" w:color="auto" w:fill="F2F2F2" w:themeFill="background1" w:themeFillShade="F2"/>
            <w:vAlign w:val="center"/>
          </w:tcPr>
          <w:p w14:paraId="76E1C3EC" w14:textId="5180DBA2" w:rsidR="003A4493" w:rsidRPr="009B2D6B" w:rsidRDefault="0014077C" w:rsidP="00B4114D">
            <w:pPr>
              <w:rPr>
                <w:b/>
                <w:bCs/>
                <w:color w:val="000000" w:themeColor="text1"/>
              </w:rPr>
            </w:pPr>
            <w:r>
              <w:rPr>
                <w:b/>
                <w:bCs/>
                <w:color w:val="000000" w:themeColor="text1"/>
              </w:rPr>
              <w:t>SAP Modules</w:t>
            </w:r>
          </w:p>
        </w:tc>
        <w:tc>
          <w:tcPr>
            <w:tcW w:w="4950" w:type="dxa"/>
            <w:vAlign w:val="center"/>
          </w:tcPr>
          <w:p w14:paraId="4E261B76" w14:textId="77777777" w:rsidR="003A4493" w:rsidRPr="009B2D6B" w:rsidRDefault="003A4493" w:rsidP="00B4114D">
            <w:pPr>
              <w:rPr>
                <w:color w:val="000000" w:themeColor="text1"/>
              </w:rPr>
            </w:pPr>
          </w:p>
        </w:tc>
      </w:tr>
      <w:tr w:rsidR="003A4493" w14:paraId="18805D62" w14:textId="77777777" w:rsidTr="00736EAE">
        <w:trPr>
          <w:trHeight w:val="432"/>
        </w:trPr>
        <w:tc>
          <w:tcPr>
            <w:tcW w:w="3325" w:type="dxa"/>
            <w:shd w:val="clear" w:color="auto" w:fill="F2F2F2" w:themeFill="background1" w:themeFillShade="F2"/>
            <w:vAlign w:val="center"/>
          </w:tcPr>
          <w:p w14:paraId="20778A5C" w14:textId="5308AF11" w:rsidR="003A4493" w:rsidRPr="009B2D6B" w:rsidRDefault="0014077C" w:rsidP="00B4114D">
            <w:pPr>
              <w:rPr>
                <w:b/>
                <w:bCs/>
                <w:color w:val="000000" w:themeColor="text1"/>
              </w:rPr>
            </w:pPr>
            <w:r>
              <w:rPr>
                <w:b/>
                <w:bCs/>
                <w:color w:val="000000" w:themeColor="text1"/>
              </w:rPr>
              <w:t>Validation / Regulatory Scope</w:t>
            </w:r>
          </w:p>
        </w:tc>
        <w:tc>
          <w:tcPr>
            <w:tcW w:w="4950" w:type="dxa"/>
            <w:vAlign w:val="center"/>
          </w:tcPr>
          <w:p w14:paraId="2503A93D" w14:textId="77777777" w:rsidR="003A4493" w:rsidRPr="009B2D6B" w:rsidRDefault="003A4493" w:rsidP="00B4114D">
            <w:pPr>
              <w:rPr>
                <w:color w:val="000000" w:themeColor="text1"/>
              </w:rPr>
            </w:pPr>
          </w:p>
        </w:tc>
      </w:tr>
      <w:tr w:rsidR="003A4493" w14:paraId="3FABAB65" w14:textId="77777777" w:rsidTr="00736EAE">
        <w:trPr>
          <w:trHeight w:val="432"/>
        </w:trPr>
        <w:tc>
          <w:tcPr>
            <w:tcW w:w="3325" w:type="dxa"/>
            <w:shd w:val="clear" w:color="auto" w:fill="F2F2F2" w:themeFill="background1" w:themeFillShade="F2"/>
            <w:vAlign w:val="center"/>
          </w:tcPr>
          <w:p w14:paraId="0F8B3260" w14:textId="155C3C1A" w:rsidR="003A4493" w:rsidRPr="009B2D6B" w:rsidRDefault="0014077C" w:rsidP="00B4114D">
            <w:pPr>
              <w:rPr>
                <w:b/>
                <w:bCs/>
                <w:color w:val="000000" w:themeColor="text1"/>
              </w:rPr>
            </w:pPr>
            <w:r>
              <w:rPr>
                <w:b/>
                <w:bCs/>
                <w:color w:val="000000" w:themeColor="text1"/>
              </w:rPr>
              <w:t>Methodology Used</w:t>
            </w:r>
          </w:p>
        </w:tc>
        <w:tc>
          <w:tcPr>
            <w:tcW w:w="4950" w:type="dxa"/>
            <w:vAlign w:val="center"/>
          </w:tcPr>
          <w:p w14:paraId="6A184212" w14:textId="77777777" w:rsidR="003A4493" w:rsidRPr="009B2D6B" w:rsidRDefault="003A4493" w:rsidP="00B4114D">
            <w:pPr>
              <w:rPr>
                <w:color w:val="000000" w:themeColor="text1"/>
              </w:rPr>
            </w:pPr>
          </w:p>
        </w:tc>
      </w:tr>
      <w:tr w:rsidR="003A4493" w14:paraId="40B867A9" w14:textId="77777777" w:rsidTr="00736EAE">
        <w:trPr>
          <w:trHeight w:val="432"/>
        </w:trPr>
        <w:tc>
          <w:tcPr>
            <w:tcW w:w="3325" w:type="dxa"/>
            <w:shd w:val="clear" w:color="auto" w:fill="F2F2F2" w:themeFill="background1" w:themeFillShade="F2"/>
            <w:vAlign w:val="center"/>
          </w:tcPr>
          <w:p w14:paraId="37DB0906" w14:textId="35502E77" w:rsidR="003A4493" w:rsidRPr="009B2D6B" w:rsidRDefault="0014077C" w:rsidP="00B4114D">
            <w:pPr>
              <w:rPr>
                <w:b/>
                <w:bCs/>
                <w:color w:val="000000" w:themeColor="text1"/>
              </w:rPr>
            </w:pPr>
            <w:r>
              <w:rPr>
                <w:b/>
                <w:bCs/>
                <w:color w:val="000000" w:themeColor="text1"/>
              </w:rPr>
              <w:t>Timeline</w:t>
            </w:r>
          </w:p>
        </w:tc>
        <w:tc>
          <w:tcPr>
            <w:tcW w:w="4950" w:type="dxa"/>
            <w:vAlign w:val="center"/>
          </w:tcPr>
          <w:p w14:paraId="68F60205" w14:textId="77777777" w:rsidR="003A4493" w:rsidRPr="009B2D6B" w:rsidRDefault="003A4493" w:rsidP="00B4114D">
            <w:pPr>
              <w:rPr>
                <w:color w:val="000000" w:themeColor="text1"/>
              </w:rPr>
            </w:pPr>
          </w:p>
        </w:tc>
      </w:tr>
      <w:tr w:rsidR="003A4493" w14:paraId="5F31C405" w14:textId="77777777" w:rsidTr="00736EAE">
        <w:trPr>
          <w:trHeight w:val="432"/>
        </w:trPr>
        <w:tc>
          <w:tcPr>
            <w:tcW w:w="3325" w:type="dxa"/>
            <w:shd w:val="clear" w:color="auto" w:fill="F2F2F2" w:themeFill="background1" w:themeFillShade="F2"/>
            <w:vAlign w:val="center"/>
          </w:tcPr>
          <w:p w14:paraId="7D6DA32B" w14:textId="3EC2589C" w:rsidR="003A4493" w:rsidRPr="009B2D6B" w:rsidRDefault="0014077C" w:rsidP="00B4114D">
            <w:pPr>
              <w:rPr>
                <w:b/>
                <w:bCs/>
                <w:color w:val="000000" w:themeColor="text1"/>
              </w:rPr>
            </w:pPr>
            <w:r>
              <w:rPr>
                <w:b/>
                <w:bCs/>
                <w:color w:val="000000" w:themeColor="text1"/>
              </w:rPr>
              <w:t>Deployment Status / Outcome</w:t>
            </w:r>
          </w:p>
        </w:tc>
        <w:tc>
          <w:tcPr>
            <w:tcW w:w="4950" w:type="dxa"/>
            <w:vAlign w:val="center"/>
          </w:tcPr>
          <w:p w14:paraId="7219B496" w14:textId="77777777" w:rsidR="003A4493" w:rsidRPr="009B2D6B" w:rsidRDefault="003A4493" w:rsidP="00B4114D">
            <w:pPr>
              <w:rPr>
                <w:color w:val="000000" w:themeColor="text1"/>
              </w:rPr>
            </w:pPr>
          </w:p>
        </w:tc>
      </w:tr>
      <w:tr w:rsidR="003A4493" w14:paraId="64FE86C8" w14:textId="77777777" w:rsidTr="00736EAE">
        <w:trPr>
          <w:trHeight w:val="432"/>
        </w:trPr>
        <w:tc>
          <w:tcPr>
            <w:tcW w:w="3325" w:type="dxa"/>
            <w:shd w:val="clear" w:color="auto" w:fill="F2F2F2" w:themeFill="background1" w:themeFillShade="F2"/>
            <w:vAlign w:val="center"/>
          </w:tcPr>
          <w:p w14:paraId="1339D274" w14:textId="73EC6618" w:rsidR="003A4493" w:rsidRPr="009B2D6B" w:rsidRDefault="0014077C" w:rsidP="00B4114D">
            <w:pPr>
              <w:rPr>
                <w:b/>
                <w:bCs/>
                <w:color w:val="000000" w:themeColor="text1"/>
              </w:rPr>
            </w:pPr>
            <w:r>
              <w:rPr>
                <w:b/>
                <w:bCs/>
                <w:color w:val="000000" w:themeColor="text1"/>
              </w:rPr>
              <w:t>Reference Available (Y/N)</w:t>
            </w:r>
          </w:p>
        </w:tc>
        <w:tc>
          <w:tcPr>
            <w:tcW w:w="4950" w:type="dxa"/>
            <w:vAlign w:val="center"/>
          </w:tcPr>
          <w:p w14:paraId="2C4B6F6E" w14:textId="77777777" w:rsidR="003A4493" w:rsidRPr="009B2D6B" w:rsidRDefault="003A4493" w:rsidP="00B4114D">
            <w:pPr>
              <w:rPr>
                <w:color w:val="000000" w:themeColor="text1"/>
              </w:rPr>
            </w:pPr>
          </w:p>
        </w:tc>
      </w:tr>
    </w:tbl>
    <w:p w14:paraId="5D233058" w14:textId="77777777" w:rsidR="003A4493" w:rsidRDefault="003A4493" w:rsidP="00B4114D"/>
    <w:p w14:paraId="6B56D7D5" w14:textId="77777777" w:rsidR="00B4114D" w:rsidRDefault="00573429" w:rsidP="00B471E1">
      <w:pPr>
        <w:pStyle w:val="Heading1"/>
        <w:rPr>
          <w:rFonts w:asciiTheme="minorHAnsi" w:eastAsiaTheme="minorHAnsi" w:hAnsiTheme="minorHAnsi" w:cstheme="minorBidi"/>
          <w:color w:val="auto"/>
          <w:sz w:val="24"/>
          <w:szCs w:val="24"/>
        </w:rPr>
      </w:pPr>
      <w:bookmarkStart w:id="102" w:name="_Toc226385809"/>
      <w:r>
        <w:t>Appendix E – Proposed Approach and Methodology</w:t>
      </w:r>
      <w:bookmarkEnd w:id="102"/>
      <w:r>
        <w:br/>
      </w:r>
    </w:p>
    <w:p w14:paraId="090B9362" w14:textId="5B266754" w:rsidR="002162D1" w:rsidRDefault="00DA1FED" w:rsidP="00B4114D">
      <w:r>
        <w:t>Describe your proposed implementation approach, including the methods, governance, and delivery controls you would use for this engagement.</w:t>
      </w:r>
    </w:p>
    <w:p w14:paraId="0BD770C8" w14:textId="77777777" w:rsidR="00DA1FED" w:rsidRPr="00DA1FED" w:rsidRDefault="00DA1FED" w:rsidP="00DA1FED">
      <w:r>
        <w:t>Please address the following:</w:t>
      </w:r>
    </w:p>
    <w:p w14:paraId="630E51A4" w14:textId="77777777" w:rsidR="00DA1FED" w:rsidRPr="00DA1FED" w:rsidRDefault="00DA1FED" w:rsidP="00DA1FED">
      <w:pPr>
        <w:numPr>
          <w:ilvl w:val="0"/>
          <w:numId w:val="26"/>
        </w:numPr>
      </w:pPr>
      <w:r>
        <w:t>Mobilization and planning approach</w:t>
      </w:r>
    </w:p>
    <w:p w14:paraId="375EE821" w14:textId="77777777" w:rsidR="00DA1FED" w:rsidRDefault="00DA1FED" w:rsidP="00DA1FED">
      <w:pPr>
        <w:numPr>
          <w:ilvl w:val="0"/>
          <w:numId w:val="26"/>
        </w:numPr>
      </w:pPr>
      <w:r>
        <w:t>SAP Activate methodology</w:t>
      </w:r>
    </w:p>
    <w:p w14:paraId="33D3D6EC" w14:textId="21B0298B" w:rsidR="00ED57CE" w:rsidRPr="00DA1FED" w:rsidRDefault="00ED57CE" w:rsidP="00DA1FED">
      <w:pPr>
        <w:numPr>
          <w:ilvl w:val="0"/>
          <w:numId w:val="26"/>
        </w:numPr>
      </w:pPr>
      <w:r>
        <w:lastRenderedPageBreak/>
        <w:t>Fit-to-Standard workshop approach</w:t>
      </w:r>
    </w:p>
    <w:p w14:paraId="78596D88" w14:textId="77777777" w:rsidR="00C71A05" w:rsidRDefault="00C71A05" w:rsidP="00DA1FED">
      <w:pPr>
        <w:numPr>
          <w:ilvl w:val="0"/>
          <w:numId w:val="26"/>
        </w:numPr>
      </w:pPr>
      <w:r>
        <w:t>Proposed design principles, including recommended global-local alignment across finance, manufacturing, quality, and master data domains, and approach to governing and documenting design decisions</w:t>
      </w:r>
    </w:p>
    <w:p w14:paraId="37B9BBE1" w14:textId="5928412E" w:rsidR="00DA1FED" w:rsidRPr="00DA1FED" w:rsidRDefault="00DA1FED" w:rsidP="00DA1FED">
      <w:pPr>
        <w:numPr>
          <w:ilvl w:val="0"/>
          <w:numId w:val="26"/>
        </w:numPr>
      </w:pPr>
      <w:r>
        <w:t>Design governance and decision-making</w:t>
      </w:r>
    </w:p>
    <w:p w14:paraId="6B696CCB" w14:textId="77777777" w:rsidR="00DA1FED" w:rsidRPr="00DA1FED" w:rsidRDefault="00DA1FED" w:rsidP="00DA1FED">
      <w:pPr>
        <w:numPr>
          <w:ilvl w:val="0"/>
          <w:numId w:val="26"/>
        </w:numPr>
      </w:pPr>
      <w:r>
        <w:t>Quality controls and deliverables by phase</w:t>
      </w:r>
    </w:p>
    <w:p w14:paraId="467FA194" w14:textId="77777777" w:rsidR="00DA1FED" w:rsidRPr="00DA1FED" w:rsidRDefault="00DA1FED" w:rsidP="00DA1FED">
      <w:pPr>
        <w:numPr>
          <w:ilvl w:val="0"/>
          <w:numId w:val="26"/>
        </w:numPr>
      </w:pPr>
      <w:r>
        <w:t>Issue escalation and risk management</w:t>
      </w:r>
    </w:p>
    <w:p w14:paraId="29669218" w14:textId="77777777" w:rsidR="00DA1FED" w:rsidRPr="00DA1FED" w:rsidRDefault="00DA1FED" w:rsidP="00DA1FED">
      <w:pPr>
        <w:numPr>
          <w:ilvl w:val="0"/>
          <w:numId w:val="26"/>
        </w:numPr>
      </w:pPr>
      <w:r>
        <w:t>How your team balances standardization with the needs of a regulated manufacturing environment</w:t>
      </w:r>
    </w:p>
    <w:p w14:paraId="5EFF68B3" w14:textId="77777777" w:rsidR="00DA1FED" w:rsidRPr="00DA1FED" w:rsidRDefault="00DA1FED" w:rsidP="00DA1FED">
      <w:pPr>
        <w:numPr>
          <w:ilvl w:val="0"/>
          <w:numId w:val="26"/>
        </w:numPr>
      </w:pPr>
      <w:r>
        <w:t>Expected client participation and decision requirements</w:t>
      </w:r>
    </w:p>
    <w:p w14:paraId="07608DE5" w14:textId="77777777" w:rsidR="00DA1FED" w:rsidRPr="00DA1FED" w:rsidRDefault="00DA1FED" w:rsidP="00DA1FED">
      <w:pPr>
        <w:numPr>
          <w:ilvl w:val="0"/>
          <w:numId w:val="26"/>
        </w:numPr>
      </w:pPr>
      <w:r>
        <w:t>Approach to cutover, go-live, and hypercare</w:t>
      </w:r>
    </w:p>
    <w:p w14:paraId="1E304F21" w14:textId="77777777" w:rsidR="00DA1FED" w:rsidRDefault="00DA1FED" w:rsidP="00DA1FED">
      <w:r>
        <w:t>Vendors may attach supporting materials such as a sample governance structure, sample implementation plan, or sample deliverables, where available.</w:t>
      </w:r>
    </w:p>
    <w:p w14:paraId="55C864A7" w14:textId="05AF55C1" w:rsidR="002162D1" w:rsidRDefault="00573429" w:rsidP="00B471E1">
      <w:pPr>
        <w:pStyle w:val="Heading1"/>
        <w:rPr>
          <w:rFonts w:asciiTheme="minorHAnsi" w:eastAsiaTheme="minorHAnsi" w:hAnsiTheme="minorHAnsi" w:cstheme="minorBidi"/>
          <w:color w:val="auto"/>
          <w:sz w:val="24"/>
          <w:szCs w:val="24"/>
        </w:rPr>
      </w:pPr>
      <w:bookmarkStart w:id="103" w:name="_Toc226385810"/>
      <w:r>
        <w:t>Appendix F – Functional and Technical Capability</w:t>
      </w:r>
      <w:bookmarkEnd w:id="103"/>
    </w:p>
    <w:p w14:paraId="2CF910FB" w14:textId="77777777" w:rsidR="00FE412A" w:rsidRPr="00FE412A" w:rsidRDefault="00FE412A" w:rsidP="00FE412A">
      <w:r>
        <w:t>Describe your capabilities and relevant experience in the following areas:</w:t>
      </w:r>
    </w:p>
    <w:p w14:paraId="6A0D48E5" w14:textId="51CACF3E" w:rsidR="00FE412A" w:rsidRPr="00FE412A" w:rsidRDefault="00FE412A" w:rsidP="00FE412A">
      <w:pPr>
        <w:numPr>
          <w:ilvl w:val="0"/>
          <w:numId w:val="27"/>
        </w:numPr>
      </w:pPr>
      <w:r>
        <w:t>Finance and Controls</w:t>
      </w:r>
    </w:p>
    <w:p w14:paraId="1AB25F9F" w14:textId="77777777" w:rsidR="00FE412A" w:rsidRPr="00FE412A" w:rsidRDefault="00FE412A" w:rsidP="00FE412A">
      <w:pPr>
        <w:numPr>
          <w:ilvl w:val="0"/>
          <w:numId w:val="27"/>
        </w:numPr>
      </w:pPr>
      <w:r>
        <w:t>Product costing and variance analysis</w:t>
      </w:r>
    </w:p>
    <w:p w14:paraId="480B15DA" w14:textId="77777777" w:rsidR="00FE412A" w:rsidRPr="00FE412A" w:rsidRDefault="00FE412A" w:rsidP="00FE412A">
      <w:pPr>
        <w:numPr>
          <w:ilvl w:val="0"/>
          <w:numId w:val="27"/>
        </w:numPr>
      </w:pPr>
      <w:r>
        <w:t>Production planning and manufacturing support</w:t>
      </w:r>
    </w:p>
    <w:p w14:paraId="6C5223C9" w14:textId="77777777" w:rsidR="00FE412A" w:rsidRPr="00FE412A" w:rsidRDefault="00FE412A" w:rsidP="00FE412A">
      <w:pPr>
        <w:numPr>
          <w:ilvl w:val="0"/>
          <w:numId w:val="27"/>
        </w:numPr>
      </w:pPr>
      <w:r>
        <w:t>Inventory and material management</w:t>
      </w:r>
    </w:p>
    <w:p w14:paraId="2633BCD3" w14:textId="77777777" w:rsidR="00FE412A" w:rsidRPr="00FE412A" w:rsidRDefault="00FE412A" w:rsidP="00FE412A">
      <w:pPr>
        <w:numPr>
          <w:ilvl w:val="0"/>
          <w:numId w:val="27"/>
        </w:numPr>
      </w:pPr>
      <w:r>
        <w:t>Security design and Segregation of Duties</w:t>
      </w:r>
    </w:p>
    <w:p w14:paraId="29DFA639" w14:textId="77777777" w:rsidR="00FE412A" w:rsidRPr="00FE412A" w:rsidRDefault="00FE412A" w:rsidP="00FE412A">
      <w:pPr>
        <w:numPr>
          <w:ilvl w:val="0"/>
          <w:numId w:val="27"/>
        </w:numPr>
      </w:pPr>
      <w:r>
        <w:t>Reporting and analytics</w:t>
      </w:r>
    </w:p>
    <w:p w14:paraId="03F89BB2" w14:textId="77777777" w:rsidR="00FE412A" w:rsidRPr="00FE412A" w:rsidRDefault="00FE412A" w:rsidP="00FE412A">
      <w:pPr>
        <w:numPr>
          <w:ilvl w:val="0"/>
          <w:numId w:val="27"/>
        </w:numPr>
      </w:pPr>
      <w:r>
        <w:t>Integration and data migration</w:t>
      </w:r>
    </w:p>
    <w:p w14:paraId="7379BDF9" w14:textId="77777777" w:rsidR="00FE412A" w:rsidRPr="00FE412A" w:rsidRDefault="00FE412A" w:rsidP="00FE412A">
      <w:r>
        <w:t>Please also indicate:</w:t>
      </w:r>
    </w:p>
    <w:p w14:paraId="2079F025" w14:textId="77777777" w:rsidR="00FE412A" w:rsidRPr="00FE412A" w:rsidRDefault="00FE412A" w:rsidP="00FE412A">
      <w:pPr>
        <w:numPr>
          <w:ilvl w:val="0"/>
          <w:numId w:val="28"/>
        </w:numPr>
      </w:pPr>
      <w:r>
        <w:t xml:space="preserve">Which capabilities you believe are most critical for initial implementation success in a startup manufacturing context</w:t>
      </w:r>
    </w:p>
    <w:p w14:paraId="00FE8A7F" w14:textId="77777777" w:rsidR="00FE412A" w:rsidRPr="00FE412A" w:rsidRDefault="00FE412A" w:rsidP="00FE412A">
      <w:pPr>
        <w:numPr>
          <w:ilvl w:val="0"/>
          <w:numId w:val="28"/>
        </w:numPr>
      </w:pPr>
      <w:r>
        <w:t>Any key dependencies, assumptions, or constraints</w:t>
      </w:r>
    </w:p>
    <w:p w14:paraId="4013CF74" w14:textId="77777777" w:rsidR="00FE412A" w:rsidRPr="00FE412A" w:rsidRDefault="00FE412A" w:rsidP="00FE412A">
      <w:pPr>
        <w:numPr>
          <w:ilvl w:val="0"/>
          <w:numId w:val="28"/>
        </w:numPr>
      </w:pPr>
      <w:r>
        <w:lastRenderedPageBreak/>
        <w:t>Any capabilities expected to be delivered in later phases rather than initial deployment</w:t>
      </w:r>
    </w:p>
    <w:p w14:paraId="1743EEC3" w14:textId="77777777" w:rsidR="000C0699" w:rsidRPr="000C0699" w:rsidRDefault="000C0699" w:rsidP="000C0699"/>
    <w:p w14:paraId="035AE237" w14:textId="110E35C3" w:rsidR="002162D1" w:rsidRDefault="00573429" w:rsidP="00B471E1">
      <w:pPr>
        <w:pStyle w:val="Heading1"/>
        <w:rPr>
          <w:rFonts w:asciiTheme="minorHAnsi" w:eastAsiaTheme="minorHAnsi" w:hAnsiTheme="minorHAnsi" w:cstheme="minorBidi"/>
          <w:color w:val="auto"/>
          <w:sz w:val="24"/>
          <w:szCs w:val="24"/>
        </w:rPr>
      </w:pPr>
      <w:bookmarkStart w:id="104" w:name="_Toc226385811"/>
      <w:r>
        <w:t>Appendix G – Validation and Compliance Capability</w:t>
      </w:r>
      <w:bookmarkEnd w:id="104"/>
    </w:p>
    <w:p w14:paraId="0697D094" w14:textId="77777777" w:rsidR="00B92A28" w:rsidRPr="00B92A28" w:rsidRDefault="00B92A28" w:rsidP="00B92A28">
      <w:r>
        <w:t>Describe your experience and approach for supporting implementation in a regulated pharmaceutical manufacturing environment.</w:t>
      </w:r>
    </w:p>
    <w:p w14:paraId="09297B10" w14:textId="77777777" w:rsidR="00B92A28" w:rsidRPr="00B92A28" w:rsidRDefault="00B92A28" w:rsidP="00B92A28">
      <w:r>
        <w:t>Please address the following:</w:t>
      </w:r>
    </w:p>
    <w:p w14:paraId="1762B842" w14:textId="77777777" w:rsidR="00B92A28" w:rsidRPr="00B92A28" w:rsidRDefault="00B92A28" w:rsidP="00B92A28">
      <w:pPr>
        <w:numPr>
          <w:ilvl w:val="0"/>
          <w:numId w:val="29"/>
        </w:numPr>
      </w:pPr>
      <w:r>
        <w:t>Computer System Validation (“CSV”)</w:t>
      </w:r>
    </w:p>
    <w:p w14:paraId="6D792E6F" w14:textId="77777777" w:rsidR="009212ED" w:rsidRDefault="009212ED" w:rsidP="009212ED">
      <w:pPr>
        <w:numPr>
          <w:ilvl w:val="0"/>
          <w:numId w:val="29"/>
        </w:numPr>
      </w:pPr>
      <w:r>
        <w:t>IQ/OQ/PQ support</w:t>
      </w:r>
    </w:p>
    <w:p w14:paraId="5CF74F02" w14:textId="77777777" w:rsidR="009212ED" w:rsidRDefault="009212ED" w:rsidP="009212ED">
      <w:pPr>
        <w:numPr>
          <w:ilvl w:val="0"/>
          <w:numId w:val="29"/>
        </w:numPr>
      </w:pPr>
      <w:r>
        <w:t>21 CFR Part 11 compliance</w:t>
      </w:r>
    </w:p>
    <w:p w14:paraId="169EF524" w14:textId="77777777" w:rsidR="009212ED" w:rsidRDefault="009212ED" w:rsidP="009212ED">
      <w:pPr>
        <w:numPr>
          <w:ilvl w:val="0"/>
          <w:numId w:val="29"/>
        </w:numPr>
      </w:pPr>
      <w:r>
        <w:t>Regulatory expectations relevant to ERP implementation in pharmaceutical manufacturing</w:t>
      </w:r>
    </w:p>
    <w:p w14:paraId="6B2F31C1" w14:textId="77777777" w:rsidR="009212ED" w:rsidRDefault="009212ED" w:rsidP="009212ED">
      <w:pPr>
        <w:numPr>
          <w:ilvl w:val="0"/>
          <w:numId w:val="29"/>
        </w:numPr>
      </w:pPr>
      <w:r>
        <w:t>Documentation traceability</w:t>
      </w:r>
    </w:p>
    <w:p w14:paraId="0C94A47D" w14:textId="77777777" w:rsidR="009212ED" w:rsidRDefault="009212ED" w:rsidP="009212ED">
      <w:pPr>
        <w:numPr>
          <w:ilvl w:val="0"/>
          <w:numId w:val="29"/>
        </w:numPr>
      </w:pPr>
      <w:r>
        <w:t>Audit readiness</w:t>
      </w:r>
    </w:p>
    <w:p w14:paraId="3D770E20" w14:textId="77777777" w:rsidR="009212ED" w:rsidRDefault="009212ED" w:rsidP="009212ED">
      <w:pPr>
        <w:numPr>
          <w:ilvl w:val="0"/>
          <w:numId w:val="29"/>
        </w:numPr>
      </w:pPr>
      <w:r>
        <w:t>Quality management processes</w:t>
      </w:r>
    </w:p>
    <w:p w14:paraId="4E29485C" w14:textId="77777777" w:rsidR="009212ED" w:rsidRDefault="009212ED" w:rsidP="009212ED">
      <w:pPr>
        <w:numPr>
          <w:ilvl w:val="0"/>
          <w:numId w:val="29"/>
        </w:numPr>
      </w:pPr>
      <w:r>
        <w:t>Segregation of Duties and controls support</w:t>
      </w:r>
    </w:p>
    <w:p w14:paraId="363DF21A" w14:textId="1289DE7E" w:rsidR="00B92A28" w:rsidRPr="00B92A28" w:rsidRDefault="00B92A28" w:rsidP="009212ED">
      <w:r>
        <w:t>Please also provide examples of project artifacts or deliverables typically used to support validation and audit readiness.</w:t>
      </w:r>
    </w:p>
    <w:p w14:paraId="017D8CF7" w14:textId="77777777" w:rsidR="00B92A28" w:rsidRPr="00B92A28" w:rsidRDefault="00B92A28" w:rsidP="00B92A28">
      <w:r>
        <w:t xml:space="preserve">Vendors may attach sample validation deliverables, where available.</w:t>
      </w:r>
    </w:p>
    <w:p w14:paraId="4DC1C1A5" w14:textId="77777777" w:rsidR="00B92A28" w:rsidRPr="00B92A28" w:rsidRDefault="00B92A28" w:rsidP="00B92A28"/>
    <w:p w14:paraId="1467E07D" w14:textId="34836C0A" w:rsidR="00B92A28" w:rsidRDefault="00573429" w:rsidP="00567D95">
      <w:pPr>
        <w:pStyle w:val="Heading1"/>
        <w:rPr>
          <w:rFonts w:asciiTheme="minorHAnsi" w:eastAsiaTheme="minorHAnsi" w:hAnsiTheme="minorHAnsi" w:cstheme="minorBidi"/>
          <w:color w:val="auto"/>
          <w:sz w:val="24"/>
          <w:szCs w:val="24"/>
        </w:rPr>
      </w:pPr>
      <w:bookmarkStart w:id="105" w:name="_Toc226385812"/>
      <w:r>
        <w:t>Appendix H – Team Structure and Delivery Model</w:t>
      </w:r>
      <w:bookmarkEnd w:id="105"/>
    </w:p>
    <w:p w14:paraId="49009C9B" w14:textId="09ED3940" w:rsidR="00567D95" w:rsidRDefault="00567D95" w:rsidP="00567D95">
      <w:r>
        <w:t>Provide the proposed team structure for this engagement, including the information below for key team members.</w:t>
      </w:r>
    </w:p>
    <w:p w14:paraId="509CB597" w14:textId="77777777" w:rsidR="00567D95" w:rsidRPr="00567D95" w:rsidRDefault="00567D95" w:rsidP="00567D95">
      <w:r>
        <w:t>Please also describe:</w:t>
      </w:r>
    </w:p>
    <w:p w14:paraId="38A273B5" w14:textId="77777777" w:rsidR="00EA2E23" w:rsidRDefault="00EA2E23" w:rsidP="00567D95">
      <w:pPr>
        <w:numPr>
          <w:ilvl w:val="0"/>
          <w:numId w:val="30"/>
        </w:numPr>
      </w:pPr>
      <w:r>
        <w:t xml:space="preserve">Your Japan-based liaison model and bilingual delivery capability in Japanese and English, including how Japan-based resources would be integrated into the overall program structure </w:t>
      </w:r>
    </w:p>
    <w:p w14:paraId="430B6AC0" w14:textId="20E97E64" w:rsidR="00567D95" w:rsidRPr="00567D95" w:rsidRDefault="00567D95" w:rsidP="00567D95">
      <w:pPr>
        <w:numPr>
          <w:ilvl w:val="0"/>
          <w:numId w:val="30"/>
        </w:numPr>
      </w:pPr>
      <w:r>
        <w:lastRenderedPageBreak/>
        <w:t>How workshops and governance meetings would be managed across regions</w:t>
      </w:r>
    </w:p>
    <w:p w14:paraId="280B1B72" w14:textId="77777777" w:rsidR="00567D95" w:rsidRPr="00567D95" w:rsidRDefault="00567D95" w:rsidP="00567D95">
      <w:pPr>
        <w:numPr>
          <w:ilvl w:val="0"/>
          <w:numId w:val="30"/>
        </w:numPr>
      </w:pPr>
      <w:r>
        <w:t>Your on-site support model for Austin, Texas</w:t>
      </w:r>
    </w:p>
    <w:p w14:paraId="4D28BA22" w14:textId="77777777" w:rsidR="00567D95" w:rsidRPr="00567D95" w:rsidRDefault="00567D95" w:rsidP="00567D95">
      <w:pPr>
        <w:numPr>
          <w:ilvl w:val="0"/>
          <w:numId w:val="30"/>
        </w:numPr>
      </w:pPr>
      <w:r>
        <w:t>Any planned use of subcontractors or offshore resources</w:t>
      </w:r>
    </w:p>
    <w:p w14:paraId="2E797C66" w14:textId="77777777" w:rsidR="00567D95" w:rsidRPr="00567D95" w:rsidRDefault="00567D95" w:rsidP="00567D95">
      <w:pPr>
        <w:numPr>
          <w:ilvl w:val="0"/>
          <w:numId w:val="30"/>
        </w:numPr>
      </w:pPr>
      <w:r>
        <w:t>Your approach to resource continuity and escalation</w:t>
      </w:r>
    </w:p>
    <w:p w14:paraId="05A62AED" w14:textId="77777777" w:rsidR="00567D95" w:rsidRPr="00567D95" w:rsidRDefault="00567D95" w:rsidP="00567D95">
      <w:r>
        <w:t xml:space="preserve">Vendors may attach an organization chart and proposed team biographies, where available.</w:t>
      </w:r>
    </w:p>
    <w:p w14:paraId="6512A4AA" w14:textId="77777777" w:rsidR="00567D95" w:rsidRPr="00567D95" w:rsidRDefault="00567D95" w:rsidP="00567D95"/>
    <w:p w14:paraId="28AE6295" w14:textId="23A96FA8" w:rsidR="002162D1" w:rsidRDefault="00573429" w:rsidP="00B471E1">
      <w:pPr>
        <w:pStyle w:val="Heading1"/>
        <w:rPr>
          <w:rFonts w:asciiTheme="minorHAnsi" w:eastAsiaTheme="minorHAnsi" w:hAnsiTheme="minorHAnsi" w:cstheme="minorBidi"/>
          <w:color w:val="auto"/>
          <w:sz w:val="24"/>
          <w:szCs w:val="24"/>
        </w:rPr>
      </w:pPr>
      <w:bookmarkStart w:id="106" w:name="_Toc226385813"/>
      <w:r>
        <w:t>Appendix I – Project Plan and Timeline</w:t>
      </w:r>
      <w:bookmarkEnd w:id="106"/>
    </w:p>
    <w:p w14:paraId="725D723B" w14:textId="77777777" w:rsidR="00151F48" w:rsidRPr="00151F48" w:rsidRDefault="00151F48" w:rsidP="00151F48">
      <w:r>
        <w:t>Provide a high-level project plan showing the major phases, milestones, and dependencies for the proposed implementation.</w:t>
      </w:r>
    </w:p>
    <w:p w14:paraId="05F43248" w14:textId="77777777" w:rsidR="00151F48" w:rsidRPr="00151F48" w:rsidRDefault="00151F48" w:rsidP="00151F48">
      <w:r>
        <w:t>Please include the following:</w:t>
      </w:r>
    </w:p>
    <w:p w14:paraId="0439968D" w14:textId="77777777" w:rsidR="00151F48" w:rsidRPr="00151F48" w:rsidRDefault="00151F48" w:rsidP="00151F48">
      <w:r>
        <w:t>Phase / Milestone: ______________________________</w:t>
      </w:r>
    </w:p>
    <w:p w14:paraId="30516103" w14:textId="77777777" w:rsidR="00151F48" w:rsidRPr="00151F48" w:rsidRDefault="00151F48" w:rsidP="00151F48">
      <w:r>
        <w:t>Description: ______________________________</w:t>
      </w:r>
    </w:p>
    <w:p w14:paraId="3D037600" w14:textId="77777777" w:rsidR="00151F48" w:rsidRPr="00151F48" w:rsidRDefault="00151F48" w:rsidP="00151F48">
      <w:r>
        <w:t>Planned Start Date: ______________________________</w:t>
      </w:r>
    </w:p>
    <w:p w14:paraId="48D2A389" w14:textId="77777777" w:rsidR="00151F48" w:rsidRPr="00151F48" w:rsidRDefault="00151F48" w:rsidP="00151F48">
      <w:r>
        <w:t>Planned End Date: ______________________________</w:t>
      </w:r>
    </w:p>
    <w:p w14:paraId="53D887D3" w14:textId="77777777" w:rsidR="00151F48" w:rsidRPr="00151F48" w:rsidRDefault="00151F48" w:rsidP="00151F48">
      <w:r>
        <w:t>Estimated Duration: ______________________________</w:t>
      </w:r>
    </w:p>
    <w:p w14:paraId="34DF8750" w14:textId="77777777" w:rsidR="00151F48" w:rsidRPr="00151F48" w:rsidRDefault="00151F48" w:rsidP="00151F48">
      <w:r>
        <w:t>Critical Dependencies: ______________________________</w:t>
      </w:r>
    </w:p>
    <w:p w14:paraId="7E56E3D9" w14:textId="77777777" w:rsidR="00151F48" w:rsidRPr="00151F48" w:rsidRDefault="00151F48" w:rsidP="00151F48">
      <w:r>
        <w:t>Expected Client Inputs: ______________________________</w:t>
      </w:r>
    </w:p>
    <w:p w14:paraId="666FE93A" w14:textId="77777777" w:rsidR="00151F48" w:rsidRPr="00151F48" w:rsidRDefault="00151F48" w:rsidP="00151F48">
      <w:r>
        <w:t>Key Decisions Required: ______________________________</w:t>
      </w:r>
    </w:p>
    <w:p w14:paraId="6E533766" w14:textId="77777777" w:rsidR="00151F48" w:rsidRPr="00151F48" w:rsidRDefault="00151F48" w:rsidP="00151F48">
      <w:r>
        <w:t>Assumptions Affecting Schedule: ______________________________</w:t>
      </w:r>
    </w:p>
    <w:p w14:paraId="09814263" w14:textId="77777777" w:rsidR="00151F48" w:rsidRPr="00151F48" w:rsidRDefault="00151F48" w:rsidP="00151F48">
      <w:r>
        <w:t>Please also provide:</w:t>
      </w:r>
    </w:p>
    <w:p w14:paraId="3EDC8D08" w14:textId="77777777" w:rsidR="00151F48" w:rsidRPr="00151F48" w:rsidRDefault="00151F48" w:rsidP="00151F48">
      <w:pPr>
        <w:numPr>
          <w:ilvl w:val="0"/>
          <w:numId w:val="31"/>
        </w:numPr>
      </w:pPr>
      <w:r>
        <w:t>Overall estimated implementation duration</w:t>
      </w:r>
    </w:p>
    <w:p w14:paraId="2E1B472C" w14:textId="77777777" w:rsidR="00151F48" w:rsidRPr="00151F48" w:rsidRDefault="00151F48" w:rsidP="00151F48">
      <w:pPr>
        <w:numPr>
          <w:ilvl w:val="0"/>
          <w:numId w:val="31"/>
        </w:numPr>
      </w:pPr>
      <w:r>
        <w:t>Critical path considerations</w:t>
      </w:r>
    </w:p>
    <w:p w14:paraId="67861F99" w14:textId="77777777" w:rsidR="00151F48" w:rsidRPr="00151F48" w:rsidRDefault="00151F48" w:rsidP="00151F48">
      <w:pPr>
        <w:numPr>
          <w:ilvl w:val="0"/>
          <w:numId w:val="31"/>
        </w:numPr>
      </w:pPr>
      <w:r>
        <w:t>Key mobilization assumptions</w:t>
      </w:r>
    </w:p>
    <w:p w14:paraId="1F772EC3" w14:textId="77777777" w:rsidR="00151F48" w:rsidRPr="00151F48" w:rsidRDefault="00151F48" w:rsidP="00151F48">
      <w:pPr>
        <w:numPr>
          <w:ilvl w:val="0"/>
          <w:numId w:val="31"/>
        </w:numPr>
      </w:pPr>
      <w:r>
        <w:t>Go-live and hypercare assumptions</w:t>
      </w:r>
    </w:p>
    <w:p w14:paraId="3A49C42F" w14:textId="77777777" w:rsidR="00151F48" w:rsidRPr="00151F48" w:rsidRDefault="00151F48" w:rsidP="00151F48">
      <w:r>
        <w:t>Vendors may attach a sample implementation plan, where available.</w:t>
      </w:r>
    </w:p>
    <w:p w14:paraId="7E0430F7" w14:textId="77777777" w:rsidR="00151F48" w:rsidRPr="00151F48" w:rsidRDefault="00151F48" w:rsidP="00151F48"/>
    <w:p w14:paraId="66CB6C1F" w14:textId="65AC555D" w:rsidR="006E2798" w:rsidRDefault="00573429" w:rsidP="00B471E1">
      <w:pPr>
        <w:pStyle w:val="Heading1"/>
        <w:rPr>
          <w:rFonts w:asciiTheme="minorHAnsi" w:eastAsiaTheme="minorHAnsi" w:hAnsiTheme="minorHAnsi" w:cstheme="minorBidi"/>
          <w:color w:val="auto"/>
          <w:sz w:val="24"/>
          <w:szCs w:val="24"/>
        </w:rPr>
      </w:pPr>
      <w:bookmarkStart w:id="107" w:name="_Toc226385814"/>
      <w:r>
        <w:t>Appendix J – Risks and Mitigation</w:t>
      </w:r>
      <w:bookmarkEnd w:id="107"/>
    </w:p>
    <w:p w14:paraId="5F60D738" w14:textId="77777777" w:rsidR="006E2798" w:rsidRPr="006E2798" w:rsidRDefault="006E2798" w:rsidP="006E2798">
      <w:r>
        <w:t>Identify the top risks you foresee for this implementation and describe your proposed mitigation strategies.</w:t>
      </w:r>
    </w:p>
    <w:p w14:paraId="212D5D15" w14:textId="77777777" w:rsidR="006E2798" w:rsidRPr="006E2798" w:rsidRDefault="006E2798" w:rsidP="006E2798">
      <w:r>
        <w:t>Risk ID: ______________________________</w:t>
      </w:r>
    </w:p>
    <w:p w14:paraId="6458AB05" w14:textId="77777777" w:rsidR="006E2798" w:rsidRPr="006E2798" w:rsidRDefault="006E2798" w:rsidP="006E2798">
      <w:r>
        <w:t>Risk Description: ______________________________</w:t>
      </w:r>
    </w:p>
    <w:p w14:paraId="38A5C817" w14:textId="77777777" w:rsidR="006E2798" w:rsidRPr="006E2798" w:rsidRDefault="006E2798" w:rsidP="006E2798">
      <w:r>
        <w:t>Impact: ______________________________</w:t>
      </w:r>
    </w:p>
    <w:p w14:paraId="4AF9FC10" w14:textId="77777777" w:rsidR="006E2798" w:rsidRPr="006E2798" w:rsidRDefault="006E2798" w:rsidP="006E2798">
      <w:r>
        <w:t>Likelihood: ______________________________</w:t>
      </w:r>
    </w:p>
    <w:p w14:paraId="7347C641" w14:textId="77777777" w:rsidR="006E2798" w:rsidRPr="006E2798" w:rsidRDefault="006E2798" w:rsidP="006E2798">
      <w:r>
        <w:t>Mitigation Strategy: ______________________________</w:t>
      </w:r>
    </w:p>
    <w:p w14:paraId="238DA0A7" w14:textId="77777777" w:rsidR="006E2798" w:rsidRPr="006E2798" w:rsidRDefault="006E2798" w:rsidP="006E2798">
      <w:r>
        <w:t>Owner: ______________________________</w:t>
      </w:r>
    </w:p>
    <w:p w14:paraId="0B58F605" w14:textId="77777777" w:rsidR="006E2798" w:rsidRPr="006E2798" w:rsidRDefault="006E2798" w:rsidP="006E2798">
      <w:r>
        <w:t>Timing / Phase Affected: ______________________________</w:t>
      </w:r>
    </w:p>
    <w:p w14:paraId="6EE2DF00" w14:textId="77777777" w:rsidR="006E2798" w:rsidRPr="006E2798" w:rsidRDefault="006E2798" w:rsidP="006E2798">
      <w:r>
        <w:t>Contingency Plan: ______________________________</w:t>
      </w:r>
    </w:p>
    <w:p w14:paraId="10920441" w14:textId="77777777" w:rsidR="006E2798" w:rsidRPr="006E2798" w:rsidRDefault="006E2798" w:rsidP="006E2798">
      <w:r>
        <w:t>Vendors may attach a sample RAID log, where available.</w:t>
      </w:r>
    </w:p>
    <w:p w14:paraId="67B3A0C5" w14:textId="77777777" w:rsidR="006E2798" w:rsidRPr="006E2798" w:rsidRDefault="006E2798" w:rsidP="006E2798"/>
    <w:p w14:paraId="405CD00E" w14:textId="2BB388BD" w:rsidR="002162D1" w:rsidRDefault="00573429" w:rsidP="00B471E1">
      <w:pPr>
        <w:pStyle w:val="Heading1"/>
        <w:rPr>
          <w:rFonts w:asciiTheme="minorHAnsi" w:eastAsiaTheme="minorHAnsi" w:hAnsiTheme="minorHAnsi" w:cstheme="minorBidi"/>
          <w:color w:val="auto"/>
          <w:sz w:val="24"/>
          <w:szCs w:val="24"/>
        </w:rPr>
      </w:pPr>
      <w:bookmarkStart w:id="108" w:name="_Toc226385815"/>
      <w:r>
        <w:t>Appendix K – Vendor Cost Estimates / Commercial Proposal</w:t>
      </w:r>
      <w:bookmarkEnd w:id="108"/>
    </w:p>
    <w:p w14:paraId="0B48176D" w14:textId="77777777" w:rsidR="006E2798" w:rsidRPr="006E2798" w:rsidRDefault="006E2798" w:rsidP="006E2798">
      <w:r>
        <w:t>Provide a commercial proposal that clearly identifies the following:</w:t>
      </w:r>
    </w:p>
    <w:p w14:paraId="67B75BAE" w14:textId="77777777" w:rsidR="006E2798" w:rsidRPr="006E2798" w:rsidRDefault="006E2798" w:rsidP="006E2798">
      <w:pPr>
        <w:numPr>
          <w:ilvl w:val="0"/>
          <w:numId w:val="32"/>
        </w:numPr>
      </w:pPr>
      <w:r>
        <w:t>Pricing model</w:t>
      </w:r>
    </w:p>
    <w:p w14:paraId="00450D10" w14:textId="77777777" w:rsidR="006E2798" w:rsidRPr="006E2798" w:rsidRDefault="006E2798" w:rsidP="006E2798">
      <w:pPr>
        <w:numPr>
          <w:ilvl w:val="0"/>
          <w:numId w:val="32"/>
        </w:numPr>
      </w:pPr>
      <w:r>
        <w:t>Estimated fees by phase</w:t>
      </w:r>
    </w:p>
    <w:p w14:paraId="7412D309" w14:textId="77777777" w:rsidR="006E2798" w:rsidRPr="006E2798" w:rsidRDefault="006E2798" w:rsidP="006E2798">
      <w:pPr>
        <w:numPr>
          <w:ilvl w:val="0"/>
          <w:numId w:val="32"/>
        </w:numPr>
      </w:pPr>
      <w:r>
        <w:t>Role-based rate card, if applicable</w:t>
      </w:r>
    </w:p>
    <w:p w14:paraId="1136F144" w14:textId="77777777" w:rsidR="006E2798" w:rsidRPr="006E2798" w:rsidRDefault="006E2798" w:rsidP="006E2798">
      <w:pPr>
        <w:numPr>
          <w:ilvl w:val="0"/>
          <w:numId w:val="32"/>
        </w:numPr>
      </w:pPr>
      <w:r>
        <w:t>Travel and expense assumptions</w:t>
      </w:r>
    </w:p>
    <w:p w14:paraId="03D27C46" w14:textId="77777777" w:rsidR="006E2798" w:rsidRPr="006E2798" w:rsidRDefault="006E2798" w:rsidP="006E2798">
      <w:pPr>
        <w:numPr>
          <w:ilvl w:val="0"/>
          <w:numId w:val="32"/>
        </w:numPr>
      </w:pPr>
      <w:r>
        <w:t>Key assumptions</w:t>
      </w:r>
    </w:p>
    <w:p w14:paraId="3CF6303E" w14:textId="77777777" w:rsidR="006E2798" w:rsidRPr="006E2798" w:rsidRDefault="006E2798" w:rsidP="006E2798">
      <w:pPr>
        <w:numPr>
          <w:ilvl w:val="0"/>
          <w:numId w:val="32"/>
        </w:numPr>
      </w:pPr>
      <w:r>
        <w:t>Exclusions</w:t>
      </w:r>
    </w:p>
    <w:p w14:paraId="4BA597CF" w14:textId="77777777" w:rsidR="006E2798" w:rsidRPr="006E2798" w:rsidRDefault="006E2798" w:rsidP="006E2798">
      <w:pPr>
        <w:numPr>
          <w:ilvl w:val="0"/>
          <w:numId w:val="32"/>
        </w:numPr>
      </w:pPr>
      <w:r>
        <w:t>Change request or scope management approach</w:t>
      </w:r>
    </w:p>
    <w:p w14:paraId="2ABDBF82" w14:textId="77777777" w:rsidR="006E2798" w:rsidRPr="006E2798" w:rsidRDefault="006E2798" w:rsidP="006E2798">
      <w:pPr>
        <w:numPr>
          <w:ilvl w:val="0"/>
          <w:numId w:val="32"/>
        </w:numPr>
      </w:pPr>
      <w:r>
        <w:t>Post-go-live support options</w:t>
      </w:r>
    </w:p>
    <w:p w14:paraId="4C68B9DD" w14:textId="77777777" w:rsidR="006E2798" w:rsidRPr="006E2798" w:rsidRDefault="006E2798" w:rsidP="006E2798">
      <w:r>
        <w:lastRenderedPageBreak/>
        <w:t>Please present commercial information in a format that allows meaningful comparison across vendors.</w:t>
      </w:r>
    </w:p>
    <w:p w14:paraId="68AF32BE" w14:textId="77777777" w:rsidR="006E2798" w:rsidRPr="006E2798" w:rsidRDefault="006E2798" w:rsidP="006E2798">
      <w:r>
        <w:t>At a minimum, include:</w:t>
      </w:r>
    </w:p>
    <w:p w14:paraId="243A8C99" w14:textId="77777777" w:rsidR="006E2798" w:rsidRPr="006E2798" w:rsidRDefault="006E2798" w:rsidP="006E2798">
      <w:r>
        <w:t>Phase: ______________________________</w:t>
      </w:r>
    </w:p>
    <w:p w14:paraId="7530A0CC" w14:textId="77777777" w:rsidR="006E2798" w:rsidRPr="006E2798" w:rsidRDefault="006E2798" w:rsidP="006E2798">
      <w:r>
        <w:t>Estimated Fees: ______________________________</w:t>
      </w:r>
    </w:p>
    <w:p w14:paraId="65959C6E" w14:textId="77777777" w:rsidR="006E2798" w:rsidRPr="006E2798" w:rsidRDefault="006E2798" w:rsidP="006E2798">
      <w:r>
        <w:t>Key Roles Included: ______________________________</w:t>
      </w:r>
    </w:p>
    <w:p w14:paraId="379F1E93" w14:textId="77777777" w:rsidR="006E2798" w:rsidRPr="006E2798" w:rsidRDefault="006E2798" w:rsidP="006E2798">
      <w:r>
        <w:t>Pricing Basis: ______________________________</w:t>
      </w:r>
    </w:p>
    <w:p w14:paraId="6E64B57B" w14:textId="77777777" w:rsidR="006E2798" w:rsidRPr="006E2798" w:rsidRDefault="006E2798" w:rsidP="006E2798">
      <w:r>
        <w:t>Travel and Expense Assumptions: ______________________________</w:t>
      </w:r>
    </w:p>
    <w:p w14:paraId="289325D9" w14:textId="77777777" w:rsidR="006E2798" w:rsidRPr="006E2798" w:rsidRDefault="006E2798" w:rsidP="006E2798">
      <w:r>
        <w:t>Exclusions: ______________________________</w:t>
      </w:r>
    </w:p>
    <w:p w14:paraId="301FBA8B" w14:textId="77777777" w:rsidR="006E2798" w:rsidRPr="006E2798" w:rsidRDefault="006E2798" w:rsidP="006E2798">
      <w:r>
        <w:t>Optional Services: ______________________________</w:t>
      </w:r>
    </w:p>
    <w:p w14:paraId="6A0753CD" w14:textId="29E80D40" w:rsidR="006E2798" w:rsidRPr="006E2798" w:rsidRDefault="006E2798" w:rsidP="006E2798">
      <w:r>
        <w:t>Post-Go-Live Support Pricing: ______________________________</w:t>
      </w:r>
    </w:p>
    <w:p w14:paraId="63D48878" w14:textId="252FD837" w:rsidR="002162D1" w:rsidRDefault="00573429" w:rsidP="00B471E1">
      <w:pPr>
        <w:pStyle w:val="Heading1"/>
        <w:rPr>
          <w:rFonts w:asciiTheme="minorHAnsi" w:eastAsiaTheme="minorHAnsi" w:hAnsiTheme="minorHAnsi" w:cstheme="minorBidi"/>
          <w:color w:val="auto"/>
          <w:sz w:val="24"/>
          <w:szCs w:val="24"/>
        </w:rPr>
      </w:pPr>
      <w:bookmarkStart w:id="109" w:name="_Toc226385816"/>
      <w:r>
        <w:t>Appendix L – Assumptions and Exclusions</w:t>
      </w:r>
      <w:bookmarkEnd w:id="109"/>
    </w:p>
    <w:p w14:paraId="5B73FD52" w14:textId="77777777" w:rsidR="00B64C0C" w:rsidRPr="00B64C0C" w:rsidRDefault="00B64C0C" w:rsidP="00B64C0C">
      <w:r>
        <w:t>List all assumptions and exclusions that materially affect your proposed scope, timeline, resource model, or pricing.</w:t>
      </w:r>
    </w:p>
    <w:p w14:paraId="0BCA28BB" w14:textId="77777777" w:rsidR="00B64C0C" w:rsidRPr="00B64C0C" w:rsidRDefault="00B64C0C" w:rsidP="00B64C0C">
      <w:r>
        <w:rPr>
          <w:b/>
          <w:bCs/>
        </w:rPr>
        <w:t>Assumptions</w:t>
      </w:r>
    </w:p>
    <w:p w14:paraId="65893DA9" w14:textId="77777777" w:rsidR="00B64C0C" w:rsidRPr="00B64C0C" w:rsidRDefault="00B64C0C" w:rsidP="00B64C0C">
      <w:pPr>
        <w:numPr>
          <w:ilvl w:val="0"/>
          <w:numId w:val="33"/>
        </w:numPr>
      </w:pPr>
    </w:p>
    <w:p w14:paraId="5D0F7148" w14:textId="77777777" w:rsidR="00B64C0C" w:rsidRPr="00B64C0C" w:rsidRDefault="00B64C0C" w:rsidP="00B64C0C">
      <w:pPr>
        <w:numPr>
          <w:ilvl w:val="0"/>
          <w:numId w:val="33"/>
        </w:numPr>
      </w:pPr>
    </w:p>
    <w:p w14:paraId="3479BEC8" w14:textId="77777777" w:rsidR="00B64C0C" w:rsidRPr="00B64C0C" w:rsidRDefault="00B64C0C" w:rsidP="00B64C0C">
      <w:pPr>
        <w:numPr>
          <w:ilvl w:val="0"/>
          <w:numId w:val="33"/>
        </w:numPr>
      </w:pPr>
    </w:p>
    <w:p w14:paraId="3D98E083" w14:textId="77777777" w:rsidR="00B64C0C" w:rsidRPr="00B64C0C" w:rsidRDefault="00B64C0C" w:rsidP="00B64C0C">
      <w:pPr>
        <w:numPr>
          <w:ilvl w:val="0"/>
          <w:numId w:val="33"/>
        </w:numPr>
      </w:pPr>
    </w:p>
    <w:p w14:paraId="2CE9E3F9" w14:textId="77777777" w:rsidR="00B64C0C" w:rsidRPr="00B64C0C" w:rsidRDefault="00B64C0C" w:rsidP="00B64C0C">
      <w:pPr>
        <w:numPr>
          <w:ilvl w:val="0"/>
          <w:numId w:val="33"/>
        </w:numPr>
      </w:pPr>
    </w:p>
    <w:p w14:paraId="23DB8DE4" w14:textId="77777777" w:rsidR="00B64C0C" w:rsidRPr="00B64C0C" w:rsidRDefault="00B64C0C" w:rsidP="00B64C0C">
      <w:r>
        <w:rPr>
          <w:b/>
          <w:bCs/>
        </w:rPr>
        <w:t>Exclusions</w:t>
      </w:r>
    </w:p>
    <w:p w14:paraId="38DF33C7" w14:textId="77777777" w:rsidR="00B64C0C" w:rsidRPr="00B64C0C" w:rsidRDefault="00B64C0C" w:rsidP="00B64C0C">
      <w:pPr>
        <w:numPr>
          <w:ilvl w:val="0"/>
          <w:numId w:val="34"/>
        </w:numPr>
      </w:pPr>
    </w:p>
    <w:p w14:paraId="65D22BDD" w14:textId="77777777" w:rsidR="00B64C0C" w:rsidRPr="00B64C0C" w:rsidRDefault="00B64C0C" w:rsidP="00B64C0C">
      <w:pPr>
        <w:numPr>
          <w:ilvl w:val="0"/>
          <w:numId w:val="34"/>
        </w:numPr>
      </w:pPr>
    </w:p>
    <w:p w14:paraId="4AE99D91" w14:textId="77777777" w:rsidR="00B64C0C" w:rsidRPr="00B64C0C" w:rsidRDefault="00B64C0C" w:rsidP="00B64C0C">
      <w:pPr>
        <w:numPr>
          <w:ilvl w:val="0"/>
          <w:numId w:val="34"/>
        </w:numPr>
      </w:pPr>
    </w:p>
    <w:p w14:paraId="7F4EAD2C" w14:textId="77777777" w:rsidR="00B64C0C" w:rsidRPr="00B64C0C" w:rsidRDefault="00B64C0C" w:rsidP="00B64C0C">
      <w:pPr>
        <w:numPr>
          <w:ilvl w:val="0"/>
          <w:numId w:val="34"/>
        </w:numPr>
      </w:pPr>
    </w:p>
    <w:p w14:paraId="08566799" w14:textId="77777777" w:rsidR="00B64C0C" w:rsidRPr="00B64C0C" w:rsidRDefault="00B64C0C" w:rsidP="00B64C0C">
      <w:pPr>
        <w:numPr>
          <w:ilvl w:val="0"/>
          <w:numId w:val="34"/>
        </w:numPr>
      </w:pPr>
    </w:p>
    <w:p w14:paraId="75D120BC" w14:textId="77777777" w:rsidR="00B64C0C" w:rsidRPr="00B64C0C" w:rsidRDefault="00B64C0C" w:rsidP="00B64C0C">
      <w:r>
        <w:lastRenderedPageBreak/>
        <w:t xml:space="preserve">Please also identify any client dependencies, required decisions, or prerequisites that must be satisfied for the proposed plan and pricing to remain valid.</w:t>
      </w:r>
    </w:p>
    <w:p w14:paraId="38D59067" w14:textId="77777777" w:rsidR="00B64C0C" w:rsidRPr="00B64C0C" w:rsidRDefault="00B64C0C" w:rsidP="00B64C0C"/>
    <w:p w14:paraId="78216F6E" w14:textId="4348DF90" w:rsidR="00F1731F" w:rsidRDefault="00573429" w:rsidP="00B64C0C">
      <w:pPr>
        <w:pStyle w:val="Heading1"/>
      </w:pPr>
      <w:bookmarkStart w:id="110" w:name="_Toc226385817"/>
      <w:r>
        <w:t>Appendix M – Vendor Terms and Conditions</w:t>
      </w:r>
      <w:bookmarkEnd w:id="110"/>
    </w:p>
    <w:p w14:paraId="3672CA48" w14:textId="77777777" w:rsidR="00B64C0C" w:rsidRPr="00B64C0C" w:rsidRDefault="00B64C0C" w:rsidP="00B64C0C">
      <w:r>
        <w:t>Provide any proposed contractual terms, exceptions, comments, or redlines relevant to this engagement.</w:t>
      </w:r>
    </w:p>
    <w:p w14:paraId="6CC705FE" w14:textId="77777777" w:rsidR="00B64C0C" w:rsidRPr="00B64C0C" w:rsidRDefault="00B64C0C" w:rsidP="00B64C0C">
      <w:r>
        <w:t>Please include, as applicable:</w:t>
      </w:r>
    </w:p>
    <w:p w14:paraId="2A3DD94F" w14:textId="77777777" w:rsidR="00B64C0C" w:rsidRPr="00B64C0C" w:rsidRDefault="00B64C0C" w:rsidP="00B64C0C">
      <w:pPr>
        <w:numPr>
          <w:ilvl w:val="0"/>
          <w:numId w:val="35"/>
        </w:numPr>
      </w:pPr>
      <w:r>
        <w:t>Standard contracting approach</w:t>
      </w:r>
    </w:p>
    <w:p w14:paraId="21C6853E" w14:textId="77777777" w:rsidR="00B64C0C" w:rsidRPr="00B64C0C" w:rsidRDefault="00B64C0C" w:rsidP="00B64C0C">
      <w:pPr>
        <w:numPr>
          <w:ilvl w:val="0"/>
          <w:numId w:val="35"/>
        </w:numPr>
      </w:pPr>
      <w:r>
        <w:t xml:space="preserve">Confidentiality terms</w:t>
      </w:r>
    </w:p>
    <w:p w14:paraId="57F25152" w14:textId="77777777" w:rsidR="00B64C0C" w:rsidRPr="00B64C0C" w:rsidRDefault="00B64C0C" w:rsidP="00B64C0C">
      <w:pPr>
        <w:numPr>
          <w:ilvl w:val="0"/>
          <w:numId w:val="35"/>
        </w:numPr>
      </w:pPr>
      <w:r>
        <w:t>Intellectual property / work product terms</w:t>
      </w:r>
    </w:p>
    <w:p w14:paraId="0626A0AB" w14:textId="77777777" w:rsidR="00B64C0C" w:rsidRPr="00B64C0C" w:rsidRDefault="00B64C0C" w:rsidP="00B64C0C">
      <w:pPr>
        <w:numPr>
          <w:ilvl w:val="0"/>
          <w:numId w:val="35"/>
        </w:numPr>
      </w:pPr>
      <w:r>
        <w:t>Warranty terms</w:t>
      </w:r>
    </w:p>
    <w:p w14:paraId="12EE667D" w14:textId="77777777" w:rsidR="00B64C0C" w:rsidRPr="00B64C0C" w:rsidRDefault="00B64C0C" w:rsidP="00B64C0C">
      <w:pPr>
        <w:numPr>
          <w:ilvl w:val="0"/>
          <w:numId w:val="35"/>
        </w:numPr>
      </w:pPr>
      <w:r>
        <w:t>Indemnification terms</w:t>
      </w:r>
    </w:p>
    <w:p w14:paraId="5EDE7CE2" w14:textId="77777777" w:rsidR="00B64C0C" w:rsidRPr="00B64C0C" w:rsidRDefault="00B64C0C" w:rsidP="00B64C0C">
      <w:pPr>
        <w:numPr>
          <w:ilvl w:val="0"/>
          <w:numId w:val="35"/>
        </w:numPr>
      </w:pPr>
      <w:r>
        <w:t>Limitation of liability</w:t>
      </w:r>
    </w:p>
    <w:p w14:paraId="1869E224" w14:textId="77777777" w:rsidR="00B64C0C" w:rsidRPr="00B64C0C" w:rsidRDefault="00B64C0C" w:rsidP="00B64C0C">
      <w:pPr>
        <w:numPr>
          <w:ilvl w:val="0"/>
          <w:numId w:val="35"/>
        </w:numPr>
      </w:pPr>
      <w:r>
        <w:t>Insurance provisions</w:t>
      </w:r>
    </w:p>
    <w:p w14:paraId="3115321B" w14:textId="77777777" w:rsidR="00B64C0C" w:rsidRPr="00B64C0C" w:rsidRDefault="00B64C0C" w:rsidP="00B64C0C">
      <w:pPr>
        <w:numPr>
          <w:ilvl w:val="0"/>
          <w:numId w:val="35"/>
        </w:numPr>
      </w:pPr>
      <w:r>
        <w:t>Payment terms</w:t>
      </w:r>
    </w:p>
    <w:p w14:paraId="15300409" w14:textId="77777777" w:rsidR="00B64C0C" w:rsidRPr="00B64C0C" w:rsidRDefault="00B64C0C" w:rsidP="00B64C0C">
      <w:pPr>
        <w:numPr>
          <w:ilvl w:val="0"/>
          <w:numId w:val="35"/>
        </w:numPr>
      </w:pPr>
      <w:r>
        <w:t>Any requested exceptions to Project 1’s required terms and conditions</w:t>
      </w:r>
    </w:p>
    <w:p w14:paraId="6E179905" w14:textId="77777777" w:rsidR="00B64C0C" w:rsidRPr="00B64C0C" w:rsidRDefault="00B64C0C" w:rsidP="00B64C0C">
      <w:r>
        <w:t>If the Vendor has no exceptions, please state: “Vendor has reviewed the RFP terms and conditions and has no material exceptions at this stage.”</w:t>
      </w:r>
    </w:p>
    <w:p w14:paraId="3AE1B22C" w14:textId="77777777" w:rsidR="00B64C0C" w:rsidRDefault="00B64C0C"/>
    <w:sectPr w:rsidR="00B64C0C" w:rsidSect="001662AD">
      <w:headerReference w:type="even" r:id="rId14"/>
      <w:footerReference w:type="default" r:id="rId1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Author 1" w:date="2026-04-14T08:39:00Z" w:initials="A1">
    <w:p w14:paraId="55E72DE8" w14:textId="77777777" w:rsidR="00306DA7" w:rsidRDefault="00306DA7" w:rsidP="00306DA7">
      <w:pPr>
        <w:pStyle w:val="CommentText"/>
      </w:pPr>
      <w:r>
        <w:rPr>
          <w:rStyle w:val="CommentReference"/>
        </w:rPr>
        <w:annotationRef/>
      </w:r>
      <w:r>
        <w:t>RFP Contact should be [Author 2]</w:t>
      </w:r>
    </w:p>
  </w:comment>
  <w:comment w:id="36" w:author="Author 1" w:date="2026-04-14T08:47:00Z" w:initials="A1">
    <w:p w14:paraId="380CF95D" w14:textId="77777777" w:rsidR="00A76B6B" w:rsidRDefault="00A76B6B" w:rsidP="00A76B6B">
      <w:pPr>
        <w:pStyle w:val="CommentText"/>
      </w:pPr>
      <w:r>
        <w:rPr>
          <w:rStyle w:val="CommentReference"/>
        </w:rPr>
        <w:annotationRef/>
      </w:r>
      <w:r>
        <w:t>[Author 2] to complete</w:t>
      </w:r>
    </w:p>
  </w:comment>
  <w:comment w:id="55" w:author="Author 1" w:date="2026-04-14T08:48:00Z" w:initials="A1">
    <w:p w14:paraId="511382C1" w14:textId="77777777" w:rsidR="00A76B6B" w:rsidRDefault="00A76B6B" w:rsidP="00A76B6B">
      <w:pPr>
        <w:pStyle w:val="CommentText"/>
      </w:pPr>
      <w:r>
        <w:rPr>
          <w:rStyle w:val="CommentReference"/>
        </w:rPr>
        <w:annotationRef/>
      </w:r>
      <w:r>
        <w:t>The section covers the right topics but it does not clearly state what Project 1 expects to be included in the initial deployment versus proposed future phases. This could drive large differences in price and approach. See added section below</w:t>
      </w:r>
    </w:p>
  </w:comment>
  <w:comment w:id="91" w:author="Author 1" w:date="2026-04-14T09:02:00Z" w:initials="A1">
    <w:p w14:paraId="78B0E7D3" w14:textId="77777777" w:rsidR="00D21774" w:rsidRDefault="00D21774" w:rsidP="00D21774">
      <w:pPr>
        <w:pStyle w:val="CommentText"/>
      </w:pPr>
      <w:r>
        <w:rPr>
          <w:rStyle w:val="CommentReference"/>
        </w:rPr>
        <w:annotationRef/>
      </w:r>
      <w:r>
        <w:t>[Author 2] to complete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E72DE8" w15:done="0"/>
  <w15:commentEx w15:paraId="380CF95D" w15:done="0"/>
  <w15:commentEx w15:paraId="511382C1" w15:done="0"/>
  <w15:commentEx w15:paraId="78B0E7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9DD313" w16cex:dateUtc="2026-04-14T13:39:00Z"/>
  <w16cex:commentExtensible w16cex:durableId="209984E1" w16cex:dateUtc="2026-04-14T13:47:00Z"/>
  <w16cex:commentExtensible w16cex:durableId="2CFCA6D6" w16cex:dateUtc="2026-04-14T13:48:00Z"/>
  <w16cex:commentExtensible w16cex:durableId="733E513D" w16cex:dateUtc="2026-04-14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72DE8" w16cid:durableId="699DD313"/>
  <w16cid:commentId w16cid:paraId="380CF95D" w16cid:durableId="209984E1"/>
  <w16cid:commentId w16cid:paraId="511382C1" w16cid:durableId="2CFCA6D6"/>
  <w16cid:commentId w16cid:paraId="78B0E7D3" w16cid:durableId="733E51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5FB36" w14:textId="77777777" w:rsidR="00515CB2" w:rsidRDefault="00515CB2">
      <w:pPr>
        <w:spacing w:after="0" w:line="240" w:lineRule="auto"/>
      </w:pPr>
      <w:r>
        <w:separator/>
      </w:r>
    </w:p>
  </w:endnote>
  <w:endnote w:type="continuationSeparator" w:id="0">
    <w:p w14:paraId="215809B2" w14:textId="77777777" w:rsidR="00515CB2" w:rsidRDefault="00515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835336"/>
      <w:docPartObj>
        <w:docPartGallery w:val="Page Numbers (Bottom of Page)"/>
        <w:docPartUnique/>
      </w:docPartObj>
    </w:sdtPr>
    <w:sdtEndPr>
      <w:rPr>
        <w:noProof/>
      </w:rPr>
    </w:sdtEndPr>
    <w:sdtContent>
      <w:p w14:paraId="36C07A23" w14:textId="6A694775" w:rsidR="007B58DE" w:rsidRDefault="007B58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3D9028" w14:textId="5053B7D6" w:rsidR="00BC61D8" w:rsidRDefault="00BC61D8" w:rsidP="00610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D66B" w14:textId="77777777" w:rsidR="00515CB2" w:rsidRDefault="00515CB2">
      <w:pPr>
        <w:spacing w:after="0" w:line="240" w:lineRule="auto"/>
      </w:pPr>
      <w:r>
        <w:separator/>
      </w:r>
    </w:p>
  </w:footnote>
  <w:footnote w:type="continuationSeparator" w:id="0">
    <w:p w14:paraId="319CC5D0" w14:textId="77777777" w:rsidR="00515CB2" w:rsidRDefault="00515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5870" w14:textId="77777777" w:rsidR="00BC61D8" w:rsidRDefault="00BC61D8" w:rsidP="00A15396">
    <w:pPr>
      <w:pStyle w:val="LetterText"/>
      <w:spacing w:after="500"/>
    </w:pPr>
    <w:r>
      <w:rPr>
        <w:noProof/>
        <w:lang w:val="en-US"/>
      </w:rPr>
      <w:drawing>
        <wp:inline distT="0" distB="0" distL="0" distR="0" wp14:anchorId="47972339" wp14:editId="0C2F2225">
          <wp:extent cx="1857375" cy="371475"/>
          <wp:effectExtent l="19050" t="0" r="9525" b="0"/>
          <wp:docPr id="1367892122" name="Picture 115" descr="DEL_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EL_COL"/>
                  <pic:cNvPicPr>
                    <a:picLocks noChangeAspect="1" noChangeArrowheads="1"/>
                  </pic:cNvPicPr>
                </pic:nvPicPr>
                <pic:blipFill>
                  <a:blip r:embed="rId1"/>
                  <a:srcRect/>
                  <a:stretch>
                    <a:fillRect/>
                  </a:stretch>
                </pic:blipFill>
                <pic:spPr bwMode="auto">
                  <a:xfrm>
                    <a:off x="0" y="0"/>
                    <a:ext cx="1857375" cy="371475"/>
                  </a:xfrm>
                  <a:prstGeom prst="rect">
                    <a:avLst/>
                  </a:prstGeom>
                  <a:noFill/>
                  <a:ln w="9525">
                    <a:noFill/>
                    <a:miter lim="800000"/>
                    <a:headEnd/>
                    <a:tailEnd/>
                  </a:ln>
                </pic:spPr>
              </pic:pic>
            </a:graphicData>
          </a:graphic>
        </wp:inline>
      </w:drawing>
    </w:r>
  </w:p>
  <w:p w14:paraId="1F3EAA6A" w14:textId="77777777" w:rsidR="00BC61D8" w:rsidRDefault="00BC61D8" w:rsidP="00A15396">
    <w:pPr>
      <w:pStyle w:val="LetterText"/>
    </w:pPr>
    <w:r>
      <w:t>Name</w:t>
    </w:r>
    <w:r>
      <w:br/>
    </w:r>
    <w:r>
      <w:t>Month day, year</w:t>
    </w:r>
    <w:r>
      <w:br/>
      <w:t xml:space="preserve">Page </w:t>
    </w:r>
    <w:r>
      <w:fldChar w:fldCharType="begin"/>
    </w:r>
    <w:r>
      <w:instrText xml:space="preserve"> PAGE </w:instrText>
    </w:r>
    <w:r>
      <w:fldChar w:fldCharType="separate"/>
    </w:r>
    <w:r>
      <w:rPr>
        <w:noProof/>
      </w:rPr>
      <w:t>2</w:t>
    </w:r>
    <w:r>
      <w:rPr>
        <w:noProof/>
      </w:rPr>
      <w:fldChar w:fldCharType="end"/>
    </w:r>
  </w:p>
  <w:p w14:paraId="421C634C" w14:textId="77777777" w:rsidR="00BC61D8" w:rsidRDefault="00BC61D8">
    <w:pPr>
      <w:pStyle w:val="Letter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7C1"/>
    <w:multiLevelType w:val="hybridMultilevel"/>
    <w:tmpl w:val="CB12004E"/>
    <w:lvl w:ilvl="0" w:tplc="A22E27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469EA"/>
    <w:multiLevelType w:val="multilevel"/>
    <w:tmpl w:val="FCD0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477C3"/>
    <w:multiLevelType w:val="multilevel"/>
    <w:tmpl w:val="6B1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25F4"/>
    <w:multiLevelType w:val="multilevel"/>
    <w:tmpl w:val="7EC0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D6994"/>
    <w:multiLevelType w:val="hybridMultilevel"/>
    <w:tmpl w:val="185E10B6"/>
    <w:lvl w:ilvl="0" w:tplc="A22E27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37C85"/>
    <w:multiLevelType w:val="multilevel"/>
    <w:tmpl w:val="B05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67E3C"/>
    <w:multiLevelType w:val="multilevel"/>
    <w:tmpl w:val="23D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67CD3"/>
    <w:multiLevelType w:val="multilevel"/>
    <w:tmpl w:val="14F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C35DC"/>
    <w:multiLevelType w:val="multilevel"/>
    <w:tmpl w:val="DF32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04F23"/>
    <w:multiLevelType w:val="multilevel"/>
    <w:tmpl w:val="6774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430DA"/>
    <w:multiLevelType w:val="multilevel"/>
    <w:tmpl w:val="B526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415F8"/>
    <w:multiLevelType w:val="hybridMultilevel"/>
    <w:tmpl w:val="24B0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1B5B30"/>
    <w:multiLevelType w:val="multilevel"/>
    <w:tmpl w:val="17A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5529D"/>
    <w:multiLevelType w:val="hybridMultilevel"/>
    <w:tmpl w:val="25161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F402D"/>
    <w:multiLevelType w:val="multilevel"/>
    <w:tmpl w:val="8A76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6722F2"/>
    <w:multiLevelType w:val="hybridMultilevel"/>
    <w:tmpl w:val="A33A9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0E0F2B"/>
    <w:multiLevelType w:val="multilevel"/>
    <w:tmpl w:val="4DC8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5A4F0C"/>
    <w:multiLevelType w:val="multilevel"/>
    <w:tmpl w:val="7A8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62B89"/>
    <w:multiLevelType w:val="multilevel"/>
    <w:tmpl w:val="A84A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C05C39"/>
    <w:multiLevelType w:val="hybridMultilevel"/>
    <w:tmpl w:val="83B2BE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923A3"/>
    <w:multiLevelType w:val="hybridMultilevel"/>
    <w:tmpl w:val="9A867744"/>
    <w:lvl w:ilvl="0" w:tplc="A22E27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7F4066"/>
    <w:multiLevelType w:val="multilevel"/>
    <w:tmpl w:val="917C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F69C0"/>
    <w:multiLevelType w:val="multilevel"/>
    <w:tmpl w:val="5A2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E26F5"/>
    <w:multiLevelType w:val="multilevel"/>
    <w:tmpl w:val="842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E49F8"/>
    <w:multiLevelType w:val="multilevel"/>
    <w:tmpl w:val="CC92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93855"/>
    <w:multiLevelType w:val="multilevel"/>
    <w:tmpl w:val="9EDA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B4513"/>
    <w:multiLevelType w:val="multilevel"/>
    <w:tmpl w:val="401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73360"/>
    <w:multiLevelType w:val="hybridMultilevel"/>
    <w:tmpl w:val="65B6616C"/>
    <w:lvl w:ilvl="0" w:tplc="A22E27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E644CC"/>
    <w:multiLevelType w:val="multilevel"/>
    <w:tmpl w:val="F380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4193C"/>
    <w:multiLevelType w:val="multilevel"/>
    <w:tmpl w:val="725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433D6"/>
    <w:multiLevelType w:val="multilevel"/>
    <w:tmpl w:val="B20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E5795"/>
    <w:multiLevelType w:val="multilevel"/>
    <w:tmpl w:val="4940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155E7"/>
    <w:multiLevelType w:val="multilevel"/>
    <w:tmpl w:val="AF8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12774"/>
    <w:multiLevelType w:val="multilevel"/>
    <w:tmpl w:val="975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444CC"/>
    <w:multiLevelType w:val="multilevel"/>
    <w:tmpl w:val="1998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E605C"/>
    <w:multiLevelType w:val="multilevel"/>
    <w:tmpl w:val="CBF4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37757"/>
    <w:multiLevelType w:val="hybridMultilevel"/>
    <w:tmpl w:val="2DCC4A34"/>
    <w:lvl w:ilvl="0" w:tplc="A22E27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51777C"/>
    <w:multiLevelType w:val="multilevel"/>
    <w:tmpl w:val="266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A0893"/>
    <w:multiLevelType w:val="multilevel"/>
    <w:tmpl w:val="352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7255C8"/>
    <w:multiLevelType w:val="multilevel"/>
    <w:tmpl w:val="497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AC42C7"/>
    <w:multiLevelType w:val="multilevel"/>
    <w:tmpl w:val="300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62359"/>
    <w:multiLevelType w:val="multilevel"/>
    <w:tmpl w:val="AF68A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589457">
    <w:abstractNumId w:val="6"/>
  </w:num>
  <w:num w:numId="2" w16cid:durableId="2146459768">
    <w:abstractNumId w:val="19"/>
  </w:num>
  <w:num w:numId="3" w16cid:durableId="1773890258">
    <w:abstractNumId w:val="7"/>
  </w:num>
  <w:num w:numId="4" w16cid:durableId="546380651">
    <w:abstractNumId w:val="12"/>
  </w:num>
  <w:num w:numId="5" w16cid:durableId="681781865">
    <w:abstractNumId w:val="3"/>
  </w:num>
  <w:num w:numId="6" w16cid:durableId="1777290712">
    <w:abstractNumId w:val="21"/>
  </w:num>
  <w:num w:numId="7" w16cid:durableId="481889195">
    <w:abstractNumId w:val="8"/>
  </w:num>
  <w:num w:numId="8" w16cid:durableId="598491872">
    <w:abstractNumId w:val="24"/>
  </w:num>
  <w:num w:numId="9" w16cid:durableId="504171231">
    <w:abstractNumId w:val="22"/>
  </w:num>
  <w:num w:numId="10" w16cid:durableId="407656373">
    <w:abstractNumId w:val="17"/>
  </w:num>
  <w:num w:numId="11" w16cid:durableId="1339382873">
    <w:abstractNumId w:val="1"/>
  </w:num>
  <w:num w:numId="12" w16cid:durableId="190842311">
    <w:abstractNumId w:val="5"/>
  </w:num>
  <w:num w:numId="13" w16cid:durableId="977030201">
    <w:abstractNumId w:val="26"/>
  </w:num>
  <w:num w:numId="14" w16cid:durableId="266082707">
    <w:abstractNumId w:val="39"/>
  </w:num>
  <w:num w:numId="15" w16cid:durableId="353579927">
    <w:abstractNumId w:val="23"/>
  </w:num>
  <w:num w:numId="16" w16cid:durableId="1312903454">
    <w:abstractNumId w:val="28"/>
  </w:num>
  <w:num w:numId="17" w16cid:durableId="1958217096">
    <w:abstractNumId w:val="10"/>
  </w:num>
  <w:num w:numId="18" w16cid:durableId="498274123">
    <w:abstractNumId w:val="32"/>
  </w:num>
  <w:num w:numId="19" w16cid:durableId="23482549">
    <w:abstractNumId w:val="35"/>
  </w:num>
  <w:num w:numId="20" w16cid:durableId="8677634">
    <w:abstractNumId w:val="40"/>
  </w:num>
  <w:num w:numId="21" w16cid:durableId="1202202924">
    <w:abstractNumId w:val="14"/>
  </w:num>
  <w:num w:numId="22" w16cid:durableId="414858589">
    <w:abstractNumId w:val="16"/>
  </w:num>
  <w:num w:numId="23" w16cid:durableId="32774275">
    <w:abstractNumId w:val="25"/>
  </w:num>
  <w:num w:numId="24" w16cid:durableId="267130173">
    <w:abstractNumId w:val="9"/>
  </w:num>
  <w:num w:numId="25" w16cid:durableId="493882152">
    <w:abstractNumId w:val="15"/>
  </w:num>
  <w:num w:numId="26" w16cid:durableId="124391875">
    <w:abstractNumId w:val="34"/>
  </w:num>
  <w:num w:numId="27" w16cid:durableId="516235538">
    <w:abstractNumId w:val="29"/>
  </w:num>
  <w:num w:numId="28" w16cid:durableId="438262348">
    <w:abstractNumId w:val="30"/>
  </w:num>
  <w:num w:numId="29" w16cid:durableId="116220411">
    <w:abstractNumId w:val="38"/>
  </w:num>
  <w:num w:numId="30" w16cid:durableId="174341441">
    <w:abstractNumId w:val="37"/>
  </w:num>
  <w:num w:numId="31" w16cid:durableId="1588534697">
    <w:abstractNumId w:val="31"/>
  </w:num>
  <w:num w:numId="32" w16cid:durableId="2093886687">
    <w:abstractNumId w:val="2"/>
  </w:num>
  <w:num w:numId="33" w16cid:durableId="514268221">
    <w:abstractNumId w:val="18"/>
  </w:num>
  <w:num w:numId="34" w16cid:durableId="853693147">
    <w:abstractNumId w:val="41"/>
  </w:num>
  <w:num w:numId="35" w16cid:durableId="2022967373">
    <w:abstractNumId w:val="33"/>
  </w:num>
  <w:num w:numId="36" w16cid:durableId="1744258320">
    <w:abstractNumId w:val="13"/>
  </w:num>
  <w:num w:numId="37" w16cid:durableId="765031248">
    <w:abstractNumId w:val="11"/>
  </w:num>
  <w:num w:numId="38" w16cid:durableId="1686857876">
    <w:abstractNumId w:val="4"/>
  </w:num>
  <w:num w:numId="39" w16cid:durableId="513032220">
    <w:abstractNumId w:val="20"/>
  </w:num>
  <w:num w:numId="40" w16cid:durableId="1088380809">
    <w:abstractNumId w:val="0"/>
  </w:num>
  <w:num w:numId="41" w16cid:durableId="1636061568">
    <w:abstractNumId w:val="27"/>
  </w:num>
  <w:num w:numId="42" w16cid:durableId="412431552">
    <w:abstractNumId w:val="36"/>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1">
    <w15:presenceInfo w15:providerId="AD" w15:userId=""/>
  </w15:person>
  <w15:person w15:author="Author 2">
    <w15:presenceInfo w15:providerId="A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17"/>
    <w:rsid w:val="0000411E"/>
    <w:rsid w:val="0000525B"/>
    <w:rsid w:val="00007DFF"/>
    <w:rsid w:val="00015449"/>
    <w:rsid w:val="0005149D"/>
    <w:rsid w:val="0005776E"/>
    <w:rsid w:val="000577D1"/>
    <w:rsid w:val="0007203D"/>
    <w:rsid w:val="000930C8"/>
    <w:rsid w:val="00095F4A"/>
    <w:rsid w:val="000C0699"/>
    <w:rsid w:val="000F05F3"/>
    <w:rsid w:val="000F49D8"/>
    <w:rsid w:val="00100062"/>
    <w:rsid w:val="0012258F"/>
    <w:rsid w:val="001330D7"/>
    <w:rsid w:val="0014037B"/>
    <w:rsid w:val="0014077C"/>
    <w:rsid w:val="00151F48"/>
    <w:rsid w:val="00162FB3"/>
    <w:rsid w:val="001662AD"/>
    <w:rsid w:val="0017098D"/>
    <w:rsid w:val="001F106A"/>
    <w:rsid w:val="00206852"/>
    <w:rsid w:val="002162D1"/>
    <w:rsid w:val="0022300A"/>
    <w:rsid w:val="0023222E"/>
    <w:rsid w:val="00243969"/>
    <w:rsid w:val="002517D7"/>
    <w:rsid w:val="002729BF"/>
    <w:rsid w:val="0027631F"/>
    <w:rsid w:val="002A6E89"/>
    <w:rsid w:val="002B04F0"/>
    <w:rsid w:val="002B5C6C"/>
    <w:rsid w:val="002C35FB"/>
    <w:rsid w:val="002E0BAC"/>
    <w:rsid w:val="00303846"/>
    <w:rsid w:val="00306DA7"/>
    <w:rsid w:val="00345986"/>
    <w:rsid w:val="00363998"/>
    <w:rsid w:val="00376EC2"/>
    <w:rsid w:val="0038179D"/>
    <w:rsid w:val="003A4493"/>
    <w:rsid w:val="003B3C24"/>
    <w:rsid w:val="003C437B"/>
    <w:rsid w:val="00400ED8"/>
    <w:rsid w:val="004141D1"/>
    <w:rsid w:val="004522D9"/>
    <w:rsid w:val="00462E3D"/>
    <w:rsid w:val="00471742"/>
    <w:rsid w:val="00472208"/>
    <w:rsid w:val="0048358D"/>
    <w:rsid w:val="004879D4"/>
    <w:rsid w:val="004E599E"/>
    <w:rsid w:val="00506C09"/>
    <w:rsid w:val="005117B5"/>
    <w:rsid w:val="00515CB2"/>
    <w:rsid w:val="005211A3"/>
    <w:rsid w:val="00547667"/>
    <w:rsid w:val="00551B59"/>
    <w:rsid w:val="005607E3"/>
    <w:rsid w:val="00567D95"/>
    <w:rsid w:val="0057129A"/>
    <w:rsid w:val="00573429"/>
    <w:rsid w:val="005B1AC0"/>
    <w:rsid w:val="005D034A"/>
    <w:rsid w:val="005E294A"/>
    <w:rsid w:val="005E3E8C"/>
    <w:rsid w:val="006003D3"/>
    <w:rsid w:val="0060475E"/>
    <w:rsid w:val="00647DA5"/>
    <w:rsid w:val="00664ADC"/>
    <w:rsid w:val="00675E97"/>
    <w:rsid w:val="006830EE"/>
    <w:rsid w:val="006A75B1"/>
    <w:rsid w:val="006C1C1D"/>
    <w:rsid w:val="006C4532"/>
    <w:rsid w:val="006E2798"/>
    <w:rsid w:val="006E2814"/>
    <w:rsid w:val="006E42B8"/>
    <w:rsid w:val="006F642A"/>
    <w:rsid w:val="00700BAE"/>
    <w:rsid w:val="007231BF"/>
    <w:rsid w:val="00725AA4"/>
    <w:rsid w:val="0076021D"/>
    <w:rsid w:val="00764E93"/>
    <w:rsid w:val="00790E33"/>
    <w:rsid w:val="00796482"/>
    <w:rsid w:val="007B25AE"/>
    <w:rsid w:val="007B5624"/>
    <w:rsid w:val="007B58DE"/>
    <w:rsid w:val="007D1D8A"/>
    <w:rsid w:val="007F2599"/>
    <w:rsid w:val="008026D5"/>
    <w:rsid w:val="008045AE"/>
    <w:rsid w:val="0081014D"/>
    <w:rsid w:val="00842EDB"/>
    <w:rsid w:val="00855D5D"/>
    <w:rsid w:val="0088024F"/>
    <w:rsid w:val="00895A0F"/>
    <w:rsid w:val="008B0AFB"/>
    <w:rsid w:val="008B2F0E"/>
    <w:rsid w:val="008C1A76"/>
    <w:rsid w:val="008C20D2"/>
    <w:rsid w:val="008D6EE0"/>
    <w:rsid w:val="008F4ABA"/>
    <w:rsid w:val="008F58BB"/>
    <w:rsid w:val="00901BBA"/>
    <w:rsid w:val="00903E2E"/>
    <w:rsid w:val="0092003C"/>
    <w:rsid w:val="009212ED"/>
    <w:rsid w:val="00972E0A"/>
    <w:rsid w:val="009922E6"/>
    <w:rsid w:val="009B1900"/>
    <w:rsid w:val="009B2D6B"/>
    <w:rsid w:val="009C5495"/>
    <w:rsid w:val="009C6983"/>
    <w:rsid w:val="00A52DA1"/>
    <w:rsid w:val="00A55B17"/>
    <w:rsid w:val="00A67ACF"/>
    <w:rsid w:val="00A72810"/>
    <w:rsid w:val="00A76B6B"/>
    <w:rsid w:val="00AA00AD"/>
    <w:rsid w:val="00AB5C1F"/>
    <w:rsid w:val="00AB788A"/>
    <w:rsid w:val="00AD1CFF"/>
    <w:rsid w:val="00AD488B"/>
    <w:rsid w:val="00AD5840"/>
    <w:rsid w:val="00AD743F"/>
    <w:rsid w:val="00B11214"/>
    <w:rsid w:val="00B35AE6"/>
    <w:rsid w:val="00B4114D"/>
    <w:rsid w:val="00B46BE6"/>
    <w:rsid w:val="00B471E1"/>
    <w:rsid w:val="00B54BB5"/>
    <w:rsid w:val="00B570BE"/>
    <w:rsid w:val="00B5786A"/>
    <w:rsid w:val="00B64C0C"/>
    <w:rsid w:val="00B762DE"/>
    <w:rsid w:val="00B92A28"/>
    <w:rsid w:val="00BB15E9"/>
    <w:rsid w:val="00BC61D8"/>
    <w:rsid w:val="00BE1196"/>
    <w:rsid w:val="00C1534E"/>
    <w:rsid w:val="00C230AB"/>
    <w:rsid w:val="00C276C8"/>
    <w:rsid w:val="00C334F6"/>
    <w:rsid w:val="00C56A46"/>
    <w:rsid w:val="00C71A05"/>
    <w:rsid w:val="00C817FD"/>
    <w:rsid w:val="00CA0651"/>
    <w:rsid w:val="00CA3419"/>
    <w:rsid w:val="00CD7EB5"/>
    <w:rsid w:val="00CE2483"/>
    <w:rsid w:val="00CE648A"/>
    <w:rsid w:val="00D21774"/>
    <w:rsid w:val="00D52C07"/>
    <w:rsid w:val="00D57645"/>
    <w:rsid w:val="00D771EB"/>
    <w:rsid w:val="00D81BE4"/>
    <w:rsid w:val="00DA1FED"/>
    <w:rsid w:val="00DA6CE1"/>
    <w:rsid w:val="00DC0789"/>
    <w:rsid w:val="00DE22BF"/>
    <w:rsid w:val="00DE795C"/>
    <w:rsid w:val="00E03579"/>
    <w:rsid w:val="00E224AF"/>
    <w:rsid w:val="00E40633"/>
    <w:rsid w:val="00E4711C"/>
    <w:rsid w:val="00E7530C"/>
    <w:rsid w:val="00E8136C"/>
    <w:rsid w:val="00E93DB9"/>
    <w:rsid w:val="00EA2E23"/>
    <w:rsid w:val="00ED0D1E"/>
    <w:rsid w:val="00ED57CE"/>
    <w:rsid w:val="00EE0117"/>
    <w:rsid w:val="00EE1242"/>
    <w:rsid w:val="00EE5C81"/>
    <w:rsid w:val="00EE689A"/>
    <w:rsid w:val="00EF1469"/>
    <w:rsid w:val="00EF60F9"/>
    <w:rsid w:val="00F05836"/>
    <w:rsid w:val="00F1731F"/>
    <w:rsid w:val="00F44739"/>
    <w:rsid w:val="00F50E08"/>
    <w:rsid w:val="00F56664"/>
    <w:rsid w:val="00F740BF"/>
    <w:rsid w:val="00F7554F"/>
    <w:rsid w:val="00FA6C7F"/>
    <w:rsid w:val="00FA744D"/>
    <w:rsid w:val="00FE412A"/>
    <w:rsid w:val="00FF3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E351C"/>
  <w15:chartTrackingRefBased/>
  <w15:docId w15:val="{FEBDA4D3-D878-43B5-8053-45915BEC1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55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55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55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A55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A55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5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5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A5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A5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55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A55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17"/>
    <w:rPr>
      <w:rFonts w:eastAsiaTheme="majorEastAsia" w:cstheme="majorBidi"/>
      <w:color w:val="272727" w:themeColor="text1" w:themeTint="D8"/>
    </w:rPr>
  </w:style>
  <w:style w:type="paragraph" w:styleId="Title">
    <w:name w:val="Title"/>
    <w:basedOn w:val="Normal"/>
    <w:next w:val="Normal"/>
    <w:link w:val="TitleChar"/>
    <w:uiPriority w:val="10"/>
    <w:qFormat/>
    <w:rsid w:val="00A5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17"/>
    <w:pPr>
      <w:spacing w:before="160"/>
      <w:jc w:val="center"/>
    </w:pPr>
    <w:rPr>
      <w:i/>
      <w:iCs/>
      <w:color w:val="404040" w:themeColor="text1" w:themeTint="BF"/>
    </w:rPr>
  </w:style>
  <w:style w:type="character" w:customStyle="1" w:styleId="QuoteChar">
    <w:name w:val="Quote Char"/>
    <w:basedOn w:val="DefaultParagraphFont"/>
    <w:link w:val="Quote"/>
    <w:uiPriority w:val="29"/>
    <w:rsid w:val="00A55B17"/>
    <w:rPr>
      <w:i/>
      <w:iCs/>
      <w:color w:val="404040" w:themeColor="text1" w:themeTint="BF"/>
    </w:rPr>
  </w:style>
  <w:style w:type="paragraph" w:styleId="ListParagraph">
    <w:name w:val="List Paragraph"/>
    <w:basedOn w:val="Normal"/>
    <w:uiPriority w:val="34"/>
    <w:qFormat/>
    <w:rsid w:val="00A55B17"/>
    <w:pPr>
      <w:ind w:left="720"/>
      <w:contextualSpacing/>
    </w:pPr>
  </w:style>
  <w:style w:type="character" w:styleId="IntenseEmphasis">
    <w:name w:val="Intense Emphasis"/>
    <w:basedOn w:val="DefaultParagraphFont"/>
    <w:uiPriority w:val="21"/>
    <w:qFormat/>
    <w:rsid w:val="00A55B17"/>
    <w:rPr>
      <w:i/>
      <w:iCs/>
      <w:color w:val="0F4761" w:themeColor="accent1" w:themeShade="BF"/>
    </w:rPr>
  </w:style>
  <w:style w:type="paragraph" w:styleId="IntenseQuote">
    <w:name w:val="Intense Quote"/>
    <w:basedOn w:val="Normal"/>
    <w:next w:val="Normal"/>
    <w:link w:val="IntenseQuoteChar"/>
    <w:uiPriority w:val="30"/>
    <w:qFormat/>
    <w:rsid w:val="00A55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B17"/>
    <w:rPr>
      <w:i/>
      <w:iCs/>
      <w:color w:val="0F4761" w:themeColor="accent1" w:themeShade="BF"/>
    </w:rPr>
  </w:style>
  <w:style w:type="character" w:styleId="IntenseReference">
    <w:name w:val="Intense Reference"/>
    <w:basedOn w:val="DefaultParagraphFont"/>
    <w:uiPriority w:val="32"/>
    <w:qFormat/>
    <w:rsid w:val="00A55B17"/>
    <w:rPr>
      <w:b/>
      <w:bCs/>
      <w:smallCaps/>
      <w:color w:val="0F4761" w:themeColor="accent1" w:themeShade="BF"/>
      <w:spacing w:val="5"/>
    </w:rPr>
  </w:style>
  <w:style w:type="paragraph" w:styleId="NoSpacing">
    <w:name w:val="No Spacing"/>
    <w:link w:val="NoSpacingChar"/>
    <w:uiPriority w:val="1"/>
    <w:qFormat/>
    <w:rsid w:val="001662A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1662AD"/>
    <w:rPr>
      <w:rFonts w:eastAsiaTheme="minorEastAsia"/>
      <w:kern w:val="0"/>
      <w:sz w:val="22"/>
      <w:szCs w:val="22"/>
      <w14:ligatures w14:val="none"/>
    </w:rPr>
  </w:style>
  <w:style w:type="paragraph" w:styleId="Footer">
    <w:name w:val="footer"/>
    <w:basedOn w:val="Normal"/>
    <w:link w:val="FooterChar"/>
    <w:uiPriority w:val="99"/>
    <w:rsid w:val="00BC61D8"/>
    <w:pPr>
      <w:tabs>
        <w:tab w:val="right" w:pos="9000"/>
        <w:tab w:val="right" w:pos="9360"/>
      </w:tabs>
      <w:spacing w:after="0" w:line="190" w:lineRule="exact"/>
    </w:pPr>
    <w:rPr>
      <w:rFonts w:ascii="Arial" w:eastAsia="Times" w:hAnsi="Arial" w:cs="Times New Roman"/>
      <w:color w:val="000000"/>
      <w:kern w:val="0"/>
      <w:sz w:val="16"/>
      <w:szCs w:val="20"/>
      <w:lang w:val="en-CA"/>
      <w14:ligatures w14:val="none"/>
    </w:rPr>
  </w:style>
  <w:style w:type="character" w:customStyle="1" w:styleId="FooterChar">
    <w:name w:val="Footer Char"/>
    <w:basedOn w:val="DefaultParagraphFont"/>
    <w:link w:val="Footer"/>
    <w:uiPriority w:val="99"/>
    <w:rsid w:val="00BC61D8"/>
    <w:rPr>
      <w:rFonts w:ascii="Arial" w:eastAsia="Times" w:hAnsi="Arial" w:cs="Times New Roman"/>
      <w:color w:val="000000"/>
      <w:kern w:val="0"/>
      <w:sz w:val="16"/>
      <w:szCs w:val="20"/>
      <w:lang w:val="en-CA"/>
      <w14:ligatures w14:val="none"/>
    </w:rPr>
  </w:style>
  <w:style w:type="paragraph" w:customStyle="1" w:styleId="LetterText">
    <w:name w:val="Letter Text"/>
    <w:qFormat/>
    <w:rsid w:val="00BC61D8"/>
    <w:pPr>
      <w:spacing w:after="220" w:line="240" w:lineRule="auto"/>
    </w:pPr>
    <w:rPr>
      <w:rFonts w:ascii="Times New Roman" w:eastAsia="Times" w:hAnsi="Times New Roman" w:cs="Times New Roman"/>
      <w:kern w:val="0"/>
      <w:sz w:val="22"/>
      <w:szCs w:val="20"/>
      <w:lang w:val="en-CA"/>
      <w14:ligatures w14:val="none"/>
    </w:rPr>
  </w:style>
  <w:style w:type="paragraph" w:styleId="BodyText">
    <w:name w:val="Body Text"/>
    <w:basedOn w:val="Normal"/>
    <w:link w:val="BodyTextChar"/>
    <w:unhideWhenUsed/>
    <w:rsid w:val="00BC61D8"/>
    <w:pPr>
      <w:spacing w:after="120" w:line="240" w:lineRule="auto"/>
    </w:pPr>
    <w:rPr>
      <w:rFonts w:ascii="Arial" w:eastAsia="Times" w:hAnsi="Arial" w:cs="Times New Roman"/>
      <w:color w:val="000000"/>
      <w:kern w:val="0"/>
      <w:sz w:val="20"/>
      <w:szCs w:val="20"/>
      <w:lang w:val="en-CA"/>
      <w14:ligatures w14:val="none"/>
    </w:rPr>
  </w:style>
  <w:style w:type="character" w:customStyle="1" w:styleId="BodyTextChar">
    <w:name w:val="Body Text Char"/>
    <w:basedOn w:val="DefaultParagraphFont"/>
    <w:link w:val="BodyText"/>
    <w:rsid w:val="00BC61D8"/>
    <w:rPr>
      <w:rFonts w:ascii="Arial" w:eastAsia="Times" w:hAnsi="Arial" w:cs="Times New Roman"/>
      <w:color w:val="000000"/>
      <w:kern w:val="0"/>
      <w:sz w:val="20"/>
      <w:szCs w:val="20"/>
      <w:lang w:val="en-CA"/>
      <w14:ligatures w14:val="none"/>
    </w:rPr>
  </w:style>
  <w:style w:type="paragraph" w:customStyle="1" w:styleId="StyleBodyTextTimesNewRoman11pt">
    <w:name w:val="Style Body Text + Times New Roman 11 pt"/>
    <w:basedOn w:val="BodyText"/>
    <w:rsid w:val="00BC61D8"/>
    <w:pPr>
      <w:spacing w:after="0"/>
    </w:pPr>
    <w:rPr>
      <w:rFonts w:ascii="Times New Roman" w:eastAsia="Times New Roman" w:hAnsi="Times New Roman"/>
      <w:color w:val="auto"/>
      <w:sz w:val="22"/>
      <w:lang w:val="en-US"/>
    </w:rPr>
  </w:style>
  <w:style w:type="paragraph" w:customStyle="1" w:styleId="StyleBodyTextTimesNewRoman11ptBold">
    <w:name w:val="Style Body Text + Times New Roman 11 pt Bold"/>
    <w:basedOn w:val="BodyText"/>
    <w:rsid w:val="00BC61D8"/>
    <w:pPr>
      <w:spacing w:after="0"/>
    </w:pPr>
    <w:rPr>
      <w:rFonts w:ascii="Times New Roman" w:eastAsia="Times New Roman" w:hAnsi="Times New Roman"/>
      <w:b/>
      <w:bCs/>
      <w:color w:val="auto"/>
      <w:sz w:val="22"/>
      <w:lang w:val="en-US"/>
    </w:rPr>
  </w:style>
  <w:style w:type="paragraph" w:customStyle="1" w:styleId="Default">
    <w:name w:val="Default"/>
    <w:rsid w:val="00BC61D8"/>
    <w:pPr>
      <w:autoSpaceDE w:val="0"/>
      <w:autoSpaceDN w:val="0"/>
      <w:adjustRightInd w:val="0"/>
      <w:spacing w:after="0" w:line="240" w:lineRule="auto"/>
    </w:pPr>
    <w:rPr>
      <w:rFonts w:ascii="TimesNewRoman" w:eastAsia="Times New Roman" w:hAnsi="TimesNewRoman" w:cs="Times New Roman"/>
      <w:kern w:val="0"/>
      <w:sz w:val="20"/>
      <w:szCs w:val="20"/>
      <w14:ligatures w14:val="none"/>
    </w:rPr>
  </w:style>
  <w:style w:type="character" w:styleId="Hyperlink">
    <w:name w:val="Hyperlink"/>
    <w:basedOn w:val="DefaultParagraphFont"/>
    <w:uiPriority w:val="99"/>
    <w:rsid w:val="0076021D"/>
    <w:rPr>
      <w:rFonts w:ascii="Arial" w:hAnsi="Arial"/>
      <w:color w:val="0E2841" w:themeColor="text2"/>
      <w:sz w:val="20"/>
      <w:u w:val="none"/>
    </w:rPr>
  </w:style>
  <w:style w:type="paragraph" w:styleId="TOC1">
    <w:name w:val="toc 1"/>
    <w:basedOn w:val="Normal"/>
    <w:uiPriority w:val="39"/>
    <w:rsid w:val="0076021D"/>
    <w:pPr>
      <w:tabs>
        <w:tab w:val="right" w:leader="dot" w:pos="9360"/>
      </w:tabs>
      <w:spacing w:before="180" w:after="60" w:line="240" w:lineRule="auto"/>
    </w:pPr>
    <w:rPr>
      <w:rFonts w:ascii="Arial" w:eastAsia="Times New Roman" w:hAnsi="Arial" w:cs="Times New Roman"/>
      <w:bCs/>
      <w:noProof/>
      <w:color w:val="000000"/>
      <w:kern w:val="0"/>
      <w:sz w:val="20"/>
      <w:szCs w:val="60"/>
      <w:lang w:val="en-CA"/>
      <w14:ligatures w14:val="none"/>
    </w:rPr>
  </w:style>
  <w:style w:type="paragraph" w:customStyle="1" w:styleId="TOC">
    <w:name w:val="TOC"/>
    <w:next w:val="Normal"/>
    <w:rsid w:val="0076021D"/>
    <w:pPr>
      <w:pageBreakBefore/>
      <w:spacing w:after="1600" w:line="240" w:lineRule="auto"/>
    </w:pPr>
    <w:rPr>
      <w:rFonts w:ascii="Times New Roman" w:eastAsia="Times" w:hAnsi="Times New Roman" w:cs="Times New Roman"/>
      <w:noProof/>
      <w:color w:val="002776"/>
      <w:kern w:val="32"/>
      <w:sz w:val="60"/>
      <w:szCs w:val="60"/>
      <w:lang w:val="en-CA"/>
      <w14:ligatures w14:val="none"/>
    </w:rPr>
  </w:style>
  <w:style w:type="paragraph" w:styleId="TOC2">
    <w:name w:val="toc 2"/>
    <w:basedOn w:val="Normal"/>
    <w:next w:val="Normal"/>
    <w:uiPriority w:val="39"/>
    <w:unhideWhenUsed/>
    <w:rsid w:val="0076021D"/>
    <w:pPr>
      <w:tabs>
        <w:tab w:val="right" w:pos="360"/>
        <w:tab w:val="right" w:leader="dot" w:pos="9350"/>
      </w:tabs>
      <w:spacing w:before="180" w:after="60" w:line="240" w:lineRule="auto"/>
      <w:ind w:left="360"/>
    </w:pPr>
    <w:rPr>
      <w:rFonts w:ascii="Arial" w:eastAsia="Times" w:hAnsi="Arial" w:cs="Times New Roman"/>
      <w:noProof/>
      <w:color w:val="000000"/>
      <w:kern w:val="0"/>
      <w:sz w:val="20"/>
      <w:szCs w:val="20"/>
      <w:lang w:val="en-CA"/>
      <w14:ligatures w14:val="none"/>
    </w:rPr>
  </w:style>
  <w:style w:type="paragraph" w:styleId="BodyTextIndent">
    <w:name w:val="Body Text Indent"/>
    <w:basedOn w:val="Normal"/>
    <w:link w:val="BodyTextIndentChar"/>
    <w:uiPriority w:val="99"/>
    <w:unhideWhenUsed/>
    <w:rsid w:val="00CA3419"/>
    <w:pPr>
      <w:spacing w:after="120" w:line="240" w:lineRule="auto"/>
      <w:ind w:left="360"/>
    </w:pPr>
    <w:rPr>
      <w:rFonts w:ascii="Arial" w:eastAsia="Times" w:hAnsi="Arial" w:cs="Times New Roman"/>
      <w:color w:val="000000"/>
      <w:kern w:val="0"/>
      <w:sz w:val="20"/>
      <w:szCs w:val="20"/>
      <w:lang w:val="en-CA"/>
      <w14:ligatures w14:val="none"/>
    </w:rPr>
  </w:style>
  <w:style w:type="character" w:customStyle="1" w:styleId="BodyTextIndentChar">
    <w:name w:val="Body Text Indent Char"/>
    <w:basedOn w:val="DefaultParagraphFont"/>
    <w:link w:val="BodyTextIndent"/>
    <w:uiPriority w:val="99"/>
    <w:rsid w:val="00CA3419"/>
    <w:rPr>
      <w:rFonts w:ascii="Arial" w:eastAsia="Times" w:hAnsi="Arial" w:cs="Times New Roman"/>
      <w:color w:val="000000"/>
      <w:kern w:val="0"/>
      <w:sz w:val="20"/>
      <w:szCs w:val="20"/>
      <w:lang w:val="en-CA"/>
      <w14:ligatures w14:val="none"/>
    </w:rPr>
  </w:style>
  <w:style w:type="paragraph" w:styleId="Header">
    <w:name w:val="header"/>
    <w:basedOn w:val="Normal"/>
    <w:link w:val="HeaderChar"/>
    <w:uiPriority w:val="99"/>
    <w:unhideWhenUsed/>
    <w:rsid w:val="007B58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8DE"/>
  </w:style>
  <w:style w:type="paragraph" w:styleId="TOCHeading">
    <w:name w:val="TOC Heading"/>
    <w:basedOn w:val="Heading1"/>
    <w:next w:val="Normal"/>
    <w:uiPriority w:val="39"/>
    <w:unhideWhenUsed/>
    <w:qFormat/>
    <w:rsid w:val="00FA6C7F"/>
    <w:pPr>
      <w:spacing w:before="240" w:after="0" w:line="259" w:lineRule="auto"/>
      <w:outlineLvl w:val="9"/>
    </w:pPr>
    <w:rPr>
      <w:kern w:val="0"/>
      <w:sz w:val="32"/>
      <w:szCs w:val="32"/>
      <w14:ligatures w14:val="none"/>
    </w:rPr>
  </w:style>
  <w:style w:type="table" w:styleId="TableGrid">
    <w:name w:val="Table Grid"/>
    <w:basedOn w:val="TableNormal"/>
    <w:uiPriority w:val="39"/>
    <w:rsid w:val="007B2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2C07"/>
    <w:rPr>
      <w:sz w:val="16"/>
      <w:szCs w:val="16"/>
    </w:rPr>
  </w:style>
  <w:style w:type="paragraph" w:styleId="CommentText">
    <w:name w:val="annotation text"/>
    <w:basedOn w:val="Normal"/>
    <w:link w:val="CommentTextChar"/>
    <w:uiPriority w:val="99"/>
    <w:unhideWhenUsed/>
    <w:rsid w:val="00D52C07"/>
    <w:pPr>
      <w:spacing w:line="240" w:lineRule="auto"/>
    </w:pPr>
    <w:rPr>
      <w:sz w:val="20"/>
      <w:szCs w:val="20"/>
    </w:rPr>
  </w:style>
  <w:style w:type="character" w:customStyle="1" w:styleId="CommentTextChar">
    <w:name w:val="Comment Text Char"/>
    <w:basedOn w:val="DefaultParagraphFont"/>
    <w:link w:val="CommentText"/>
    <w:uiPriority w:val="99"/>
    <w:rsid w:val="00D52C07"/>
    <w:rPr>
      <w:sz w:val="20"/>
      <w:szCs w:val="20"/>
    </w:rPr>
  </w:style>
  <w:style w:type="paragraph" w:styleId="CommentSubject">
    <w:name w:val="annotation subject"/>
    <w:basedOn w:val="CommentText"/>
    <w:next w:val="CommentText"/>
    <w:link w:val="CommentSubjectChar"/>
    <w:uiPriority w:val="99"/>
    <w:semiHidden/>
    <w:unhideWhenUsed/>
    <w:rsid w:val="00D52C07"/>
    <w:rPr>
      <w:b/>
      <w:bCs/>
    </w:rPr>
  </w:style>
  <w:style w:type="character" w:customStyle="1" w:styleId="CommentSubjectChar">
    <w:name w:val="Comment Subject Char"/>
    <w:basedOn w:val="CommentTextChar"/>
    <w:link w:val="CommentSubject"/>
    <w:uiPriority w:val="99"/>
    <w:semiHidden/>
    <w:rsid w:val="00D52C07"/>
    <w:rPr>
      <w:b/>
      <w:bCs/>
      <w:sz w:val="20"/>
      <w:szCs w:val="20"/>
    </w:rPr>
  </w:style>
  <w:style w:type="paragraph" w:styleId="Revision">
    <w:name w:val="Revision"/>
    <w:hidden/>
    <w:uiPriority w:val="99"/>
    <w:semiHidden/>
    <w:rsid w:val="00D52C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customXml" Target="../customXml/item3.xml"/><Relationship Id="rId4" Type="http://schemas.openxmlformats.org/officeDocument/2006/relationships/styles" Target="styl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757DFA308F81E499B3B9902D4984A33" ma:contentTypeVersion="19" ma:contentTypeDescription="Create a new document." ma:contentTypeScope="" ma:versionID="02ffbb7983745c27758667a546594e5c">
  <xsd:schema xmlns:xsd="http://www.w3.org/2001/XMLSchema" xmlns:xs="http://www.w3.org/2001/XMLSchema" xmlns:p="http://schemas.microsoft.com/office/2006/metadata/properties" xmlns:ns2="9002ec59-bd86-4fad-91aa-d46cd002d394" xmlns:ns3="087c1e97-94d3-479c-9c22-3770e384fca5" targetNamespace="http://schemas.microsoft.com/office/2006/metadata/properties" ma:root="true" ma:fieldsID="7706a187e41cba0220fc8f3976f06bcf" ns2:_="" ns3:_="">
    <xsd:import namespace="9002ec59-bd86-4fad-91aa-d46cd002d394"/>
    <xsd:import namespace="087c1e97-94d3-479c-9c22-3770e384fc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Full_x0020_Name"/>
                <xsd:element ref="ns2:Email_x0020_I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02ec59-bd86-4fad-91aa-d46cd002d3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Full_x0020_Name" ma:index="25" ma:displayName="Full Name" ma:internalName="Full_x0020_Name">
      <xsd:simpleType>
        <xsd:restriction base="dms:Text"/>
      </xsd:simpleType>
    </xsd:element>
    <xsd:element name="Email_x0020_ID" ma:index="26" ma:displayName="Email ID" ma:internalName="Email_x0020_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7c1e97-94d3-479c-9c22-3770e384fca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55b441d-30e3-4e18-a971-7f324cac4785}" ma:internalName="TaxCatchAll" ma:showField="CatchAllData" ma:web="087c1e97-94d3-479c-9c22-3770e384fc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087c1e97-94d3-479c-9c22-3770e384fca5" xsi:nil="true"/>
    <lcf76f155ced4ddcb4097134ff3c332f xmlns="9002ec59-bd86-4fad-91aa-d46cd002d394">
      <Terms xmlns="http://schemas.microsoft.com/office/infopath/2007/PartnerControls"/>
    </lcf76f155ced4ddcb4097134ff3c332f>
    <Email_x0020_ID xmlns="9002ec59-bd86-4fad-91aa-d46cd002d394"/>
    <Full_x0020_Name xmlns="9002ec59-bd86-4fad-91aa-d46cd002d394"/>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685525-7D94-4222-95FF-3FE4AC05313C}">
  <ds:schemaRefs>
    <ds:schemaRef ds:uri="http://schemas.openxmlformats.org/officeDocument/2006/bibliography"/>
  </ds:schemaRefs>
</ds:datastoreItem>
</file>

<file path=customXml/itemProps3.xml><?xml version="1.0" encoding="utf-8"?>
<ds:datastoreItem xmlns:ds="http://schemas.openxmlformats.org/officeDocument/2006/customXml" ds:itemID="{2F42E432-33C4-4B35-86A0-CFB06E8C249A}"/>
</file>

<file path=customXml/itemProps4.xml><?xml version="1.0" encoding="utf-8"?>
<ds:datastoreItem xmlns:ds="http://schemas.openxmlformats.org/officeDocument/2006/customXml" ds:itemID="{36EDB7C9-A810-4C77-89CE-9F549C28580B}"/>
</file>

<file path=customXml/itemProps5.xml><?xml version="1.0" encoding="utf-8"?>
<ds:datastoreItem xmlns:ds="http://schemas.openxmlformats.org/officeDocument/2006/customXml" ds:itemID="{947F8038-A106-4624-A7D1-27869389556B}"/>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1208</TotalTime>
  <Pages>30</Pages>
  <Words>5357</Words>
  <Characters>35738</Characters>
  <Application>Microsoft Office Word</Application>
  <DocSecurity>0</DocSecurity>
  <Lines>871</Lines>
  <Paragraphs>652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 1</dc:creator>
  <cp:keywords/>
  <dc:description/>
  <cp:lastModifiedBy>Author 1</cp:lastModifiedBy>
  <cp:revision>3</cp:revision>
  <dcterms:created xsi:type="dcterms:W3CDTF">2026-04-17T16:08:00Z</dcterms:created>
  <dcterms:modified xsi:type="dcterms:W3CDTF">2026-04-29T14:57:00Z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26a16082-832e-4271-8bbe-49eebfd270d6</vt:lpwstr>
  </property>
  <property fmtid="{D5CDD505-2E9C-101B-9397-08002B2CF9AE}" pid="3" name="ContentTypeId">
    <vt:lpwstr>0x0101005757DFA308F81E499B3B9902D4984A33</vt:lpwstr>
  </property>
  <property fmtid="{D5CDD505-2E9C-101B-9397-08002B2CF9AE}" pid="5" name="docLang">
    <vt:lpwstr>en</vt:lpwstr>
  </property>
</Properties>
</file>